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Default="00000000" w:rsidR="00000000" w:rsidP="008B4A53">
      <w:pPr>
        <w:pStyle w:val="Paragraph"/>
        <w:jc w:val="left"/>
      </w:pPr>
      <w:r>
        <w:t>Document title: Asset purchase agreement.</w:t>
      </w:r>
    </w:p>
    <w:p w:rsidRDefault="00000000" w:rsidR="00000000" w:rsidP="008B4A53">
      <w:pPr>
        <w:pStyle w:val="IgnoredSpacing"/>
        <w:sectPr w:rsidR="00E362A7">
          <w:pgSz w:w="12240" w:h="15840"/>
          <w:pgMar w:top="1440" w:right="1440" w:bottom="1440" w:left="1440" w:header="720" w:footer="720" w:gutter="0"/>
          <w:cols w:space="720"/>
        </w:sectPr>
      </w:pPr>
    </w:p>
    <w:p w:rsidRDefault="00000000" w:rsidR="00000000" w:rsidP="008B4A53">
      <w:pPr>
        <w:pStyle w:val="IgnoredSpacing"/>
      </w:pPr>
    </w:p>
    <w:p w:rsidRDefault="00000000" w:rsidR="00000000" w:rsidP="008B4A53">
      <w:pPr>
        <w:pStyle w:val="CoversheetStaticText"/>
        <w:rPr>
          <w:b/>
        </w:rPr>
      </w:pPr>
      <w:r>
        <w:rPr>
          <w:b/>
        </w:rPr>
        <w:t>DATED</w:t>
      </w:r>
    </w:p>
    <w:p w:rsidRDefault="00000000" w:rsidR="00000000" w:rsidP="008B4A53" w:rsidRPr="00E26EDC">
      <w:pPr>
        <w:pStyle w:val="CoversheetStaticText"/>
      </w:pPr>
      <w:r>
        <w:t>------------</w:t>
      </w:r>
    </w:p>
    <w:p w:rsidRDefault="00000000" w:rsidR="00000000" w:rsidP="008B4A53">
      <w:pPr>
        <w:pStyle w:val="CoversheetTitle"/>
      </w:pPr>
      <w:r>
        <w:t>Asset purchase agreement</w:t>
      </w:r>
    </w:p>
    <w:p w:rsidRDefault="00000000" w:rsidR="00000000" w:rsidP="008B4A53">
      <w:pPr>
        <w:pStyle w:val="CoversheetStaticText"/>
      </w:pPr>
      <w:r>
        <w:t>[between/among]</w:t>
      </w:r>
    </w:p>
    <w:p w:rsidRDefault="00000000" w:rsidR="00000000" w:rsidP="008B4A53">
      <w:pPr>
        <w:pStyle w:val="CoversheetParty"/>
      </w:pPr>
      <w:r>
        <w:t>[Party 1]</w:t>
      </w:r>
    </w:p>
    <w:p w:rsidRDefault="00000000" w:rsidR="00000000" w:rsidP="008B4A53">
      <w:pPr>
        <w:pStyle w:val="CoversheetStaticText"/>
      </w:pPr>
      <w:r>
        <w:t>and</w:t>
      </w:r>
    </w:p>
    <w:p w:rsidRDefault="00000000" w:rsidR="00000000" w:rsidP="008B4A53">
      <w:pPr>
        <w:pStyle w:val="CoversheetParty"/>
      </w:pPr>
      <w:r>
        <w:t>[Party 2]</w:t>
      </w:r>
    </w:p>
    <w:p w:rsidRDefault="00000000" w:rsidR="00000000" w:rsidP="008B4A53">
      <w:pPr>
        <w:pStyle w:val="IgnoredSpacing"/>
        <w:sectPr w:rsidR="00E362A7">
          <w:pgSz w:w="12240" w:h="15840"/>
          <w:pgMar w:top="1440" w:right="1440" w:bottom="1440" w:left="1440" w:header="720" w:footer="720" w:gutter="0"/>
          <w:cols w:space="720"/>
        </w:sectPr>
      </w:pPr>
    </w:p>
    <w:p w:rsidRDefault="00000000" w:rsidR="00000000" w:rsidP="008B4A53">
      <w:pPr>
        <w:pStyle w:val="IgnoredSpacing"/>
      </w:pPr>
      <w:r>
        <w:br w:type="page"/>
      </w:r>
      <w:r>
        <w:t xml:space="preserve"> </w:t>
      </w:r>
    </w:p>
    <w:p w:rsidRDefault="00000000" w:rsidR="00000000" w:rsidP="008B4A53">
      <w:pPr>
        <w:pStyle w:val="HeadingLevel2"/>
      </w:pPr>
      <w:r>
        <w:t>CONTENTS</w:t>
      </w:r>
    </w:p>
    <w:p w:rsidRDefault="00000000" w:rsidR="00000000" w:rsidP="008B4A53">
      <w:pPr>
        <w:pStyle w:val="HeadingLevel2"/>
      </w:pPr>
      <w:r>
        <w:t>____________________________________________________________</w:t>
      </w:r>
    </w:p>
    <w:p w:rsidRDefault="00000000" w:rsidR="00000000" w:rsidP="008B4A53">
      <w:pPr>
        <w:pStyle w:val="HeadingLevel2"/>
      </w:pPr>
      <w:r>
        <w:t>CLAUSE</w:t>
      </w:r>
    </w:p>
    <w:p w:rsidRDefault="00000000" w:rsidR="00000000">
      <w:pPr>
        <w:pStyle w:val="TOC1"/>
        <w:tabs>
          <w:tab w:val="left" w:pos="440"/>
          <w:tab w:val="right" w:pos="9350" w:leader="dot"/>
        </w:tabs>
        <w:rPr>
          <w:rFonts w:ascii="Calibri" w:hAnsi="Calibri"/>
          <w:noProof/>
        </w:rPr>
      </w:pPr>
      <w:r>
        <w:fldChar w:fldCharType="begin"/>
      </w:r>
      <w:r>
        <w:instrText xml:space="preserve">TOC \t "Title Clause, 1" \h</w:instrText>
      </w:r>
      <w:r>
        <w:fldChar w:fldCharType="separate"/>
      </w:r>
      <w:hyperlink w:anchor="_Toc256000000" w:history="1">
        <w:r>
          <w:rPr>
            <w:rStyle w:val="Hyperlink"/>
          </w:rPr>
          <w:t>1.</w:t>
        </w:r>
        <w:r>
          <w:rPr>
            <w:rStyle w:val="Hyperlink"/>
            <w:rFonts w:ascii="Calibri" w:hAnsi="Calibri"/>
            <w:noProof/>
          </w:rPr>
          <w:tab/>
        </w:r>
        <w:r>
          <w:rPr>
            <w:rStyle w:val="Hyperlink"/>
          </w:rPr>
          <w:t>Interpretation</w:t>
        </w:r>
        <w:r>
          <w:rPr>
            <w:rStyle w:val="Hyperlink"/>
          </w:rPr>
          <w:tab/>
        </w:r>
        <w:r>
          <w:rPr/>
          <w:fldChar w:fldCharType="begin"/>
        </w:r>
        <w:r>
          <w:rPr/>
          <w:instrText xml:space="preserve">PAGEREF _Toc256000000 \h</w:instrText>
        </w:r>
        <w:r>
          <w:rPr/>
          <w:fldChar w:fldCharType="separate"/>
        </w:r>
        <w:r>
          <w:rPr>
            <w:rStyle w:val="Hyperlink"/>
          </w:rPr>
          <w:t>1</w:t>
        </w:r>
        <w:r>
          <w:rPr/>
          <w:fldChar w:fldCharType="end"/>
        </w:r>
      </w:hyperlink>
    </w:p>
    <w:p w:rsidRDefault="00000000" w:rsidR="00000000">
      <w:pPr>
        <w:pStyle w:val="TOC1"/>
        <w:tabs>
          <w:tab w:val="left" w:pos="440"/>
          <w:tab w:val="right" w:pos="9350" w:leader="dot"/>
        </w:tabs>
        <w:rPr>
          <w:rFonts w:ascii="Calibri" w:hAnsi="Calibri"/>
          <w:noProof/>
        </w:rPr>
      </w:pPr>
      <w:hyperlink w:anchor="_Toc256000001" w:history="1">
        <w:r>
          <w:rPr>
            <w:rStyle w:val="Hyperlink"/>
          </w:rPr>
          <w:t>2.</w:t>
        </w:r>
        <w:r>
          <w:rPr>
            <w:rStyle w:val="Hyperlink"/>
            <w:rFonts w:ascii="Calibri" w:hAnsi="Calibri"/>
            <w:noProof/>
          </w:rPr>
          <w:tab/>
        </w:r>
        <w:r>
          <w:rPr>
            <w:rStyle w:val="Hyperlink"/>
          </w:rPr>
          <w:t>Conditions precedent</w:t>
        </w:r>
        <w:r>
          <w:rPr>
            <w:rStyle w:val="Hyperlink"/>
          </w:rPr>
          <w:tab/>
        </w:r>
        <w:r>
          <w:rPr/>
          <w:fldChar w:fldCharType="begin"/>
        </w:r>
        <w:r>
          <w:rPr/>
          <w:instrText xml:space="preserve">PAGEREF _Toc256000001 \h</w:instrText>
        </w:r>
        <w:r>
          <w:rPr/>
          <w:fldChar w:fldCharType="separate"/>
        </w:r>
        <w:r>
          <w:rPr>
            <w:rStyle w:val="Hyperlink"/>
          </w:rPr>
          <w:t>11</w:t>
        </w:r>
        <w:r>
          <w:rPr/>
          <w:fldChar w:fldCharType="end"/>
        </w:r>
      </w:hyperlink>
    </w:p>
    <w:p w:rsidRDefault="00000000" w:rsidR="00000000">
      <w:pPr>
        <w:pStyle w:val="TOC1"/>
        <w:tabs>
          <w:tab w:val="left" w:pos="440"/>
          <w:tab w:val="right" w:pos="9350" w:leader="dot"/>
        </w:tabs>
        <w:rPr>
          <w:rFonts w:ascii="Calibri" w:hAnsi="Calibri"/>
          <w:noProof/>
        </w:rPr>
      </w:pPr>
      <w:hyperlink w:anchor="_Toc256000002" w:history="1">
        <w:r>
          <w:rPr>
            <w:rStyle w:val="Hyperlink"/>
          </w:rPr>
          <w:t>3.</w:t>
        </w:r>
        <w:r>
          <w:rPr>
            <w:rStyle w:val="Hyperlink"/>
            <w:rFonts w:ascii="Calibri" w:hAnsi="Calibri"/>
            <w:noProof/>
          </w:rPr>
          <w:tab/>
        </w:r>
        <w:r>
          <w:rPr>
            <w:rStyle w:val="Hyperlink"/>
          </w:rPr>
          <w:t>Agreement to sell and purchase</w:t>
        </w:r>
        <w:r>
          <w:rPr>
            <w:rStyle w:val="Hyperlink"/>
          </w:rPr>
          <w:tab/>
        </w:r>
        <w:r>
          <w:rPr/>
          <w:fldChar w:fldCharType="begin"/>
        </w:r>
        <w:r>
          <w:rPr/>
          <w:instrText xml:space="preserve">PAGEREF _Toc256000002 \h</w:instrText>
        </w:r>
        <w:r>
          <w:rPr/>
          <w:fldChar w:fldCharType="separate"/>
        </w:r>
        <w:r>
          <w:rPr>
            <w:rStyle w:val="Hyperlink"/>
          </w:rPr>
          <w:t>12</w:t>
        </w:r>
        <w:r>
          <w:rPr/>
          <w:fldChar w:fldCharType="end"/>
        </w:r>
      </w:hyperlink>
    </w:p>
    <w:p w:rsidRDefault="00000000" w:rsidR="00000000">
      <w:pPr>
        <w:pStyle w:val="TOC1"/>
        <w:tabs>
          <w:tab w:val="left" w:pos="440"/>
          <w:tab w:val="right" w:pos="9350" w:leader="dot"/>
        </w:tabs>
        <w:rPr>
          <w:rFonts w:ascii="Calibri" w:hAnsi="Calibri"/>
          <w:noProof/>
        </w:rPr>
      </w:pPr>
      <w:hyperlink w:anchor="_Toc256000003" w:history="1">
        <w:r>
          <w:rPr>
            <w:rStyle w:val="Hyperlink"/>
          </w:rPr>
          <w:t>4.</w:t>
        </w:r>
        <w:r>
          <w:rPr>
            <w:rStyle w:val="Hyperlink"/>
            <w:rFonts w:ascii="Calibri" w:hAnsi="Calibri"/>
            <w:noProof/>
          </w:rPr>
          <w:tab/>
        </w:r>
        <w:r>
          <w:rPr>
            <w:rStyle w:val="Hyperlink"/>
          </w:rPr>
          <w:t>Purchase Price</w:t>
        </w:r>
        <w:r>
          <w:rPr>
            <w:rStyle w:val="Hyperlink"/>
          </w:rPr>
          <w:tab/>
        </w:r>
        <w:r>
          <w:rPr/>
          <w:fldChar w:fldCharType="begin"/>
        </w:r>
        <w:r>
          <w:rPr/>
          <w:instrText xml:space="preserve">PAGEREF _Toc256000003 \h</w:instrText>
        </w:r>
        <w:r>
          <w:rPr/>
          <w:fldChar w:fldCharType="separate"/>
        </w:r>
        <w:r>
          <w:rPr>
            <w:rStyle w:val="Hyperlink"/>
          </w:rPr>
          <w:t>13</w:t>
        </w:r>
        <w:r>
          <w:rPr/>
          <w:fldChar w:fldCharType="end"/>
        </w:r>
      </w:hyperlink>
    </w:p>
    <w:p w:rsidRDefault="00000000" w:rsidR="00000000">
      <w:pPr>
        <w:pStyle w:val="TOC1"/>
        <w:tabs>
          <w:tab w:val="left" w:pos="440"/>
          <w:tab w:val="right" w:pos="9350" w:leader="dot"/>
        </w:tabs>
        <w:rPr>
          <w:rFonts w:ascii="Calibri" w:hAnsi="Calibri"/>
          <w:noProof/>
        </w:rPr>
      </w:pPr>
      <w:hyperlink w:anchor="_Toc256000004" w:history="1">
        <w:r>
          <w:rPr>
            <w:rStyle w:val="Hyperlink"/>
          </w:rPr>
          <w:t>5.</w:t>
        </w:r>
        <w:r>
          <w:rPr>
            <w:rStyle w:val="Hyperlink"/>
            <w:rFonts w:ascii="Calibri" w:hAnsi="Calibri"/>
            <w:noProof/>
          </w:rPr>
          <w:tab/>
        </w:r>
        <w:r>
          <w:rPr>
            <w:rStyle w:val="Hyperlink"/>
          </w:rPr>
          <w:t>Pre-completion obligations</w:t>
        </w:r>
        <w:r>
          <w:rPr>
            <w:rStyle w:val="Hyperlink"/>
          </w:rPr>
          <w:tab/>
        </w:r>
        <w:r>
          <w:rPr/>
          <w:fldChar w:fldCharType="begin"/>
        </w:r>
        <w:r>
          <w:rPr/>
          <w:instrText xml:space="preserve">PAGEREF _Toc256000004 \h</w:instrText>
        </w:r>
        <w:r>
          <w:rPr/>
          <w:fldChar w:fldCharType="separate"/>
        </w:r>
        <w:r>
          <w:rPr>
            <w:rStyle w:val="Hyperlink"/>
          </w:rPr>
          <w:t>14</w:t>
        </w:r>
        <w:r>
          <w:rPr/>
          <w:fldChar w:fldCharType="end"/>
        </w:r>
      </w:hyperlink>
    </w:p>
    <w:p w:rsidRDefault="00000000" w:rsidR="00000000">
      <w:pPr>
        <w:pStyle w:val="TOC1"/>
        <w:tabs>
          <w:tab w:val="left" w:pos="440"/>
          <w:tab w:val="right" w:pos="9350" w:leader="dot"/>
        </w:tabs>
        <w:rPr>
          <w:rFonts w:ascii="Calibri" w:hAnsi="Calibri"/>
          <w:noProof/>
        </w:rPr>
      </w:pPr>
      <w:hyperlink w:anchor="_Toc256000005" w:history="1">
        <w:r>
          <w:rPr>
            <w:rStyle w:val="Hyperlink"/>
          </w:rPr>
          <w:t>6.</w:t>
        </w:r>
        <w:r>
          <w:rPr>
            <w:rStyle w:val="Hyperlink"/>
            <w:rFonts w:ascii="Calibri" w:hAnsi="Calibri"/>
            <w:noProof/>
          </w:rPr>
          <w:tab/>
        </w:r>
        <w:r>
          <w:rPr>
            <w:rStyle w:val="Hyperlink"/>
          </w:rPr>
          <w:t>Completion</w:t>
        </w:r>
        <w:r>
          <w:rPr>
            <w:rStyle w:val="Hyperlink"/>
          </w:rPr>
          <w:tab/>
        </w:r>
        <w:r>
          <w:rPr/>
          <w:fldChar w:fldCharType="begin"/>
        </w:r>
        <w:r>
          <w:rPr/>
          <w:instrText xml:space="preserve">PAGEREF _Toc256000005 \h</w:instrText>
        </w:r>
        <w:r>
          <w:rPr/>
          <w:fldChar w:fldCharType="separate"/>
        </w:r>
        <w:r>
          <w:rPr>
            <w:rStyle w:val="Hyperlink"/>
          </w:rPr>
          <w:t>14</w:t>
        </w:r>
        <w:r>
          <w:rPr/>
          <w:fldChar w:fldCharType="end"/>
        </w:r>
      </w:hyperlink>
    </w:p>
    <w:p w:rsidRDefault="00000000" w:rsidR="00000000">
      <w:pPr>
        <w:pStyle w:val="TOC1"/>
        <w:tabs>
          <w:tab w:val="left" w:pos="440"/>
          <w:tab w:val="right" w:pos="9350" w:leader="dot"/>
        </w:tabs>
        <w:rPr>
          <w:rFonts w:ascii="Calibri" w:hAnsi="Calibri"/>
          <w:noProof/>
        </w:rPr>
      </w:pPr>
      <w:hyperlink w:anchor="_Toc256000006" w:history="1">
        <w:r>
          <w:rPr>
            <w:rStyle w:val="Hyperlink"/>
          </w:rPr>
          <w:t>7.</w:t>
        </w:r>
        <w:r>
          <w:rPr>
            <w:rStyle w:val="Hyperlink"/>
            <w:rFonts w:ascii="Calibri" w:hAnsi="Calibri"/>
            <w:noProof/>
          </w:rPr>
          <w:tab/>
        </w:r>
        <w:r>
          <w:rPr>
            <w:rStyle w:val="Hyperlink"/>
          </w:rPr>
          <w:t>Warranties</w:t>
        </w:r>
        <w:r>
          <w:rPr>
            <w:rStyle w:val="Hyperlink"/>
          </w:rPr>
          <w:tab/>
        </w:r>
        <w:r>
          <w:rPr/>
          <w:fldChar w:fldCharType="begin"/>
        </w:r>
        <w:r>
          <w:rPr/>
          <w:instrText xml:space="preserve">PAGEREF _Toc256000006 \h</w:instrText>
        </w:r>
        <w:r>
          <w:rPr/>
          <w:fldChar w:fldCharType="separate"/>
        </w:r>
        <w:r>
          <w:rPr>
            <w:rStyle w:val="Hyperlink"/>
          </w:rPr>
          <w:t>15</w:t>
        </w:r>
        <w:r>
          <w:rPr/>
          <w:fldChar w:fldCharType="end"/>
        </w:r>
      </w:hyperlink>
    </w:p>
    <w:p w:rsidRDefault="00000000" w:rsidR="00000000">
      <w:pPr>
        <w:pStyle w:val="TOC1"/>
        <w:tabs>
          <w:tab w:val="left" w:pos="440"/>
          <w:tab w:val="right" w:pos="9350" w:leader="dot"/>
        </w:tabs>
        <w:rPr>
          <w:rFonts w:ascii="Calibri" w:hAnsi="Calibri"/>
          <w:noProof/>
        </w:rPr>
      </w:pPr>
      <w:hyperlink w:anchor="_Toc256000007" w:history="1">
        <w:r>
          <w:rPr>
            <w:rStyle w:val="Hyperlink"/>
          </w:rPr>
          <w:t>8.</w:t>
        </w:r>
        <w:r>
          <w:rPr>
            <w:rStyle w:val="Hyperlink"/>
            <w:rFonts w:ascii="Calibri" w:hAnsi="Calibri"/>
            <w:noProof/>
          </w:rPr>
          <w:tab/>
        </w:r>
        <w:r>
          <w:rPr>
            <w:rStyle w:val="Hyperlink"/>
          </w:rPr>
          <w:t>Limitations on Claims</w:t>
        </w:r>
        <w:r>
          <w:rPr>
            <w:rStyle w:val="Hyperlink"/>
          </w:rPr>
          <w:tab/>
        </w:r>
        <w:r>
          <w:rPr/>
          <w:fldChar w:fldCharType="begin"/>
        </w:r>
        <w:r>
          <w:rPr/>
          <w:instrText xml:space="preserve">PAGEREF _Toc256000007 \h</w:instrText>
        </w:r>
        <w:r>
          <w:rPr/>
          <w:fldChar w:fldCharType="separate"/>
        </w:r>
        <w:r>
          <w:rPr>
            <w:rStyle w:val="Hyperlink"/>
          </w:rPr>
          <w:t>17</w:t>
        </w:r>
        <w:r>
          <w:rPr/>
          <w:fldChar w:fldCharType="end"/>
        </w:r>
      </w:hyperlink>
    </w:p>
    <w:p w:rsidRDefault="00000000" w:rsidR="00000000">
      <w:pPr>
        <w:pStyle w:val="TOC1"/>
        <w:tabs>
          <w:tab w:val="left" w:pos="440"/>
          <w:tab w:val="right" w:pos="9350" w:leader="dot"/>
        </w:tabs>
        <w:rPr>
          <w:rFonts w:ascii="Calibri" w:hAnsi="Calibri"/>
          <w:noProof/>
        </w:rPr>
      </w:pPr>
      <w:hyperlink w:anchor="_Toc256000008" w:history="1">
        <w:r>
          <w:rPr>
            <w:rStyle w:val="Hyperlink"/>
          </w:rPr>
          <w:t>9.</w:t>
        </w:r>
        <w:r>
          <w:rPr>
            <w:rStyle w:val="Hyperlink"/>
            <w:rFonts w:ascii="Calibri" w:hAnsi="Calibri"/>
            <w:noProof/>
          </w:rPr>
          <w:tab/>
        </w:r>
        <w:r>
          <w:rPr>
            <w:rStyle w:val="Hyperlink"/>
          </w:rPr>
          <w:t>Risk and insurance</w:t>
        </w:r>
        <w:r>
          <w:rPr>
            <w:rStyle w:val="Hyperlink"/>
          </w:rPr>
          <w:tab/>
        </w:r>
        <w:r>
          <w:rPr/>
          <w:fldChar w:fldCharType="begin"/>
        </w:r>
        <w:r>
          <w:rPr/>
          <w:instrText xml:space="preserve">PAGEREF _Toc256000008 \h</w:instrText>
        </w:r>
        <w:r>
          <w:rPr/>
          <w:fldChar w:fldCharType="separate"/>
        </w:r>
        <w:r>
          <w:rPr>
            <w:rStyle w:val="Hyperlink"/>
          </w:rPr>
          <w:t>18</w:t>
        </w:r>
        <w:r>
          <w:rPr/>
          <w:fldChar w:fldCharType="end"/>
        </w:r>
      </w:hyperlink>
    </w:p>
    <w:p w:rsidRDefault="00000000" w:rsidR="00000000">
      <w:pPr>
        <w:pStyle w:val="TOC1"/>
        <w:tabs>
          <w:tab w:val="left" w:pos="660"/>
          <w:tab w:val="right" w:pos="9350" w:leader="dot"/>
        </w:tabs>
        <w:rPr>
          <w:rFonts w:ascii="Calibri" w:hAnsi="Calibri"/>
          <w:noProof/>
        </w:rPr>
      </w:pPr>
      <w:hyperlink w:anchor="_Toc256000009" w:history="1">
        <w:r>
          <w:rPr>
            <w:rStyle w:val="Hyperlink"/>
          </w:rPr>
          <w:t>10.</w:t>
        </w:r>
        <w:r>
          <w:rPr>
            <w:rStyle w:val="Hyperlink"/>
            <w:rFonts w:ascii="Calibri" w:hAnsi="Calibri"/>
            <w:noProof/>
          </w:rPr>
          <w:tab/>
        </w:r>
        <w:r>
          <w:rPr>
            <w:rStyle w:val="Hyperlink"/>
          </w:rPr>
          <w:t>Apportionments and prepayments</w:t>
        </w:r>
        <w:r>
          <w:rPr>
            <w:rStyle w:val="Hyperlink"/>
          </w:rPr>
          <w:tab/>
        </w:r>
        <w:r>
          <w:rPr/>
          <w:fldChar w:fldCharType="begin"/>
        </w:r>
        <w:r>
          <w:rPr/>
          <w:instrText xml:space="preserve">PAGEREF _Toc256000009 \h</w:instrText>
        </w:r>
        <w:r>
          <w:rPr/>
          <w:fldChar w:fldCharType="separate"/>
        </w:r>
        <w:r>
          <w:rPr>
            <w:rStyle w:val="Hyperlink"/>
          </w:rPr>
          <w:t>18</w:t>
        </w:r>
        <w:r>
          <w:rPr/>
          <w:fldChar w:fldCharType="end"/>
        </w:r>
      </w:hyperlink>
    </w:p>
    <w:p w:rsidRDefault="00000000" w:rsidR="00000000">
      <w:pPr>
        <w:pStyle w:val="TOC1"/>
        <w:tabs>
          <w:tab w:val="left" w:pos="660"/>
          <w:tab w:val="right" w:pos="9350" w:leader="dot"/>
        </w:tabs>
        <w:rPr>
          <w:rFonts w:ascii="Calibri" w:hAnsi="Calibri"/>
          <w:noProof/>
        </w:rPr>
      </w:pPr>
      <w:hyperlink w:anchor="_Toc256000010" w:history="1">
        <w:r>
          <w:rPr>
            <w:rStyle w:val="Hyperlink"/>
          </w:rPr>
          <w:t>11.</w:t>
        </w:r>
        <w:r>
          <w:rPr>
            <w:rStyle w:val="Hyperlink"/>
            <w:rFonts w:ascii="Calibri" w:hAnsi="Calibri"/>
            <w:noProof/>
          </w:rPr>
          <w:tab/>
        </w:r>
        <w:r>
          <w:rPr>
            <w:rStyle w:val="Hyperlink"/>
          </w:rPr>
          <w:t>Liabilities of the Seller and the Buyer</w:t>
        </w:r>
        <w:r>
          <w:rPr>
            <w:rStyle w:val="Hyperlink"/>
          </w:rPr>
          <w:tab/>
        </w:r>
        <w:r>
          <w:rPr/>
          <w:fldChar w:fldCharType="begin"/>
        </w:r>
        <w:r>
          <w:rPr/>
          <w:instrText xml:space="preserve">PAGEREF _Toc256000010 \h</w:instrText>
        </w:r>
        <w:r>
          <w:rPr/>
          <w:fldChar w:fldCharType="separate"/>
        </w:r>
        <w:r>
          <w:rPr>
            <w:rStyle w:val="Hyperlink"/>
          </w:rPr>
          <w:t>20</w:t>
        </w:r>
        <w:r>
          <w:rPr/>
          <w:fldChar w:fldCharType="end"/>
        </w:r>
      </w:hyperlink>
    </w:p>
    <w:p w:rsidRDefault="00000000" w:rsidR="00000000">
      <w:pPr>
        <w:pStyle w:val="TOC1"/>
        <w:tabs>
          <w:tab w:val="left" w:pos="660"/>
          <w:tab w:val="right" w:pos="9350" w:leader="dot"/>
        </w:tabs>
        <w:rPr>
          <w:rFonts w:ascii="Calibri" w:hAnsi="Calibri"/>
          <w:noProof/>
        </w:rPr>
      </w:pPr>
      <w:hyperlink w:anchor="_Toc256000011" w:history="1">
        <w:r>
          <w:rPr>
            <w:rStyle w:val="Hyperlink"/>
          </w:rPr>
          <w:t>12.</w:t>
        </w:r>
        <w:r>
          <w:rPr>
            <w:rStyle w:val="Hyperlink"/>
            <w:rFonts w:ascii="Calibri" w:hAnsi="Calibri"/>
            <w:noProof/>
          </w:rPr>
          <w:tab/>
        </w:r>
        <w:r>
          <w:rPr>
            <w:rStyle w:val="Hyperlink"/>
          </w:rPr>
          <w:t>Value added tax</w:t>
        </w:r>
        <w:r>
          <w:rPr>
            <w:rStyle w:val="Hyperlink"/>
          </w:rPr>
          <w:tab/>
        </w:r>
        <w:r>
          <w:rPr/>
          <w:fldChar w:fldCharType="begin"/>
        </w:r>
        <w:r>
          <w:rPr/>
          <w:instrText xml:space="preserve">PAGEREF _Toc256000011 \h</w:instrText>
        </w:r>
        <w:r>
          <w:rPr/>
          <w:fldChar w:fldCharType="separate"/>
        </w:r>
        <w:r>
          <w:rPr>
            <w:rStyle w:val="Hyperlink"/>
          </w:rPr>
          <w:t>21</w:t>
        </w:r>
        <w:r>
          <w:rPr/>
          <w:fldChar w:fldCharType="end"/>
        </w:r>
      </w:hyperlink>
    </w:p>
    <w:p w:rsidRDefault="00000000" w:rsidR="00000000">
      <w:pPr>
        <w:pStyle w:val="TOC1"/>
        <w:tabs>
          <w:tab w:val="left" w:pos="660"/>
          <w:tab w:val="right" w:pos="9350" w:leader="dot"/>
        </w:tabs>
        <w:rPr>
          <w:rFonts w:ascii="Calibri" w:hAnsi="Calibri"/>
          <w:noProof/>
        </w:rPr>
      </w:pPr>
      <w:hyperlink w:anchor="_Toc256000012" w:history="1">
        <w:r>
          <w:rPr>
            <w:rStyle w:val="Hyperlink"/>
          </w:rPr>
          <w:t>13.</w:t>
        </w:r>
        <w:r>
          <w:rPr>
            <w:rStyle w:val="Hyperlink"/>
            <w:rFonts w:ascii="Calibri" w:hAnsi="Calibri"/>
            <w:noProof/>
          </w:rPr>
          <w:tab/>
        </w:r>
        <w:r>
          <w:rPr>
            <w:rStyle w:val="Hyperlink"/>
          </w:rPr>
          <w:t>[Indemnities]</w:t>
        </w:r>
        <w:r>
          <w:rPr>
            <w:rStyle w:val="Hyperlink"/>
          </w:rPr>
          <w:tab/>
        </w:r>
        <w:r>
          <w:rPr/>
          <w:fldChar w:fldCharType="begin"/>
        </w:r>
        <w:r>
          <w:rPr/>
          <w:instrText xml:space="preserve">PAGEREF _Toc256000012 \h</w:instrText>
        </w:r>
        <w:r>
          <w:rPr/>
          <w:fldChar w:fldCharType="separate"/>
        </w:r>
        <w:r>
          <w:rPr>
            <w:rStyle w:val="Hyperlink"/>
          </w:rPr>
          <w:t>23</w:t>
        </w:r>
        <w:r>
          <w:rPr/>
          <w:fldChar w:fldCharType="end"/>
        </w:r>
      </w:hyperlink>
    </w:p>
    <w:p w:rsidRDefault="00000000" w:rsidR="00000000">
      <w:pPr>
        <w:pStyle w:val="TOC1"/>
        <w:tabs>
          <w:tab w:val="left" w:pos="660"/>
          <w:tab w:val="right" w:pos="9350" w:leader="dot"/>
        </w:tabs>
        <w:rPr>
          <w:rFonts w:ascii="Calibri" w:hAnsi="Calibri"/>
          <w:noProof/>
        </w:rPr>
      </w:pPr>
      <w:hyperlink w:anchor="_Toc256000013" w:history="1">
        <w:r>
          <w:rPr>
            <w:rStyle w:val="Hyperlink"/>
          </w:rPr>
          <w:t>14.</w:t>
        </w:r>
        <w:r>
          <w:rPr>
            <w:rStyle w:val="Hyperlink"/>
            <w:rFonts w:ascii="Calibri" w:hAnsi="Calibri"/>
            <w:noProof/>
          </w:rPr>
          <w:tab/>
        </w:r>
        <w:r>
          <w:rPr>
            <w:rStyle w:val="Hyperlink"/>
          </w:rPr>
          <w:t>The employees</w:t>
        </w:r>
        <w:r>
          <w:rPr>
            <w:rStyle w:val="Hyperlink"/>
          </w:rPr>
          <w:tab/>
        </w:r>
        <w:r>
          <w:rPr/>
          <w:fldChar w:fldCharType="begin"/>
        </w:r>
        <w:r>
          <w:rPr/>
          <w:instrText xml:space="preserve">PAGEREF _Toc256000013 \h</w:instrText>
        </w:r>
        <w:r>
          <w:rPr/>
          <w:fldChar w:fldCharType="separate"/>
        </w:r>
        <w:r>
          <w:rPr>
            <w:rStyle w:val="Hyperlink"/>
          </w:rPr>
          <w:t>23</w:t>
        </w:r>
        <w:r>
          <w:rPr/>
          <w:fldChar w:fldCharType="end"/>
        </w:r>
      </w:hyperlink>
    </w:p>
    <w:p w:rsidRDefault="00000000" w:rsidR="00000000">
      <w:pPr>
        <w:pStyle w:val="TOC1"/>
        <w:tabs>
          <w:tab w:val="left" w:pos="660"/>
          <w:tab w:val="right" w:pos="9350" w:leader="dot"/>
        </w:tabs>
        <w:rPr>
          <w:rFonts w:ascii="Calibri" w:hAnsi="Calibri"/>
          <w:noProof/>
        </w:rPr>
      </w:pPr>
      <w:hyperlink w:anchor="_Toc256000014" w:history="1">
        <w:r>
          <w:rPr>
            <w:rStyle w:val="Hyperlink"/>
          </w:rPr>
          <w:t>15.</w:t>
        </w:r>
        <w:r>
          <w:rPr>
            <w:rStyle w:val="Hyperlink"/>
            <w:rFonts w:ascii="Calibri" w:hAnsi="Calibri"/>
            <w:noProof/>
          </w:rPr>
          <w:tab/>
        </w:r>
        <w:r>
          <w:rPr>
            <w:rStyle w:val="Hyperlink"/>
          </w:rPr>
          <w:t>Pension scheme</w:t>
        </w:r>
        <w:r>
          <w:rPr>
            <w:rStyle w:val="Hyperlink"/>
          </w:rPr>
          <w:tab/>
        </w:r>
        <w:r>
          <w:rPr/>
          <w:fldChar w:fldCharType="begin"/>
        </w:r>
        <w:r>
          <w:rPr/>
          <w:instrText xml:space="preserve">PAGEREF _Toc256000014 \h</w:instrText>
        </w:r>
        <w:r>
          <w:rPr/>
          <w:fldChar w:fldCharType="separate"/>
        </w:r>
        <w:r>
          <w:rPr>
            <w:rStyle w:val="Hyperlink"/>
          </w:rPr>
          <w:t>25</w:t>
        </w:r>
        <w:r>
          <w:rPr/>
          <w:fldChar w:fldCharType="end"/>
        </w:r>
      </w:hyperlink>
    </w:p>
    <w:p w:rsidRDefault="00000000" w:rsidR="00000000">
      <w:pPr>
        <w:pStyle w:val="TOC1"/>
        <w:tabs>
          <w:tab w:val="left" w:pos="660"/>
          <w:tab w:val="right" w:pos="9350" w:leader="dot"/>
        </w:tabs>
        <w:rPr>
          <w:rFonts w:ascii="Calibri" w:hAnsi="Calibri"/>
          <w:noProof/>
        </w:rPr>
      </w:pPr>
      <w:hyperlink w:anchor="_Toc256000015" w:history="1">
        <w:r>
          <w:rPr>
            <w:rStyle w:val="Hyperlink"/>
          </w:rPr>
          <w:t>16.</w:t>
        </w:r>
        <w:r>
          <w:rPr>
            <w:rStyle w:val="Hyperlink"/>
            <w:rFonts w:ascii="Calibri" w:hAnsi="Calibri"/>
            <w:noProof/>
          </w:rPr>
          <w:tab/>
        </w:r>
        <w:r>
          <w:rPr>
            <w:rStyle w:val="Hyperlink"/>
          </w:rPr>
          <w:t>The Business Contracts</w:t>
        </w:r>
        <w:r>
          <w:rPr>
            <w:rStyle w:val="Hyperlink"/>
          </w:rPr>
          <w:tab/>
        </w:r>
        <w:r>
          <w:rPr/>
          <w:fldChar w:fldCharType="begin"/>
        </w:r>
        <w:r>
          <w:rPr/>
          <w:instrText xml:space="preserve">PAGEREF _Toc256000015 \h</w:instrText>
        </w:r>
        <w:r>
          <w:rPr/>
          <w:fldChar w:fldCharType="separate"/>
        </w:r>
        <w:r>
          <w:rPr>
            <w:rStyle w:val="Hyperlink"/>
          </w:rPr>
          <w:t>25</w:t>
        </w:r>
        <w:r>
          <w:rPr/>
          <w:fldChar w:fldCharType="end"/>
        </w:r>
      </w:hyperlink>
    </w:p>
    <w:p w:rsidRDefault="00000000" w:rsidR="00000000">
      <w:pPr>
        <w:pStyle w:val="TOC1"/>
        <w:tabs>
          <w:tab w:val="left" w:pos="660"/>
          <w:tab w:val="right" w:pos="9350" w:leader="dot"/>
        </w:tabs>
        <w:rPr>
          <w:rFonts w:ascii="Calibri" w:hAnsi="Calibri"/>
          <w:noProof/>
        </w:rPr>
      </w:pPr>
      <w:hyperlink w:anchor="_Toc256000016" w:history="1">
        <w:r>
          <w:rPr>
            <w:rStyle w:val="Hyperlink"/>
          </w:rPr>
          <w:t>17.</w:t>
        </w:r>
        <w:r>
          <w:rPr>
            <w:rStyle w:val="Hyperlink"/>
            <w:rFonts w:ascii="Calibri" w:hAnsi="Calibri"/>
            <w:noProof/>
          </w:rPr>
          <w:tab/>
        </w:r>
        <w:r>
          <w:rPr>
            <w:rStyle w:val="Hyperlink"/>
          </w:rPr>
          <w:t>Future trading and trade enquiries</w:t>
        </w:r>
        <w:r>
          <w:rPr>
            <w:rStyle w:val="Hyperlink"/>
          </w:rPr>
          <w:tab/>
        </w:r>
        <w:r>
          <w:rPr/>
          <w:fldChar w:fldCharType="begin"/>
        </w:r>
        <w:r>
          <w:rPr/>
          <w:instrText xml:space="preserve">PAGEREF _Toc256000016 \h</w:instrText>
        </w:r>
        <w:r>
          <w:rPr/>
          <w:fldChar w:fldCharType="separate"/>
        </w:r>
        <w:r>
          <w:rPr>
            <w:rStyle w:val="Hyperlink"/>
          </w:rPr>
          <w:t>26</w:t>
        </w:r>
        <w:r>
          <w:rPr/>
          <w:fldChar w:fldCharType="end"/>
        </w:r>
      </w:hyperlink>
    </w:p>
    <w:p w:rsidRDefault="00000000" w:rsidR="00000000">
      <w:pPr>
        <w:pStyle w:val="TOC1"/>
        <w:tabs>
          <w:tab w:val="left" w:pos="660"/>
          <w:tab w:val="right" w:pos="9350" w:leader="dot"/>
        </w:tabs>
        <w:rPr>
          <w:rFonts w:ascii="Calibri" w:hAnsi="Calibri"/>
          <w:noProof/>
        </w:rPr>
      </w:pPr>
      <w:hyperlink w:anchor="_Toc256000017" w:history="1">
        <w:r>
          <w:rPr>
            <w:rStyle w:val="Hyperlink"/>
          </w:rPr>
          <w:t>18.</w:t>
        </w:r>
        <w:r>
          <w:rPr>
            <w:rStyle w:val="Hyperlink"/>
            <w:rFonts w:ascii="Calibri" w:hAnsi="Calibri"/>
            <w:noProof/>
          </w:rPr>
          <w:tab/>
        </w:r>
        <w:r>
          <w:rPr>
            <w:rStyle w:val="Hyperlink"/>
          </w:rPr>
          <w:t>[Shared Intellectual Property Rights</w:t>
        </w:r>
        <w:r>
          <w:rPr>
            <w:rStyle w:val="Hyperlink"/>
          </w:rPr>
          <w:tab/>
        </w:r>
        <w:r>
          <w:rPr/>
          <w:fldChar w:fldCharType="begin"/>
        </w:r>
        <w:r>
          <w:rPr/>
          <w:instrText xml:space="preserve">PAGEREF _Toc256000017 \h</w:instrText>
        </w:r>
        <w:r>
          <w:rPr/>
          <w:fldChar w:fldCharType="separate"/>
        </w:r>
        <w:r>
          <w:rPr>
            <w:rStyle w:val="Hyperlink"/>
          </w:rPr>
          <w:t>27</w:t>
        </w:r>
        <w:r>
          <w:rPr/>
          <w:fldChar w:fldCharType="end"/>
        </w:r>
      </w:hyperlink>
    </w:p>
    <w:p w:rsidRDefault="00000000" w:rsidR="00000000">
      <w:pPr>
        <w:pStyle w:val="TOC1"/>
        <w:tabs>
          <w:tab w:val="left" w:pos="660"/>
          <w:tab w:val="right" w:pos="9350" w:leader="dot"/>
        </w:tabs>
        <w:rPr>
          <w:rFonts w:ascii="Calibri" w:hAnsi="Calibri"/>
          <w:noProof/>
        </w:rPr>
      </w:pPr>
      <w:hyperlink w:anchor="_Toc256000018" w:history="1">
        <w:r>
          <w:rPr>
            <w:rStyle w:val="Hyperlink"/>
          </w:rPr>
          <w:t>19.</w:t>
        </w:r>
        <w:r>
          <w:rPr>
            <w:rStyle w:val="Hyperlink"/>
            <w:rFonts w:ascii="Calibri" w:hAnsi="Calibri"/>
            <w:noProof/>
          </w:rPr>
          <w:tab/>
        </w:r>
        <w:r>
          <w:rPr>
            <w:rStyle w:val="Hyperlink"/>
          </w:rPr>
          <w:t>Book Debts</w:t>
        </w:r>
        <w:r>
          <w:rPr>
            <w:rStyle w:val="Hyperlink"/>
          </w:rPr>
          <w:tab/>
        </w:r>
        <w:r>
          <w:rPr/>
          <w:fldChar w:fldCharType="begin"/>
        </w:r>
        <w:r>
          <w:rPr/>
          <w:instrText xml:space="preserve">PAGEREF _Toc256000018 \h</w:instrText>
        </w:r>
        <w:r>
          <w:rPr/>
          <w:fldChar w:fldCharType="separate"/>
        </w:r>
        <w:r>
          <w:rPr>
            <w:rStyle w:val="Hyperlink"/>
          </w:rPr>
          <w:t>28</w:t>
        </w:r>
        <w:r>
          <w:rPr/>
          <w:fldChar w:fldCharType="end"/>
        </w:r>
      </w:hyperlink>
    </w:p>
    <w:p w:rsidRDefault="00000000" w:rsidR="00000000">
      <w:pPr>
        <w:pStyle w:val="TOC1"/>
        <w:tabs>
          <w:tab w:val="left" w:pos="660"/>
          <w:tab w:val="right" w:pos="9350" w:leader="dot"/>
        </w:tabs>
        <w:rPr>
          <w:rFonts w:ascii="Calibri" w:hAnsi="Calibri"/>
          <w:noProof/>
        </w:rPr>
      </w:pPr>
      <w:hyperlink w:anchor="_Toc256000019" w:history="1">
        <w:r>
          <w:rPr>
            <w:rStyle w:val="Hyperlink"/>
          </w:rPr>
          <w:t>20.</w:t>
        </w:r>
        <w:r>
          <w:rPr>
            <w:rStyle w:val="Hyperlink"/>
            <w:rFonts w:ascii="Calibri" w:hAnsi="Calibri"/>
            <w:noProof/>
          </w:rPr>
          <w:tab/>
        </w:r>
        <w:r>
          <w:rPr>
            <w:rStyle w:val="Hyperlink"/>
          </w:rPr>
          <w:t>[Data protection</w:t>
        </w:r>
        <w:r>
          <w:rPr>
            <w:rStyle w:val="Hyperlink"/>
          </w:rPr>
          <w:tab/>
        </w:r>
        <w:r>
          <w:rPr/>
          <w:fldChar w:fldCharType="begin"/>
        </w:r>
        <w:r>
          <w:rPr/>
          <w:instrText xml:space="preserve">PAGEREF _Toc256000019 \h</w:instrText>
        </w:r>
        <w:r>
          <w:rPr/>
          <w:fldChar w:fldCharType="separate"/>
        </w:r>
        <w:r>
          <w:rPr>
            <w:rStyle w:val="Hyperlink"/>
          </w:rPr>
          <w:t>29</w:t>
        </w:r>
        <w:r>
          <w:rPr/>
          <w:fldChar w:fldCharType="end"/>
        </w:r>
      </w:hyperlink>
    </w:p>
    <w:p w:rsidRDefault="00000000" w:rsidR="00000000">
      <w:pPr>
        <w:pStyle w:val="TOC1"/>
        <w:tabs>
          <w:tab w:val="left" w:pos="660"/>
          <w:tab w:val="right" w:pos="9350" w:leader="dot"/>
        </w:tabs>
        <w:rPr>
          <w:rFonts w:ascii="Calibri" w:hAnsi="Calibri"/>
          <w:noProof/>
        </w:rPr>
      </w:pPr>
      <w:hyperlink w:anchor="_Toc256000020" w:history="1">
        <w:r>
          <w:rPr>
            <w:rStyle w:val="Hyperlink"/>
          </w:rPr>
          <w:t>21.</w:t>
        </w:r>
        <w:r>
          <w:rPr>
            <w:rStyle w:val="Hyperlink"/>
            <w:rFonts w:ascii="Calibri" w:hAnsi="Calibri"/>
            <w:noProof/>
          </w:rPr>
          <w:tab/>
        </w:r>
        <w:r>
          <w:rPr>
            <w:rStyle w:val="Hyperlink"/>
          </w:rPr>
          <w:t>Restrictions on Seller</w:t>
        </w:r>
        <w:r>
          <w:rPr>
            <w:rStyle w:val="Hyperlink"/>
          </w:rPr>
          <w:tab/>
        </w:r>
        <w:r>
          <w:rPr/>
          <w:fldChar w:fldCharType="begin"/>
        </w:r>
        <w:r>
          <w:rPr/>
          <w:instrText xml:space="preserve">PAGEREF _Toc256000020 \h</w:instrText>
        </w:r>
        <w:r>
          <w:rPr/>
          <w:fldChar w:fldCharType="separate"/>
        </w:r>
        <w:r>
          <w:rPr>
            <w:rStyle w:val="Hyperlink"/>
          </w:rPr>
          <w:t>30</w:t>
        </w:r>
        <w:r>
          <w:rPr/>
          <w:fldChar w:fldCharType="end"/>
        </w:r>
      </w:hyperlink>
    </w:p>
    <w:p w:rsidRDefault="00000000" w:rsidR="00000000">
      <w:pPr>
        <w:pStyle w:val="TOC1"/>
        <w:tabs>
          <w:tab w:val="left" w:pos="660"/>
          <w:tab w:val="right" w:pos="9350" w:leader="dot"/>
        </w:tabs>
        <w:rPr>
          <w:rFonts w:ascii="Calibri" w:hAnsi="Calibri"/>
          <w:noProof/>
        </w:rPr>
      </w:pPr>
      <w:hyperlink w:anchor="_Toc256000021" w:history="1">
        <w:r>
          <w:rPr>
            <w:rStyle w:val="Hyperlink"/>
          </w:rPr>
          <w:t>22.</w:t>
        </w:r>
        <w:r>
          <w:rPr>
            <w:rStyle w:val="Hyperlink"/>
            <w:rFonts w:ascii="Calibri" w:hAnsi="Calibri"/>
            <w:noProof/>
          </w:rPr>
          <w:tab/>
        </w:r>
        <w:r>
          <w:rPr>
            <w:rStyle w:val="Hyperlink"/>
          </w:rPr>
          <w:t>Grossing up</w:t>
        </w:r>
        <w:r>
          <w:rPr>
            <w:rStyle w:val="Hyperlink"/>
          </w:rPr>
          <w:tab/>
        </w:r>
        <w:r>
          <w:rPr/>
          <w:fldChar w:fldCharType="begin"/>
        </w:r>
        <w:r>
          <w:rPr/>
          <w:instrText xml:space="preserve">PAGEREF _Toc256000021 \h</w:instrText>
        </w:r>
        <w:r>
          <w:rPr/>
          <w:fldChar w:fldCharType="separate"/>
        </w:r>
        <w:r>
          <w:rPr>
            <w:rStyle w:val="Hyperlink"/>
          </w:rPr>
          <w:t>32</w:t>
        </w:r>
        <w:r>
          <w:rPr/>
          <w:fldChar w:fldCharType="end"/>
        </w:r>
      </w:hyperlink>
    </w:p>
    <w:p w:rsidRDefault="00000000" w:rsidR="00000000">
      <w:pPr>
        <w:pStyle w:val="TOC1"/>
        <w:tabs>
          <w:tab w:val="left" w:pos="660"/>
          <w:tab w:val="right" w:pos="9350" w:leader="dot"/>
        </w:tabs>
        <w:rPr>
          <w:rFonts w:ascii="Calibri" w:hAnsi="Calibri"/>
          <w:noProof/>
        </w:rPr>
      </w:pPr>
      <w:hyperlink w:anchor="_Toc256000022" w:history="1">
        <w:r>
          <w:rPr>
            <w:rStyle w:val="Hyperlink"/>
          </w:rPr>
          <w:t>23.</w:t>
        </w:r>
        <w:r>
          <w:rPr>
            <w:rStyle w:val="Hyperlink"/>
            <w:rFonts w:ascii="Calibri" w:hAnsi="Calibri"/>
            <w:noProof/>
          </w:rPr>
          <w:tab/>
        </w:r>
        <w:r>
          <w:rPr>
            <w:rStyle w:val="Hyperlink"/>
          </w:rPr>
          <w:t>Confidentiality and announcements</w:t>
        </w:r>
        <w:r>
          <w:rPr>
            <w:rStyle w:val="Hyperlink"/>
          </w:rPr>
          <w:tab/>
        </w:r>
        <w:r>
          <w:rPr/>
          <w:fldChar w:fldCharType="begin"/>
        </w:r>
        <w:r>
          <w:rPr/>
          <w:instrText xml:space="preserve">PAGEREF _Toc256000022 \h</w:instrText>
        </w:r>
        <w:r>
          <w:rPr/>
          <w:fldChar w:fldCharType="separate"/>
        </w:r>
        <w:r>
          <w:rPr>
            <w:rStyle w:val="Hyperlink"/>
          </w:rPr>
          <w:t>32</w:t>
        </w:r>
        <w:r>
          <w:rPr/>
          <w:fldChar w:fldCharType="end"/>
        </w:r>
      </w:hyperlink>
    </w:p>
    <w:p w:rsidRDefault="00000000" w:rsidR="00000000">
      <w:pPr>
        <w:pStyle w:val="TOC1"/>
        <w:tabs>
          <w:tab w:val="left" w:pos="660"/>
          <w:tab w:val="right" w:pos="9350" w:leader="dot"/>
        </w:tabs>
        <w:rPr>
          <w:rFonts w:ascii="Calibri" w:hAnsi="Calibri"/>
          <w:noProof/>
        </w:rPr>
      </w:pPr>
      <w:hyperlink w:anchor="_Toc256000023" w:history="1">
        <w:r>
          <w:rPr>
            <w:rStyle w:val="Hyperlink"/>
          </w:rPr>
          <w:t>24.</w:t>
        </w:r>
        <w:r>
          <w:rPr>
            <w:rStyle w:val="Hyperlink"/>
            <w:rFonts w:ascii="Calibri" w:hAnsi="Calibri"/>
            <w:noProof/>
          </w:rPr>
          <w:tab/>
        </w:r>
        <w:r>
          <w:rPr>
            <w:rStyle w:val="Hyperlink"/>
          </w:rPr>
          <w:t>Further assurance</w:t>
        </w:r>
        <w:r>
          <w:rPr>
            <w:rStyle w:val="Hyperlink"/>
          </w:rPr>
          <w:tab/>
        </w:r>
        <w:r>
          <w:rPr/>
          <w:fldChar w:fldCharType="begin"/>
        </w:r>
        <w:r>
          <w:rPr/>
          <w:instrText xml:space="preserve">PAGEREF _Toc256000023 \h</w:instrText>
        </w:r>
        <w:r>
          <w:rPr/>
          <w:fldChar w:fldCharType="separate"/>
        </w:r>
        <w:r>
          <w:rPr>
            <w:rStyle w:val="Hyperlink"/>
          </w:rPr>
          <w:t>35</w:t>
        </w:r>
        <w:r>
          <w:rPr/>
          <w:fldChar w:fldCharType="end"/>
        </w:r>
      </w:hyperlink>
    </w:p>
    <w:p w:rsidRDefault="00000000" w:rsidR="00000000">
      <w:pPr>
        <w:pStyle w:val="TOC1"/>
        <w:tabs>
          <w:tab w:val="left" w:pos="660"/>
          <w:tab w:val="right" w:pos="9350" w:leader="dot"/>
        </w:tabs>
        <w:rPr>
          <w:rFonts w:ascii="Calibri" w:hAnsi="Calibri"/>
          <w:noProof/>
        </w:rPr>
      </w:pPr>
      <w:hyperlink w:anchor="_Toc256000024" w:history="1">
        <w:r>
          <w:rPr>
            <w:rStyle w:val="Hyperlink"/>
          </w:rPr>
          <w:t>25.</w:t>
        </w:r>
        <w:r>
          <w:rPr>
            <w:rStyle w:val="Hyperlink"/>
            <w:rFonts w:ascii="Calibri" w:hAnsi="Calibri"/>
            <w:noProof/>
          </w:rPr>
          <w:tab/>
        </w:r>
        <w:r>
          <w:rPr>
            <w:rStyle w:val="Hyperlink"/>
          </w:rPr>
          <w:t>Assignment</w:t>
        </w:r>
        <w:r>
          <w:rPr>
            <w:rStyle w:val="Hyperlink"/>
          </w:rPr>
          <w:tab/>
        </w:r>
        <w:r>
          <w:rPr/>
          <w:fldChar w:fldCharType="begin"/>
        </w:r>
        <w:r>
          <w:rPr/>
          <w:instrText xml:space="preserve">PAGEREF _Toc256000024 \h</w:instrText>
        </w:r>
        <w:r>
          <w:rPr/>
          <w:fldChar w:fldCharType="separate"/>
        </w:r>
        <w:r>
          <w:rPr>
            <w:rStyle w:val="Hyperlink"/>
          </w:rPr>
          <w:t>35</w:t>
        </w:r>
        <w:r>
          <w:rPr/>
          <w:fldChar w:fldCharType="end"/>
        </w:r>
      </w:hyperlink>
    </w:p>
    <w:p w:rsidRDefault="00000000" w:rsidR="00000000">
      <w:pPr>
        <w:pStyle w:val="TOC1"/>
        <w:tabs>
          <w:tab w:val="left" w:pos="660"/>
          <w:tab w:val="right" w:pos="9350" w:leader="dot"/>
        </w:tabs>
        <w:rPr>
          <w:rFonts w:ascii="Calibri" w:hAnsi="Calibri"/>
          <w:noProof/>
        </w:rPr>
      </w:pPr>
      <w:hyperlink w:anchor="_Toc256000025" w:history="1">
        <w:r>
          <w:rPr>
            <w:rStyle w:val="Hyperlink"/>
          </w:rPr>
          <w:t>26.</w:t>
        </w:r>
        <w:r>
          <w:rPr>
            <w:rStyle w:val="Hyperlink"/>
            <w:rFonts w:ascii="Calibri" w:hAnsi="Calibri"/>
            <w:noProof/>
          </w:rPr>
          <w:tab/>
        </w:r>
        <w:r>
          <w:rPr>
            <w:rStyle w:val="Hyperlink"/>
          </w:rPr>
          <w:t>Entire agreement</w:t>
        </w:r>
        <w:r>
          <w:rPr>
            <w:rStyle w:val="Hyperlink"/>
          </w:rPr>
          <w:tab/>
        </w:r>
        <w:r>
          <w:rPr/>
          <w:fldChar w:fldCharType="begin"/>
        </w:r>
        <w:r>
          <w:rPr/>
          <w:instrText xml:space="preserve">PAGEREF _Toc256000025 \h</w:instrText>
        </w:r>
        <w:r>
          <w:rPr/>
          <w:fldChar w:fldCharType="separate"/>
        </w:r>
        <w:r>
          <w:rPr>
            <w:rStyle w:val="Hyperlink"/>
          </w:rPr>
          <w:t>36</w:t>
        </w:r>
        <w:r>
          <w:rPr/>
          <w:fldChar w:fldCharType="end"/>
        </w:r>
      </w:hyperlink>
    </w:p>
    <w:p w:rsidRDefault="00000000" w:rsidR="00000000">
      <w:pPr>
        <w:pStyle w:val="TOC1"/>
        <w:tabs>
          <w:tab w:val="left" w:pos="660"/>
          <w:tab w:val="right" w:pos="9350" w:leader="dot"/>
        </w:tabs>
        <w:rPr>
          <w:rFonts w:ascii="Calibri" w:hAnsi="Calibri"/>
          <w:noProof/>
        </w:rPr>
      </w:pPr>
      <w:hyperlink w:anchor="_Toc256000026" w:history="1">
        <w:r>
          <w:rPr>
            <w:rStyle w:val="Hyperlink"/>
          </w:rPr>
          <w:t>27.</w:t>
        </w:r>
        <w:r>
          <w:rPr>
            <w:rStyle w:val="Hyperlink"/>
            <w:rFonts w:ascii="Calibri" w:hAnsi="Calibri"/>
            <w:noProof/>
          </w:rPr>
          <w:tab/>
        </w:r>
        <w:r>
          <w:rPr>
            <w:rStyle w:val="Hyperlink"/>
          </w:rPr>
          <w:t>Variation and waiver</w:t>
        </w:r>
        <w:r>
          <w:rPr>
            <w:rStyle w:val="Hyperlink"/>
          </w:rPr>
          <w:tab/>
        </w:r>
        <w:r>
          <w:rPr/>
          <w:fldChar w:fldCharType="begin"/>
        </w:r>
        <w:r>
          <w:rPr/>
          <w:instrText xml:space="preserve">PAGEREF _Toc256000026 \h</w:instrText>
        </w:r>
        <w:r>
          <w:rPr/>
          <w:fldChar w:fldCharType="separate"/>
        </w:r>
        <w:r>
          <w:rPr>
            <w:rStyle w:val="Hyperlink"/>
          </w:rPr>
          <w:t>36</w:t>
        </w:r>
        <w:r>
          <w:rPr/>
          <w:fldChar w:fldCharType="end"/>
        </w:r>
      </w:hyperlink>
    </w:p>
    <w:p w:rsidRDefault="00000000" w:rsidR="00000000">
      <w:pPr>
        <w:pStyle w:val="TOC1"/>
        <w:tabs>
          <w:tab w:val="left" w:pos="660"/>
          <w:tab w:val="right" w:pos="9350" w:leader="dot"/>
        </w:tabs>
        <w:rPr>
          <w:rFonts w:ascii="Calibri" w:hAnsi="Calibri"/>
          <w:noProof/>
        </w:rPr>
      </w:pPr>
      <w:hyperlink w:anchor="_Toc256000027" w:history="1">
        <w:r>
          <w:rPr>
            <w:rStyle w:val="Hyperlink"/>
          </w:rPr>
          <w:t>28.</w:t>
        </w:r>
        <w:r>
          <w:rPr>
            <w:rStyle w:val="Hyperlink"/>
            <w:rFonts w:ascii="Calibri" w:hAnsi="Calibri"/>
            <w:noProof/>
          </w:rPr>
          <w:tab/>
        </w:r>
        <w:r>
          <w:rPr>
            <w:rStyle w:val="Hyperlink"/>
          </w:rPr>
          <w:t>Costs</w:t>
        </w:r>
        <w:r>
          <w:rPr>
            <w:rStyle w:val="Hyperlink"/>
          </w:rPr>
          <w:tab/>
        </w:r>
        <w:r>
          <w:rPr/>
          <w:fldChar w:fldCharType="begin"/>
        </w:r>
        <w:r>
          <w:rPr/>
          <w:instrText xml:space="preserve">PAGEREF _Toc256000027 \h</w:instrText>
        </w:r>
        <w:r>
          <w:rPr/>
          <w:fldChar w:fldCharType="separate"/>
        </w:r>
        <w:r>
          <w:rPr>
            <w:rStyle w:val="Hyperlink"/>
          </w:rPr>
          <w:t>37</w:t>
        </w:r>
        <w:r>
          <w:rPr/>
          <w:fldChar w:fldCharType="end"/>
        </w:r>
      </w:hyperlink>
    </w:p>
    <w:p w:rsidRDefault="00000000" w:rsidR="00000000">
      <w:pPr>
        <w:pStyle w:val="TOC1"/>
        <w:tabs>
          <w:tab w:val="left" w:pos="660"/>
          <w:tab w:val="right" w:pos="9350" w:leader="dot"/>
        </w:tabs>
        <w:rPr>
          <w:rFonts w:ascii="Calibri" w:hAnsi="Calibri"/>
          <w:noProof/>
        </w:rPr>
      </w:pPr>
      <w:hyperlink w:anchor="_Toc256000028" w:history="1">
        <w:r>
          <w:rPr>
            <w:rStyle w:val="Hyperlink"/>
          </w:rPr>
          <w:t>29.</w:t>
        </w:r>
        <w:r>
          <w:rPr>
            <w:rStyle w:val="Hyperlink"/>
            <w:rFonts w:ascii="Calibri" w:hAnsi="Calibri"/>
            <w:noProof/>
          </w:rPr>
          <w:tab/>
        </w:r>
        <w:r>
          <w:rPr>
            <w:rStyle w:val="Hyperlink"/>
          </w:rPr>
          <w:t>Notices</w:t>
        </w:r>
        <w:r>
          <w:rPr>
            <w:rStyle w:val="Hyperlink"/>
          </w:rPr>
          <w:tab/>
        </w:r>
        <w:r>
          <w:rPr/>
          <w:fldChar w:fldCharType="begin"/>
        </w:r>
        <w:r>
          <w:rPr/>
          <w:instrText xml:space="preserve">PAGEREF _Toc256000028 \h</w:instrText>
        </w:r>
        <w:r>
          <w:rPr/>
          <w:fldChar w:fldCharType="separate"/>
        </w:r>
        <w:r>
          <w:rPr>
            <w:rStyle w:val="Hyperlink"/>
          </w:rPr>
          <w:t>37</w:t>
        </w:r>
        <w:r>
          <w:rPr/>
          <w:fldChar w:fldCharType="end"/>
        </w:r>
      </w:hyperlink>
    </w:p>
    <w:p w:rsidRDefault="00000000" w:rsidR="00000000">
      <w:pPr>
        <w:pStyle w:val="TOC1"/>
        <w:tabs>
          <w:tab w:val="left" w:pos="660"/>
          <w:tab w:val="right" w:pos="9350" w:leader="dot"/>
        </w:tabs>
        <w:rPr>
          <w:rFonts w:ascii="Calibri" w:hAnsi="Calibri"/>
          <w:noProof/>
        </w:rPr>
      </w:pPr>
      <w:hyperlink w:anchor="_Toc256000029" w:history="1">
        <w:r>
          <w:rPr>
            <w:rStyle w:val="Hyperlink"/>
          </w:rPr>
          <w:t>30.</w:t>
        </w:r>
        <w:r>
          <w:rPr>
            <w:rStyle w:val="Hyperlink"/>
            <w:rFonts w:ascii="Calibri" w:hAnsi="Calibri"/>
            <w:noProof/>
          </w:rPr>
          <w:tab/>
        </w:r>
        <w:r>
          <w:rPr>
            <w:rStyle w:val="Hyperlink"/>
          </w:rPr>
          <w:t>Interest</w:t>
        </w:r>
        <w:r>
          <w:rPr>
            <w:rStyle w:val="Hyperlink"/>
          </w:rPr>
          <w:tab/>
        </w:r>
        <w:r>
          <w:rPr/>
          <w:fldChar w:fldCharType="begin"/>
        </w:r>
        <w:r>
          <w:rPr/>
          <w:instrText xml:space="preserve">PAGEREF _Toc256000029 \h</w:instrText>
        </w:r>
        <w:r>
          <w:rPr/>
          <w:fldChar w:fldCharType="separate"/>
        </w:r>
        <w:r>
          <w:rPr>
            <w:rStyle w:val="Hyperlink"/>
          </w:rPr>
          <w:t>39</w:t>
        </w:r>
        <w:r>
          <w:rPr/>
          <w:fldChar w:fldCharType="end"/>
        </w:r>
      </w:hyperlink>
    </w:p>
    <w:p w:rsidRDefault="00000000" w:rsidR="00000000">
      <w:pPr>
        <w:pStyle w:val="TOC1"/>
        <w:tabs>
          <w:tab w:val="left" w:pos="660"/>
          <w:tab w:val="right" w:pos="9350" w:leader="dot"/>
        </w:tabs>
        <w:rPr>
          <w:rFonts w:ascii="Calibri" w:hAnsi="Calibri"/>
          <w:noProof/>
        </w:rPr>
      </w:pPr>
      <w:hyperlink w:anchor="_Toc256000030" w:history="1">
        <w:r>
          <w:rPr>
            <w:rStyle w:val="Hyperlink"/>
          </w:rPr>
          <w:t>31.</w:t>
        </w:r>
        <w:r>
          <w:rPr>
            <w:rStyle w:val="Hyperlink"/>
            <w:rFonts w:ascii="Calibri" w:hAnsi="Calibri"/>
            <w:noProof/>
          </w:rPr>
          <w:tab/>
        </w:r>
        <w:r>
          <w:rPr>
            <w:rStyle w:val="Hyperlink"/>
          </w:rPr>
          <w:t>Severance</w:t>
        </w:r>
        <w:r>
          <w:rPr>
            <w:rStyle w:val="Hyperlink"/>
          </w:rPr>
          <w:tab/>
        </w:r>
        <w:r>
          <w:rPr/>
          <w:fldChar w:fldCharType="begin"/>
        </w:r>
        <w:r>
          <w:rPr/>
          <w:instrText xml:space="preserve">PAGEREF _Toc256000030 \h</w:instrText>
        </w:r>
        <w:r>
          <w:rPr/>
          <w:fldChar w:fldCharType="separate"/>
        </w:r>
        <w:r>
          <w:rPr>
            <w:rStyle w:val="Hyperlink"/>
          </w:rPr>
          <w:t>39</w:t>
        </w:r>
        <w:r>
          <w:rPr/>
          <w:fldChar w:fldCharType="end"/>
        </w:r>
      </w:hyperlink>
    </w:p>
    <w:p w:rsidRDefault="00000000" w:rsidR="00000000">
      <w:pPr>
        <w:pStyle w:val="TOC1"/>
        <w:tabs>
          <w:tab w:val="left" w:pos="660"/>
          <w:tab w:val="right" w:pos="9350" w:leader="dot"/>
        </w:tabs>
        <w:rPr>
          <w:rFonts w:ascii="Calibri" w:hAnsi="Calibri"/>
          <w:noProof/>
        </w:rPr>
      </w:pPr>
      <w:hyperlink w:anchor="_Toc256000031" w:history="1">
        <w:r>
          <w:rPr>
            <w:rStyle w:val="Hyperlink"/>
          </w:rPr>
          <w:t>32.</w:t>
        </w:r>
        <w:r>
          <w:rPr>
            <w:rStyle w:val="Hyperlink"/>
            <w:rFonts w:ascii="Calibri" w:hAnsi="Calibri"/>
            <w:noProof/>
          </w:rPr>
          <w:tab/>
        </w:r>
        <w:r>
          <w:rPr>
            <w:rStyle w:val="Hyperlink"/>
          </w:rPr>
          <w:t>Agreement survives Completion</w:t>
        </w:r>
        <w:r>
          <w:rPr>
            <w:rStyle w:val="Hyperlink"/>
          </w:rPr>
          <w:tab/>
        </w:r>
        <w:r>
          <w:rPr/>
          <w:fldChar w:fldCharType="begin"/>
        </w:r>
        <w:r>
          <w:rPr/>
          <w:instrText xml:space="preserve">PAGEREF _Toc256000031 \h</w:instrText>
        </w:r>
        <w:r>
          <w:rPr/>
          <w:fldChar w:fldCharType="separate"/>
        </w:r>
        <w:r>
          <w:rPr>
            <w:rStyle w:val="Hyperlink"/>
          </w:rPr>
          <w:t>39</w:t>
        </w:r>
        <w:r>
          <w:rPr/>
          <w:fldChar w:fldCharType="end"/>
        </w:r>
      </w:hyperlink>
    </w:p>
    <w:p w:rsidRDefault="00000000" w:rsidR="00000000">
      <w:pPr>
        <w:pStyle w:val="TOC1"/>
        <w:tabs>
          <w:tab w:val="left" w:pos="660"/>
          <w:tab w:val="right" w:pos="9350" w:leader="dot"/>
        </w:tabs>
        <w:rPr>
          <w:rFonts w:ascii="Calibri" w:hAnsi="Calibri"/>
          <w:noProof/>
        </w:rPr>
      </w:pPr>
      <w:hyperlink w:anchor="_Toc256000032" w:history="1">
        <w:r>
          <w:rPr>
            <w:rStyle w:val="Hyperlink"/>
          </w:rPr>
          <w:t>33.</w:t>
        </w:r>
        <w:r>
          <w:rPr>
            <w:rStyle w:val="Hyperlink"/>
            <w:rFonts w:ascii="Calibri" w:hAnsi="Calibri"/>
            <w:noProof/>
          </w:rPr>
          <w:tab/>
        </w:r>
        <w:r>
          <w:rPr>
            <w:rStyle w:val="Hyperlink"/>
          </w:rPr>
          <w:t>Third party rights</w:t>
        </w:r>
        <w:r>
          <w:rPr>
            <w:rStyle w:val="Hyperlink"/>
          </w:rPr>
          <w:tab/>
        </w:r>
        <w:r>
          <w:rPr/>
          <w:fldChar w:fldCharType="begin"/>
        </w:r>
        <w:r>
          <w:rPr/>
          <w:instrText xml:space="preserve">PAGEREF _Toc256000032 \h</w:instrText>
        </w:r>
        <w:r>
          <w:rPr/>
          <w:fldChar w:fldCharType="separate"/>
        </w:r>
        <w:r>
          <w:rPr>
            <w:rStyle w:val="Hyperlink"/>
          </w:rPr>
          <w:t>39</w:t>
        </w:r>
        <w:r>
          <w:rPr/>
          <w:fldChar w:fldCharType="end"/>
        </w:r>
      </w:hyperlink>
    </w:p>
    <w:p w:rsidRDefault="00000000" w:rsidR="00000000">
      <w:pPr>
        <w:pStyle w:val="TOC1"/>
        <w:tabs>
          <w:tab w:val="left" w:pos="660"/>
          <w:tab w:val="right" w:pos="9350" w:leader="dot"/>
        </w:tabs>
        <w:rPr>
          <w:rFonts w:ascii="Calibri" w:hAnsi="Calibri"/>
          <w:noProof/>
        </w:rPr>
      </w:pPr>
      <w:hyperlink w:anchor="_Toc256000033" w:history="1">
        <w:r>
          <w:rPr>
            <w:rStyle w:val="Hyperlink"/>
          </w:rPr>
          <w:t>34.</w:t>
        </w:r>
        <w:r>
          <w:rPr>
            <w:rStyle w:val="Hyperlink"/>
            <w:rFonts w:ascii="Calibri" w:hAnsi="Calibri"/>
            <w:noProof/>
          </w:rPr>
          <w:tab/>
        </w:r>
        <w:r>
          <w:rPr>
            <w:rStyle w:val="Hyperlink"/>
          </w:rPr>
          <w:t>Counterparts</w:t>
        </w:r>
        <w:r>
          <w:rPr>
            <w:rStyle w:val="Hyperlink"/>
          </w:rPr>
          <w:tab/>
        </w:r>
        <w:r>
          <w:rPr/>
          <w:fldChar w:fldCharType="begin"/>
        </w:r>
        <w:r>
          <w:rPr/>
          <w:instrText xml:space="preserve">PAGEREF _Toc256000033 \h</w:instrText>
        </w:r>
        <w:r>
          <w:rPr/>
          <w:fldChar w:fldCharType="separate"/>
        </w:r>
        <w:r>
          <w:rPr>
            <w:rStyle w:val="Hyperlink"/>
          </w:rPr>
          <w:t>40</w:t>
        </w:r>
        <w:r>
          <w:rPr/>
          <w:fldChar w:fldCharType="end"/>
        </w:r>
      </w:hyperlink>
    </w:p>
    <w:p w:rsidRDefault="00000000" w:rsidR="00000000">
      <w:pPr>
        <w:pStyle w:val="TOC1"/>
        <w:tabs>
          <w:tab w:val="left" w:pos="660"/>
          <w:tab w:val="right" w:pos="9350" w:leader="dot"/>
        </w:tabs>
        <w:rPr>
          <w:rFonts w:ascii="Calibri" w:hAnsi="Calibri"/>
          <w:noProof/>
        </w:rPr>
      </w:pPr>
      <w:hyperlink w:anchor="_Toc256000034" w:history="1">
        <w:r>
          <w:rPr>
            <w:rStyle w:val="Hyperlink"/>
          </w:rPr>
          <w:t>35.</w:t>
        </w:r>
        <w:r>
          <w:rPr>
            <w:rStyle w:val="Hyperlink"/>
            <w:rFonts w:ascii="Calibri" w:hAnsi="Calibri"/>
            <w:noProof/>
          </w:rPr>
          <w:tab/>
        </w:r>
        <w:r>
          <w:rPr>
            <w:rStyle w:val="Hyperlink"/>
          </w:rPr>
          <w:t>Rights and remedies</w:t>
        </w:r>
        <w:r>
          <w:rPr>
            <w:rStyle w:val="Hyperlink"/>
          </w:rPr>
          <w:tab/>
        </w:r>
        <w:r>
          <w:rPr/>
          <w:fldChar w:fldCharType="begin"/>
        </w:r>
        <w:r>
          <w:rPr/>
          <w:instrText xml:space="preserve">PAGEREF _Toc256000034 \h</w:instrText>
        </w:r>
        <w:r>
          <w:rPr/>
          <w:fldChar w:fldCharType="separate"/>
        </w:r>
        <w:r>
          <w:rPr>
            <w:rStyle w:val="Hyperlink"/>
          </w:rPr>
          <w:t>40</w:t>
        </w:r>
        <w:r>
          <w:rPr/>
          <w:fldChar w:fldCharType="end"/>
        </w:r>
      </w:hyperlink>
    </w:p>
    <w:p w:rsidRDefault="00000000" w:rsidR="00000000">
      <w:pPr>
        <w:pStyle w:val="TOC1"/>
        <w:tabs>
          <w:tab w:val="left" w:pos="660"/>
          <w:tab w:val="right" w:pos="9350" w:leader="dot"/>
        </w:tabs>
        <w:rPr>
          <w:rFonts w:ascii="Calibri" w:hAnsi="Calibri"/>
          <w:noProof/>
        </w:rPr>
      </w:pPr>
      <w:hyperlink w:anchor="_Toc256000035" w:history="1">
        <w:r>
          <w:rPr>
            <w:rStyle w:val="Hyperlink"/>
          </w:rPr>
          <w:t>36.</w:t>
        </w:r>
        <w:r>
          <w:rPr>
            <w:rStyle w:val="Hyperlink"/>
            <w:rFonts w:ascii="Calibri" w:hAnsi="Calibri"/>
            <w:noProof/>
          </w:rPr>
          <w:tab/>
        </w:r>
        <w:r>
          <w:rPr>
            <w:rStyle w:val="Hyperlink"/>
          </w:rPr>
          <w:t>[Inadequacy of damages]</w:t>
        </w:r>
        <w:r>
          <w:rPr>
            <w:rStyle w:val="Hyperlink"/>
          </w:rPr>
          <w:tab/>
        </w:r>
        <w:r>
          <w:rPr/>
          <w:fldChar w:fldCharType="begin"/>
        </w:r>
        <w:r>
          <w:rPr/>
          <w:instrText xml:space="preserve">PAGEREF _Toc256000035 \h</w:instrText>
        </w:r>
        <w:r>
          <w:rPr/>
          <w:fldChar w:fldCharType="separate"/>
        </w:r>
        <w:r>
          <w:rPr>
            <w:rStyle w:val="Hyperlink"/>
          </w:rPr>
          <w:t>40</w:t>
        </w:r>
        <w:r>
          <w:rPr/>
          <w:fldChar w:fldCharType="end"/>
        </w:r>
      </w:hyperlink>
    </w:p>
    <w:p w:rsidRDefault="00000000" w:rsidR="00000000">
      <w:pPr>
        <w:pStyle w:val="TOC1"/>
        <w:tabs>
          <w:tab w:val="left" w:pos="660"/>
          <w:tab w:val="right" w:pos="9350" w:leader="dot"/>
        </w:tabs>
        <w:rPr>
          <w:rFonts w:ascii="Calibri" w:hAnsi="Calibri"/>
          <w:noProof/>
        </w:rPr>
      </w:pPr>
      <w:hyperlink w:anchor="_Toc256000036" w:history="1">
        <w:r>
          <w:rPr>
            <w:rStyle w:val="Hyperlink"/>
          </w:rPr>
          <w:t>37.</w:t>
        </w:r>
        <w:r>
          <w:rPr>
            <w:rStyle w:val="Hyperlink"/>
            <w:rFonts w:ascii="Calibri" w:hAnsi="Calibri"/>
            <w:noProof/>
          </w:rPr>
          <w:tab/>
        </w:r>
        <w:r>
          <w:rPr>
            <w:rStyle w:val="Hyperlink"/>
          </w:rPr>
          <w:t>Governing law and jurisdiction</w:t>
        </w:r>
        <w:r>
          <w:rPr>
            <w:rStyle w:val="Hyperlink"/>
          </w:rPr>
          <w:tab/>
        </w:r>
        <w:r>
          <w:rPr/>
          <w:fldChar w:fldCharType="begin"/>
        </w:r>
        <w:r>
          <w:rPr/>
          <w:instrText xml:space="preserve">PAGEREF _Toc256000036 \h</w:instrText>
        </w:r>
        <w:r>
          <w:rPr/>
          <w:fldChar w:fldCharType="separate"/>
        </w:r>
        <w:r>
          <w:rPr>
            <w:rStyle w:val="Hyperlink"/>
          </w:rPr>
          <w:t>41</w:t>
        </w:r>
        <w:r>
          <w:rPr/>
          <w:fldChar w:fldCharType="end"/>
        </w:r>
      </w:hyperlink>
    </w:p>
    <w:p w:rsidRDefault="00000000" w:rsidR="00000000" w:rsidP="008B4A53">
      <w:pPr>
        <w:pStyle w:val="HeadingLevel2"/>
      </w:pPr>
      <w:r>
        <w:fldChar w:fldCharType="end"/>
      </w:r>
    </w:p>
    <w:p w:rsidRDefault="00000000" w:rsidR="00000000" w:rsidP="008B4A53">
      <w:pPr>
        <w:pStyle w:val="HeadingLevel2"/>
      </w:pPr>
      <w:r>
        <w:t>SCHEDULE</w:t>
      </w:r>
    </w:p>
    <w:p w:rsidRDefault="00000000" w:rsidR="00000000">
      <w:pPr>
        <w:pStyle w:val="TOC1"/>
        <w:tabs>
          <w:tab w:val="left" w:pos="1320"/>
          <w:tab w:val="right" w:pos="9350" w:leader="dot"/>
        </w:tabs>
        <w:rPr>
          <w:rFonts w:ascii="Calibri" w:hAnsi="Calibri"/>
          <w:noProof/>
        </w:rPr>
      </w:pPr>
      <w:r>
        <w:fldChar w:fldCharType="begin"/>
      </w:r>
      <w:r>
        <w:instrText xml:space="preserve">TOC \t "Schedule Title Clause, 1, Schedule, 1, Part, 1, Part Title, 1" \h</w:instrText>
      </w:r>
      <w:r>
        <w:fldChar w:fldCharType="separate"/>
      </w:r>
      <w:hyperlink w:anchor="_Toc256000037" w:history="1">
        <w:r>
          <w:rPr>
            <w:rStyle w:val="Hyperlink"/>
          </w:rPr>
          <w:t>Schedule 1</w:t>
        </w:r>
        <w:r>
          <w:rPr>
            <w:rStyle w:val="Hyperlink"/>
            <w:rFonts w:ascii="Calibri" w:hAnsi="Calibri"/>
            <w:noProof/>
          </w:rPr>
          <w:tab/>
        </w:r>
        <w:r>
          <w:rPr>
            <w:rStyle w:val="Hyperlink"/>
          </w:rPr>
          <w:t>Pre-completion obligations</w:t>
        </w:r>
        <w:r>
          <w:rPr>
            <w:rStyle w:val="Hyperlink"/>
          </w:rPr>
          <w:tab/>
        </w:r>
        <w:r>
          <w:rPr/>
          <w:fldChar w:fldCharType="begin"/>
        </w:r>
        <w:r>
          <w:rPr/>
          <w:instrText xml:space="preserve">PAGEREF _Toc256000037 \h</w:instrText>
        </w:r>
        <w:r>
          <w:rPr/>
          <w:fldChar w:fldCharType="separate"/>
        </w:r>
        <w:r>
          <w:rPr>
            <w:rStyle w:val="Hyperlink"/>
          </w:rPr>
          <w:t>42</w:t>
        </w:r>
        <w:r>
          <w:rPr/>
          <w:fldChar w:fldCharType="end"/>
        </w:r>
      </w:hyperlink>
    </w:p>
    <w:p w:rsidRDefault="00000000" w:rsidR="00000000">
      <w:pPr>
        <w:pStyle w:val="TOC1"/>
        <w:tabs>
          <w:tab w:val="left" w:pos="1320"/>
          <w:tab w:val="right" w:pos="9350" w:leader="dot"/>
        </w:tabs>
        <w:rPr>
          <w:rFonts w:ascii="Calibri" w:hAnsi="Calibri"/>
          <w:noProof/>
        </w:rPr>
      </w:pPr>
      <w:hyperlink w:anchor="_Toc256000038" w:history="1">
        <w:r>
          <w:rPr>
            <w:rStyle w:val="Hyperlink"/>
          </w:rPr>
          <w:t>Schedule 2</w:t>
        </w:r>
        <w:r>
          <w:rPr>
            <w:rStyle w:val="Hyperlink"/>
            <w:rFonts w:ascii="Calibri" w:hAnsi="Calibri"/>
            <w:noProof/>
          </w:rPr>
          <w:tab/>
        </w:r>
        <w:r>
          <w:rPr>
            <w:rStyle w:val="Hyperlink"/>
          </w:rPr>
          <w:t>Completion</w:t>
        </w:r>
        <w:r>
          <w:rPr>
            <w:rStyle w:val="Hyperlink"/>
          </w:rPr>
          <w:tab/>
        </w:r>
        <w:r>
          <w:rPr/>
          <w:fldChar w:fldCharType="begin"/>
        </w:r>
        <w:r>
          <w:rPr/>
          <w:instrText xml:space="preserve">PAGEREF _Toc256000038 \h</w:instrText>
        </w:r>
        <w:r>
          <w:rPr/>
          <w:fldChar w:fldCharType="separate"/>
        </w:r>
        <w:r>
          <w:rPr>
            <w:rStyle w:val="Hyperlink"/>
          </w:rPr>
          <w:t>44</w:t>
        </w:r>
        <w:r>
          <w:rPr/>
          <w:fldChar w:fldCharType="end"/>
        </w:r>
      </w:hyperlink>
    </w:p>
    <w:p w:rsidRDefault="00000000" w:rsidR="00000000">
      <w:pPr>
        <w:pStyle w:val="TOC1"/>
        <w:tabs>
          <w:tab w:val="left" w:pos="880"/>
          <w:tab w:val="right" w:pos="9350" w:leader="dot"/>
        </w:tabs>
        <w:rPr>
          <w:rFonts w:ascii="Calibri" w:hAnsi="Calibri"/>
          <w:noProof/>
        </w:rPr>
      </w:pPr>
      <w:hyperlink w:anchor="_Toc256000039" w:history="1">
        <w:r>
          <w:rPr>
            <w:rStyle w:val="Hyperlink"/>
          </w:rPr>
          <w:t>Part 1</w:t>
        </w:r>
        <w:r>
          <w:rPr>
            <w:rStyle w:val="Hyperlink"/>
            <w:rFonts w:ascii="Calibri" w:hAnsi="Calibri"/>
            <w:noProof/>
          </w:rPr>
          <w:tab/>
        </w:r>
        <w:r>
          <w:rPr>
            <w:rStyle w:val="Hyperlink"/>
          </w:rPr>
          <w:t>Completion obligations</w:t>
        </w:r>
        <w:r>
          <w:rPr>
            <w:rStyle w:val="Hyperlink"/>
          </w:rPr>
          <w:tab/>
        </w:r>
        <w:r>
          <w:rPr/>
          <w:fldChar w:fldCharType="begin"/>
        </w:r>
        <w:r>
          <w:rPr/>
          <w:instrText xml:space="preserve">PAGEREF _Toc256000039 \h</w:instrText>
        </w:r>
        <w:r>
          <w:rPr/>
          <w:fldChar w:fldCharType="separate"/>
        </w:r>
        <w:r>
          <w:rPr>
            <w:rStyle w:val="Hyperlink"/>
          </w:rPr>
          <w:t>44</w:t>
        </w:r>
        <w:r>
          <w:rPr/>
          <w:fldChar w:fldCharType="end"/>
        </w:r>
      </w:hyperlink>
    </w:p>
    <w:p w:rsidRDefault="00000000" w:rsidR="00000000">
      <w:pPr>
        <w:pStyle w:val="TOC1"/>
        <w:tabs>
          <w:tab w:val="left" w:pos="880"/>
          <w:tab w:val="right" w:pos="9350" w:leader="dot"/>
        </w:tabs>
        <w:rPr>
          <w:rFonts w:ascii="Calibri" w:hAnsi="Calibri"/>
          <w:noProof/>
        </w:rPr>
      </w:pPr>
      <w:hyperlink w:anchor="_Toc256000040" w:history="1">
        <w:r>
          <w:rPr>
            <w:rStyle w:val="Hyperlink"/>
          </w:rPr>
          <w:t>Part 2</w:t>
        </w:r>
        <w:r>
          <w:rPr>
            <w:rStyle w:val="Hyperlink"/>
            <w:rFonts w:ascii="Calibri" w:hAnsi="Calibri"/>
            <w:noProof/>
          </w:rPr>
          <w:tab/>
        </w:r>
        <w:r>
          <w:rPr>
            <w:rStyle w:val="Hyperlink"/>
          </w:rPr>
          <w:t>Actions and obligations after Completion</w:t>
        </w:r>
        <w:r>
          <w:rPr>
            <w:rStyle w:val="Hyperlink"/>
          </w:rPr>
          <w:tab/>
        </w:r>
        <w:r>
          <w:rPr/>
          <w:fldChar w:fldCharType="begin"/>
        </w:r>
        <w:r>
          <w:rPr/>
          <w:instrText xml:space="preserve">PAGEREF _Toc256000040 \h</w:instrText>
        </w:r>
        <w:r>
          <w:rPr/>
          <w:fldChar w:fldCharType="separate"/>
        </w:r>
        <w:r>
          <w:rPr>
            <w:rStyle w:val="Hyperlink"/>
          </w:rPr>
          <w:t>45</w:t>
        </w:r>
        <w:r>
          <w:rPr/>
          <w:fldChar w:fldCharType="end"/>
        </w:r>
      </w:hyperlink>
    </w:p>
    <w:p w:rsidRDefault="00000000" w:rsidR="00000000">
      <w:pPr>
        <w:pStyle w:val="TOC1"/>
        <w:tabs>
          <w:tab w:val="left" w:pos="1320"/>
          <w:tab w:val="right" w:pos="9350" w:leader="dot"/>
        </w:tabs>
        <w:rPr>
          <w:rFonts w:ascii="Calibri" w:hAnsi="Calibri"/>
          <w:noProof/>
        </w:rPr>
      </w:pPr>
      <w:hyperlink w:anchor="_Toc256000041" w:history="1">
        <w:r>
          <w:rPr>
            <w:rStyle w:val="Hyperlink"/>
          </w:rPr>
          <w:t>Schedule 3</w:t>
        </w:r>
        <w:r>
          <w:rPr>
            <w:rStyle w:val="Hyperlink"/>
            <w:rFonts w:ascii="Calibri" w:hAnsi="Calibri"/>
            <w:noProof/>
          </w:rPr>
          <w:tab/>
        </w:r>
        <w:r>
          <w:rPr>
            <w:rStyle w:val="Hyperlink"/>
          </w:rPr>
          <w:t>Conditions to Completion</w:t>
        </w:r>
        <w:r>
          <w:rPr>
            <w:rStyle w:val="Hyperlink"/>
          </w:rPr>
          <w:tab/>
        </w:r>
        <w:r>
          <w:rPr/>
          <w:fldChar w:fldCharType="begin"/>
        </w:r>
        <w:r>
          <w:rPr/>
          <w:instrText xml:space="preserve">PAGEREF _Toc256000041 \h</w:instrText>
        </w:r>
        <w:r>
          <w:rPr/>
          <w:fldChar w:fldCharType="separate"/>
        </w:r>
        <w:r>
          <w:rPr>
            <w:rStyle w:val="Hyperlink"/>
          </w:rPr>
          <w:t>48</w:t>
        </w:r>
        <w:r>
          <w:rPr/>
          <w:fldChar w:fldCharType="end"/>
        </w:r>
      </w:hyperlink>
    </w:p>
    <w:p w:rsidRDefault="00000000" w:rsidR="00000000">
      <w:pPr>
        <w:pStyle w:val="TOC1"/>
        <w:tabs>
          <w:tab w:val="left" w:pos="440"/>
          <w:tab w:val="right" w:pos="9350" w:leader="dot"/>
        </w:tabs>
        <w:rPr>
          <w:rFonts w:ascii="Calibri" w:hAnsi="Calibri"/>
          <w:noProof/>
        </w:rPr>
      </w:pPr>
      <w:hyperlink w:anchor="_Toc256000042" w:history="1">
        <w:r>
          <w:rPr>
            <w:rStyle w:val="Hyperlink"/>
          </w:rPr>
          <w:t>1.</w:t>
        </w:r>
        <w:r>
          <w:rPr>
            <w:rStyle w:val="Hyperlink"/>
            <w:rFonts w:ascii="Calibri" w:hAnsi="Calibri"/>
            <w:noProof/>
          </w:rPr>
          <w:tab/>
        </w:r>
        <w:r>
          <w:rPr>
            <w:rStyle w:val="Hyperlink"/>
          </w:rPr>
          <w:t>[Circular and shareholder consent</w:t>
        </w:r>
        <w:r>
          <w:rPr>
            <w:rStyle w:val="Hyperlink"/>
          </w:rPr>
          <w:tab/>
        </w:r>
        <w:r>
          <w:rPr/>
          <w:fldChar w:fldCharType="begin"/>
        </w:r>
        <w:r>
          <w:rPr/>
          <w:instrText xml:space="preserve">PAGEREF _Toc256000042 \h</w:instrText>
        </w:r>
        <w:r>
          <w:rPr/>
          <w:fldChar w:fldCharType="separate"/>
        </w:r>
        <w:r>
          <w:rPr>
            <w:rStyle w:val="Hyperlink"/>
          </w:rPr>
          <w:t>48</w:t>
        </w:r>
        <w:r>
          <w:rPr/>
          <w:fldChar w:fldCharType="end"/>
        </w:r>
      </w:hyperlink>
    </w:p>
    <w:p w:rsidRDefault="00000000" w:rsidR="00000000">
      <w:pPr>
        <w:pStyle w:val="TOC1"/>
        <w:tabs>
          <w:tab w:val="left" w:pos="440"/>
          <w:tab w:val="right" w:pos="9350" w:leader="dot"/>
        </w:tabs>
        <w:rPr>
          <w:rFonts w:ascii="Calibri" w:hAnsi="Calibri"/>
          <w:noProof/>
        </w:rPr>
      </w:pPr>
      <w:hyperlink w:anchor="_Toc256000043" w:history="1">
        <w:r>
          <w:rPr>
            <w:rStyle w:val="Hyperlink"/>
          </w:rPr>
          <w:t>2.</w:t>
        </w:r>
        <w:r>
          <w:rPr>
            <w:rStyle w:val="Hyperlink"/>
            <w:rFonts w:ascii="Calibri" w:hAnsi="Calibri"/>
            <w:noProof/>
          </w:rPr>
          <w:tab/>
        </w:r>
        <w:r>
          <w:rPr>
            <w:rStyle w:val="Hyperlink"/>
          </w:rPr>
          <w:t>[UK Merger Control Requirements</w:t>
        </w:r>
        <w:r>
          <w:rPr>
            <w:rStyle w:val="Hyperlink"/>
          </w:rPr>
          <w:tab/>
        </w:r>
        <w:r>
          <w:rPr/>
          <w:fldChar w:fldCharType="begin"/>
        </w:r>
        <w:r>
          <w:rPr/>
          <w:instrText xml:space="preserve">PAGEREF _Toc256000043 \h</w:instrText>
        </w:r>
        <w:r>
          <w:rPr/>
          <w:fldChar w:fldCharType="separate"/>
        </w:r>
        <w:r>
          <w:rPr>
            <w:rStyle w:val="Hyperlink"/>
          </w:rPr>
          <w:t>48</w:t>
        </w:r>
        <w:r>
          <w:rPr/>
          <w:fldChar w:fldCharType="end"/>
        </w:r>
      </w:hyperlink>
    </w:p>
    <w:p w:rsidRDefault="00000000" w:rsidR="00000000">
      <w:pPr>
        <w:pStyle w:val="TOC1"/>
        <w:tabs>
          <w:tab w:val="left" w:pos="440"/>
          <w:tab w:val="right" w:pos="9350" w:leader="dot"/>
        </w:tabs>
        <w:rPr>
          <w:rFonts w:ascii="Calibri" w:hAnsi="Calibri"/>
          <w:noProof/>
        </w:rPr>
      </w:pPr>
      <w:hyperlink w:anchor="_Toc256000044" w:history="1">
        <w:r>
          <w:rPr>
            <w:rStyle w:val="Hyperlink"/>
          </w:rPr>
          <w:t>3.</w:t>
        </w:r>
        <w:r>
          <w:rPr>
            <w:rStyle w:val="Hyperlink"/>
            <w:rFonts w:ascii="Calibri" w:hAnsi="Calibri"/>
            <w:noProof/>
          </w:rPr>
          <w:tab/>
        </w:r>
        <w:r>
          <w:rPr>
            <w:rStyle w:val="Hyperlink"/>
          </w:rPr>
          <w:t>[EU Merger Control Requirements</w:t>
        </w:r>
        <w:r>
          <w:rPr>
            <w:rStyle w:val="Hyperlink"/>
          </w:rPr>
          <w:tab/>
        </w:r>
        <w:r>
          <w:rPr/>
          <w:fldChar w:fldCharType="begin"/>
        </w:r>
        <w:r>
          <w:rPr/>
          <w:instrText xml:space="preserve">PAGEREF _Toc256000044 \h</w:instrText>
        </w:r>
        <w:r>
          <w:rPr/>
          <w:fldChar w:fldCharType="separate"/>
        </w:r>
        <w:r>
          <w:rPr>
            <w:rStyle w:val="Hyperlink"/>
          </w:rPr>
          <w:t>49</w:t>
        </w:r>
        <w:r>
          <w:rPr/>
          <w:fldChar w:fldCharType="end"/>
        </w:r>
      </w:hyperlink>
    </w:p>
    <w:p w:rsidRDefault="00000000" w:rsidR="00000000">
      <w:pPr>
        <w:pStyle w:val="TOC1"/>
        <w:tabs>
          <w:tab w:val="left" w:pos="440"/>
          <w:tab w:val="right" w:pos="9350" w:leader="dot"/>
        </w:tabs>
        <w:rPr>
          <w:rFonts w:ascii="Calibri" w:hAnsi="Calibri"/>
          <w:noProof/>
        </w:rPr>
      </w:pPr>
      <w:hyperlink w:anchor="_Toc256000045" w:history="1">
        <w:r>
          <w:rPr>
            <w:rStyle w:val="Hyperlink"/>
          </w:rPr>
          <w:t>4.</w:t>
        </w:r>
        <w:r>
          <w:rPr>
            <w:rStyle w:val="Hyperlink"/>
            <w:rFonts w:ascii="Calibri" w:hAnsi="Calibri"/>
            <w:noProof/>
          </w:rPr>
          <w:tab/>
        </w:r>
        <w:r>
          <w:rPr>
            <w:rStyle w:val="Hyperlink"/>
          </w:rPr>
          <w:t>[Other consents and clearances</w:t>
        </w:r>
        <w:r>
          <w:rPr>
            <w:rStyle w:val="Hyperlink"/>
          </w:rPr>
          <w:tab/>
        </w:r>
        <w:r>
          <w:rPr/>
          <w:fldChar w:fldCharType="begin"/>
        </w:r>
        <w:r>
          <w:rPr/>
          <w:instrText xml:space="preserve">PAGEREF _Toc256000045 \h</w:instrText>
        </w:r>
        <w:r>
          <w:rPr/>
          <w:fldChar w:fldCharType="separate"/>
        </w:r>
        <w:r>
          <w:rPr>
            <w:rStyle w:val="Hyperlink"/>
          </w:rPr>
          <w:t>49</w:t>
        </w:r>
        <w:r>
          <w:rPr/>
          <w:fldChar w:fldCharType="end"/>
        </w:r>
      </w:hyperlink>
    </w:p>
    <w:p w:rsidRDefault="00000000" w:rsidR="00000000">
      <w:pPr>
        <w:pStyle w:val="TOC1"/>
        <w:tabs>
          <w:tab w:val="left" w:pos="440"/>
          <w:tab w:val="right" w:pos="9350" w:leader="dot"/>
        </w:tabs>
        <w:rPr>
          <w:rFonts w:ascii="Calibri" w:hAnsi="Calibri"/>
          <w:noProof/>
        </w:rPr>
      </w:pPr>
      <w:hyperlink w:anchor="_Toc256000046" w:history="1">
        <w:r>
          <w:rPr>
            <w:rStyle w:val="Hyperlink"/>
          </w:rPr>
          <w:t>5.</w:t>
        </w:r>
        <w:r>
          <w:rPr>
            <w:rStyle w:val="Hyperlink"/>
            <w:rFonts w:ascii="Calibri" w:hAnsi="Calibri"/>
            <w:noProof/>
          </w:rPr>
          <w:tab/>
        </w:r>
        <w:r>
          <w:rPr>
            <w:rStyle w:val="Hyperlink"/>
          </w:rPr>
          <w:t>[Non-crystallisation of Encumbrances]</w:t>
        </w:r>
        <w:r>
          <w:rPr>
            <w:rStyle w:val="Hyperlink"/>
          </w:rPr>
          <w:tab/>
        </w:r>
        <w:r>
          <w:rPr/>
          <w:fldChar w:fldCharType="begin"/>
        </w:r>
        <w:r>
          <w:rPr/>
          <w:instrText xml:space="preserve">PAGEREF _Toc256000046 \h</w:instrText>
        </w:r>
        <w:r>
          <w:rPr/>
          <w:fldChar w:fldCharType="separate"/>
        </w:r>
        <w:r>
          <w:rPr>
            <w:rStyle w:val="Hyperlink"/>
          </w:rPr>
          <w:t>50</w:t>
        </w:r>
        <w:r>
          <w:rPr/>
          <w:fldChar w:fldCharType="end"/>
        </w:r>
      </w:hyperlink>
    </w:p>
    <w:p w:rsidRDefault="00000000" w:rsidR="00000000">
      <w:pPr>
        <w:pStyle w:val="TOC1"/>
        <w:tabs>
          <w:tab w:val="left" w:pos="440"/>
          <w:tab w:val="right" w:pos="9350" w:leader="dot"/>
        </w:tabs>
        <w:rPr>
          <w:rFonts w:ascii="Calibri" w:hAnsi="Calibri"/>
          <w:noProof/>
        </w:rPr>
      </w:pPr>
      <w:hyperlink w:anchor="_Toc256000047" w:history="1">
        <w:r>
          <w:rPr>
            <w:rStyle w:val="Hyperlink"/>
          </w:rPr>
          <w:t>6.</w:t>
        </w:r>
        <w:r>
          <w:rPr>
            <w:rStyle w:val="Hyperlink"/>
            <w:rFonts w:ascii="Calibri" w:hAnsi="Calibri"/>
            <w:noProof/>
          </w:rPr>
          <w:tab/>
        </w:r>
        <w:r>
          <w:rPr>
            <w:rStyle w:val="Hyperlink"/>
          </w:rPr>
          <w:t>[Landlord consent]</w:t>
        </w:r>
        <w:r>
          <w:rPr>
            <w:rStyle w:val="Hyperlink"/>
          </w:rPr>
          <w:tab/>
        </w:r>
        <w:r>
          <w:rPr/>
          <w:fldChar w:fldCharType="begin"/>
        </w:r>
        <w:r>
          <w:rPr/>
          <w:instrText xml:space="preserve">PAGEREF _Toc256000047 \h</w:instrText>
        </w:r>
        <w:r>
          <w:rPr/>
          <w:fldChar w:fldCharType="separate"/>
        </w:r>
        <w:r>
          <w:rPr>
            <w:rStyle w:val="Hyperlink"/>
          </w:rPr>
          <w:t>50</w:t>
        </w:r>
        <w:r>
          <w:rPr/>
          <w:fldChar w:fldCharType="end"/>
        </w:r>
      </w:hyperlink>
    </w:p>
    <w:p w:rsidRDefault="00000000" w:rsidR="00000000">
      <w:pPr>
        <w:pStyle w:val="TOC1"/>
        <w:tabs>
          <w:tab w:val="left" w:pos="440"/>
          <w:tab w:val="right" w:pos="9350" w:leader="dot"/>
        </w:tabs>
        <w:rPr>
          <w:rFonts w:ascii="Calibri" w:hAnsi="Calibri"/>
          <w:noProof/>
        </w:rPr>
      </w:pPr>
      <w:hyperlink w:anchor="_Toc256000048" w:history="1">
        <w:r>
          <w:rPr>
            <w:rStyle w:val="Hyperlink"/>
          </w:rPr>
          <w:t>7.</w:t>
        </w:r>
        <w:r>
          <w:rPr>
            <w:rStyle w:val="Hyperlink"/>
            <w:rFonts w:ascii="Calibri" w:hAnsi="Calibri"/>
            <w:noProof/>
          </w:rPr>
          <w:tab/>
        </w:r>
        <w:r>
          <w:rPr>
            <w:rStyle w:val="Hyperlink"/>
          </w:rPr>
          <w:t>[No litigation challenging transaction]</w:t>
        </w:r>
        <w:r>
          <w:rPr>
            <w:rStyle w:val="Hyperlink"/>
          </w:rPr>
          <w:tab/>
        </w:r>
        <w:r>
          <w:rPr/>
          <w:fldChar w:fldCharType="begin"/>
        </w:r>
        <w:r>
          <w:rPr/>
          <w:instrText xml:space="preserve">PAGEREF _Toc256000048 \h</w:instrText>
        </w:r>
        <w:r>
          <w:rPr/>
          <w:fldChar w:fldCharType="separate"/>
        </w:r>
        <w:r>
          <w:rPr>
            <w:rStyle w:val="Hyperlink"/>
          </w:rPr>
          <w:t>50</w:t>
        </w:r>
        <w:r>
          <w:rPr/>
          <w:fldChar w:fldCharType="end"/>
        </w:r>
      </w:hyperlink>
    </w:p>
    <w:p w:rsidRDefault="00000000" w:rsidR="00000000">
      <w:pPr>
        <w:pStyle w:val="TOC1"/>
        <w:tabs>
          <w:tab w:val="left" w:pos="1320"/>
          <w:tab w:val="right" w:pos="9350" w:leader="dot"/>
        </w:tabs>
        <w:rPr>
          <w:rFonts w:ascii="Calibri" w:hAnsi="Calibri"/>
          <w:noProof/>
        </w:rPr>
      </w:pPr>
      <w:hyperlink w:anchor="_Toc256000049" w:history="1">
        <w:r>
          <w:rPr>
            <w:rStyle w:val="Hyperlink"/>
          </w:rPr>
          <w:t>Schedule 4</w:t>
        </w:r>
        <w:r>
          <w:rPr>
            <w:rStyle w:val="Hyperlink"/>
            <w:rFonts w:ascii="Calibri" w:hAnsi="Calibri"/>
            <w:noProof/>
          </w:rPr>
          <w:tab/>
        </w:r>
        <w:r>
          <w:rPr>
            <w:rStyle w:val="Hyperlink"/>
          </w:rPr>
          <w:t>The Customer Contracts</w:t>
        </w:r>
        <w:r>
          <w:rPr>
            <w:rStyle w:val="Hyperlink"/>
          </w:rPr>
          <w:tab/>
        </w:r>
        <w:r>
          <w:rPr/>
          <w:fldChar w:fldCharType="begin"/>
        </w:r>
        <w:r>
          <w:rPr/>
          <w:instrText xml:space="preserve">PAGEREF _Toc256000049 \h</w:instrText>
        </w:r>
        <w:r>
          <w:rPr/>
          <w:fldChar w:fldCharType="separate"/>
        </w:r>
        <w:r>
          <w:rPr>
            <w:rStyle w:val="Hyperlink"/>
          </w:rPr>
          <w:t>51</w:t>
        </w:r>
        <w:r>
          <w:rPr/>
          <w:fldChar w:fldCharType="end"/>
        </w:r>
      </w:hyperlink>
    </w:p>
    <w:p w:rsidRDefault="00000000" w:rsidR="00000000">
      <w:pPr>
        <w:pStyle w:val="TOC1"/>
        <w:tabs>
          <w:tab w:val="left" w:pos="1320"/>
          <w:tab w:val="right" w:pos="9350" w:leader="dot"/>
        </w:tabs>
        <w:rPr>
          <w:rFonts w:ascii="Calibri" w:hAnsi="Calibri"/>
          <w:noProof/>
        </w:rPr>
      </w:pPr>
      <w:hyperlink w:anchor="_Toc256000050" w:history="1">
        <w:r>
          <w:rPr>
            <w:rStyle w:val="Hyperlink"/>
          </w:rPr>
          <w:t>Schedule 5</w:t>
        </w:r>
        <w:r>
          <w:rPr>
            <w:rStyle w:val="Hyperlink"/>
            <w:rFonts w:ascii="Calibri" w:hAnsi="Calibri"/>
            <w:noProof/>
          </w:rPr>
          <w:tab/>
        </w:r>
        <w:r>
          <w:rPr>
            <w:rStyle w:val="Hyperlink"/>
          </w:rPr>
          <w:t>The Employees</w:t>
        </w:r>
        <w:r>
          <w:rPr>
            <w:rStyle w:val="Hyperlink"/>
          </w:rPr>
          <w:tab/>
        </w:r>
        <w:r>
          <w:rPr/>
          <w:fldChar w:fldCharType="begin"/>
        </w:r>
        <w:r>
          <w:rPr/>
          <w:instrText xml:space="preserve">PAGEREF _Toc256000050 \h</w:instrText>
        </w:r>
        <w:r>
          <w:rPr/>
          <w:fldChar w:fldCharType="separate"/>
        </w:r>
        <w:r>
          <w:rPr>
            <w:rStyle w:val="Hyperlink"/>
          </w:rPr>
          <w:t>52</w:t>
        </w:r>
        <w:r>
          <w:rPr/>
          <w:fldChar w:fldCharType="end"/>
        </w:r>
      </w:hyperlink>
    </w:p>
    <w:p w:rsidRDefault="00000000" w:rsidR="00000000">
      <w:pPr>
        <w:pStyle w:val="TOC1"/>
        <w:tabs>
          <w:tab w:val="left" w:pos="1320"/>
          <w:tab w:val="right" w:pos="9350" w:leader="dot"/>
        </w:tabs>
        <w:rPr>
          <w:rFonts w:ascii="Calibri" w:hAnsi="Calibri"/>
          <w:noProof/>
        </w:rPr>
      </w:pPr>
      <w:hyperlink w:anchor="_Toc256000051" w:history="1">
        <w:r>
          <w:rPr>
            <w:rStyle w:val="Hyperlink"/>
          </w:rPr>
          <w:t>Schedule 6</w:t>
        </w:r>
        <w:r>
          <w:rPr>
            <w:rStyle w:val="Hyperlink"/>
            <w:rFonts w:ascii="Calibri" w:hAnsi="Calibri"/>
            <w:noProof/>
          </w:rPr>
          <w:tab/>
        </w:r>
        <w:r>
          <w:rPr>
            <w:rStyle w:val="Hyperlink"/>
          </w:rPr>
          <w:t>Certain Assets</w:t>
        </w:r>
        <w:r>
          <w:rPr>
            <w:rStyle w:val="Hyperlink"/>
          </w:rPr>
          <w:tab/>
        </w:r>
        <w:r>
          <w:rPr/>
          <w:fldChar w:fldCharType="begin"/>
        </w:r>
        <w:r>
          <w:rPr/>
          <w:instrText xml:space="preserve">PAGEREF _Toc256000051 \h</w:instrText>
        </w:r>
        <w:r>
          <w:rPr/>
          <w:fldChar w:fldCharType="separate"/>
        </w:r>
        <w:r>
          <w:rPr>
            <w:rStyle w:val="Hyperlink"/>
          </w:rPr>
          <w:t>53</w:t>
        </w:r>
        <w:r>
          <w:rPr/>
          <w:fldChar w:fldCharType="end"/>
        </w:r>
      </w:hyperlink>
    </w:p>
    <w:p w:rsidRDefault="00000000" w:rsidR="00000000">
      <w:pPr>
        <w:pStyle w:val="TOC1"/>
        <w:tabs>
          <w:tab w:val="left" w:pos="880"/>
          <w:tab w:val="right" w:pos="9350" w:leader="dot"/>
        </w:tabs>
        <w:rPr>
          <w:rFonts w:ascii="Calibri" w:hAnsi="Calibri"/>
          <w:noProof/>
        </w:rPr>
      </w:pPr>
      <w:hyperlink w:anchor="_Toc256000052" w:history="1">
        <w:r>
          <w:rPr>
            <w:rStyle w:val="Hyperlink"/>
          </w:rPr>
          <w:t>Part 1</w:t>
        </w:r>
        <w:r>
          <w:rPr>
            <w:rStyle w:val="Hyperlink"/>
            <w:rFonts w:ascii="Calibri" w:hAnsi="Calibri"/>
            <w:noProof/>
          </w:rPr>
          <w:tab/>
        </w:r>
        <w:r>
          <w:rPr>
            <w:rStyle w:val="Hyperlink"/>
          </w:rPr>
          <w:t>The Fixed Assets</w:t>
        </w:r>
        <w:r>
          <w:rPr>
            <w:rStyle w:val="Hyperlink"/>
          </w:rPr>
          <w:tab/>
        </w:r>
        <w:r>
          <w:rPr/>
          <w:fldChar w:fldCharType="begin"/>
        </w:r>
        <w:r>
          <w:rPr/>
          <w:instrText xml:space="preserve">PAGEREF _Toc256000052 \h</w:instrText>
        </w:r>
        <w:r>
          <w:rPr/>
          <w:fldChar w:fldCharType="separate"/>
        </w:r>
        <w:r>
          <w:rPr>
            <w:rStyle w:val="Hyperlink"/>
          </w:rPr>
          <w:t>53</w:t>
        </w:r>
        <w:r>
          <w:rPr/>
          <w:fldChar w:fldCharType="end"/>
        </w:r>
      </w:hyperlink>
    </w:p>
    <w:p w:rsidRDefault="00000000" w:rsidR="00000000">
      <w:pPr>
        <w:pStyle w:val="TOC1"/>
        <w:tabs>
          <w:tab w:val="left" w:pos="880"/>
          <w:tab w:val="right" w:pos="9350" w:leader="dot"/>
        </w:tabs>
        <w:rPr>
          <w:rFonts w:ascii="Calibri" w:hAnsi="Calibri"/>
          <w:noProof/>
        </w:rPr>
      </w:pPr>
      <w:hyperlink w:anchor="_Toc256000053" w:history="1">
        <w:r>
          <w:rPr>
            <w:rStyle w:val="Hyperlink"/>
          </w:rPr>
          <w:t>Part 2</w:t>
        </w:r>
        <w:r>
          <w:rPr>
            <w:rStyle w:val="Hyperlink"/>
            <w:rFonts w:ascii="Calibri" w:hAnsi="Calibri"/>
            <w:noProof/>
          </w:rPr>
          <w:tab/>
        </w:r>
        <w:r>
          <w:rPr>
            <w:rStyle w:val="Hyperlink"/>
          </w:rPr>
          <w:t>The Moveable Assets</w:t>
        </w:r>
        <w:r>
          <w:rPr>
            <w:rStyle w:val="Hyperlink"/>
          </w:rPr>
          <w:tab/>
        </w:r>
        <w:r>
          <w:rPr/>
          <w:fldChar w:fldCharType="begin"/>
        </w:r>
        <w:r>
          <w:rPr/>
          <w:instrText xml:space="preserve">PAGEREF _Toc256000053 \h</w:instrText>
        </w:r>
        <w:r>
          <w:rPr/>
          <w:fldChar w:fldCharType="separate"/>
        </w:r>
        <w:r>
          <w:rPr>
            <w:rStyle w:val="Hyperlink"/>
          </w:rPr>
          <w:t>53</w:t>
        </w:r>
        <w:r>
          <w:rPr/>
          <w:fldChar w:fldCharType="end"/>
        </w:r>
      </w:hyperlink>
    </w:p>
    <w:p w:rsidRDefault="00000000" w:rsidR="00000000">
      <w:pPr>
        <w:pStyle w:val="TOC1"/>
        <w:tabs>
          <w:tab w:val="left" w:pos="1320"/>
          <w:tab w:val="right" w:pos="9350" w:leader="dot"/>
        </w:tabs>
        <w:rPr>
          <w:rFonts w:ascii="Calibri" w:hAnsi="Calibri"/>
          <w:noProof/>
        </w:rPr>
      </w:pPr>
      <w:hyperlink w:anchor="_Toc256000054" w:history="1">
        <w:r>
          <w:rPr>
            <w:rStyle w:val="Hyperlink"/>
          </w:rPr>
          <w:t>Schedule 7</w:t>
        </w:r>
        <w:r>
          <w:rPr>
            <w:rStyle w:val="Hyperlink"/>
            <w:rFonts w:ascii="Calibri" w:hAnsi="Calibri"/>
            <w:noProof/>
          </w:rPr>
          <w:tab/>
        </w:r>
        <w:r>
          <w:rPr>
            <w:rStyle w:val="Hyperlink"/>
          </w:rPr>
          <w:t>The Intellectual Property Rights</w:t>
        </w:r>
        <w:r>
          <w:rPr>
            <w:rStyle w:val="Hyperlink"/>
          </w:rPr>
          <w:tab/>
        </w:r>
        <w:r>
          <w:rPr/>
          <w:fldChar w:fldCharType="begin"/>
        </w:r>
        <w:r>
          <w:rPr/>
          <w:instrText xml:space="preserve">PAGEREF _Toc256000054 \h</w:instrText>
        </w:r>
        <w:r>
          <w:rPr/>
          <w:fldChar w:fldCharType="separate"/>
        </w:r>
        <w:r>
          <w:rPr>
            <w:rStyle w:val="Hyperlink"/>
          </w:rPr>
          <w:t>54</w:t>
        </w:r>
        <w:r>
          <w:rPr/>
          <w:fldChar w:fldCharType="end"/>
        </w:r>
      </w:hyperlink>
    </w:p>
    <w:p w:rsidRDefault="00000000" w:rsidR="00000000">
      <w:pPr>
        <w:pStyle w:val="TOC1"/>
        <w:tabs>
          <w:tab w:val="left" w:pos="880"/>
          <w:tab w:val="right" w:pos="9350" w:leader="dot"/>
        </w:tabs>
        <w:rPr>
          <w:rFonts w:ascii="Calibri" w:hAnsi="Calibri"/>
          <w:noProof/>
        </w:rPr>
      </w:pPr>
      <w:hyperlink w:anchor="_Toc256000055" w:history="1">
        <w:r>
          <w:rPr>
            <w:rStyle w:val="Hyperlink"/>
          </w:rPr>
          <w:t>Part 1</w:t>
        </w:r>
        <w:r>
          <w:rPr>
            <w:rStyle w:val="Hyperlink"/>
            <w:rFonts w:ascii="Calibri" w:hAnsi="Calibri"/>
            <w:noProof/>
          </w:rPr>
          <w:tab/>
        </w:r>
        <w:r>
          <w:rPr>
            <w:rStyle w:val="Hyperlink"/>
          </w:rPr>
          <w:t>The Business Intellectual Property Rights</w:t>
        </w:r>
        <w:r>
          <w:rPr>
            <w:rStyle w:val="Hyperlink"/>
          </w:rPr>
          <w:tab/>
        </w:r>
        <w:r>
          <w:rPr/>
          <w:fldChar w:fldCharType="begin"/>
        </w:r>
        <w:r>
          <w:rPr/>
          <w:instrText xml:space="preserve">PAGEREF _Toc256000055 \h</w:instrText>
        </w:r>
        <w:r>
          <w:rPr/>
          <w:fldChar w:fldCharType="separate"/>
        </w:r>
        <w:r>
          <w:rPr>
            <w:rStyle w:val="Hyperlink"/>
          </w:rPr>
          <w:t>54</w:t>
        </w:r>
        <w:r>
          <w:rPr/>
          <w:fldChar w:fldCharType="end"/>
        </w:r>
      </w:hyperlink>
    </w:p>
    <w:p w:rsidRDefault="00000000" w:rsidR="00000000">
      <w:pPr>
        <w:pStyle w:val="TOC1"/>
        <w:tabs>
          <w:tab w:val="left" w:pos="880"/>
          <w:tab w:val="right" w:pos="9350" w:leader="dot"/>
        </w:tabs>
        <w:rPr>
          <w:rFonts w:ascii="Calibri" w:hAnsi="Calibri"/>
          <w:noProof/>
        </w:rPr>
      </w:pPr>
      <w:hyperlink w:anchor="_Toc256000056" w:history="1">
        <w:r>
          <w:rPr>
            <w:rStyle w:val="Hyperlink"/>
          </w:rPr>
          <w:t>Part 2</w:t>
        </w:r>
        <w:r>
          <w:rPr>
            <w:rStyle w:val="Hyperlink"/>
            <w:rFonts w:ascii="Calibri" w:hAnsi="Calibri"/>
            <w:noProof/>
          </w:rPr>
          <w:tab/>
        </w:r>
        <w:r>
          <w:rPr>
            <w:rStyle w:val="Hyperlink"/>
          </w:rPr>
          <w:t>Buyer's Shared Intellectual Property Rights</w:t>
        </w:r>
        <w:r>
          <w:rPr>
            <w:rStyle w:val="Hyperlink"/>
          </w:rPr>
          <w:tab/>
        </w:r>
        <w:r>
          <w:rPr/>
          <w:fldChar w:fldCharType="begin"/>
        </w:r>
        <w:r>
          <w:rPr/>
          <w:instrText xml:space="preserve">PAGEREF _Toc256000056 \h</w:instrText>
        </w:r>
        <w:r>
          <w:rPr/>
          <w:fldChar w:fldCharType="separate"/>
        </w:r>
        <w:r>
          <w:rPr>
            <w:rStyle w:val="Hyperlink"/>
          </w:rPr>
          <w:t>54</w:t>
        </w:r>
        <w:r>
          <w:rPr/>
          <w:fldChar w:fldCharType="end"/>
        </w:r>
      </w:hyperlink>
    </w:p>
    <w:p w:rsidRDefault="00000000" w:rsidR="00000000">
      <w:pPr>
        <w:pStyle w:val="TOC1"/>
        <w:tabs>
          <w:tab w:val="left" w:pos="880"/>
          <w:tab w:val="right" w:pos="9350" w:leader="dot"/>
        </w:tabs>
        <w:rPr>
          <w:rFonts w:ascii="Calibri" w:hAnsi="Calibri"/>
          <w:noProof/>
        </w:rPr>
      </w:pPr>
      <w:hyperlink w:anchor="_Toc256000057" w:history="1">
        <w:r>
          <w:rPr>
            <w:rStyle w:val="Hyperlink"/>
          </w:rPr>
          <w:t>Part 3</w:t>
        </w:r>
        <w:r>
          <w:rPr>
            <w:rStyle w:val="Hyperlink"/>
            <w:rFonts w:ascii="Calibri" w:hAnsi="Calibri"/>
            <w:noProof/>
          </w:rPr>
          <w:tab/>
        </w:r>
        <w:r>
          <w:rPr>
            <w:rStyle w:val="Hyperlink"/>
          </w:rPr>
          <w:t>Seller's Shared Intellectual Property Rights</w:t>
        </w:r>
        <w:r>
          <w:rPr>
            <w:rStyle w:val="Hyperlink"/>
          </w:rPr>
          <w:tab/>
        </w:r>
        <w:r>
          <w:rPr/>
          <w:fldChar w:fldCharType="begin"/>
        </w:r>
        <w:r>
          <w:rPr/>
          <w:instrText xml:space="preserve">PAGEREF _Toc256000057 \h</w:instrText>
        </w:r>
        <w:r>
          <w:rPr/>
          <w:fldChar w:fldCharType="separate"/>
        </w:r>
        <w:r>
          <w:rPr>
            <w:rStyle w:val="Hyperlink"/>
          </w:rPr>
          <w:t>54</w:t>
        </w:r>
        <w:r>
          <w:rPr/>
          <w:fldChar w:fldCharType="end"/>
        </w:r>
      </w:hyperlink>
    </w:p>
    <w:p w:rsidRDefault="00000000" w:rsidR="00000000">
      <w:pPr>
        <w:pStyle w:val="TOC1"/>
        <w:tabs>
          <w:tab w:val="left" w:pos="880"/>
          <w:tab w:val="right" w:pos="9350" w:leader="dot"/>
        </w:tabs>
        <w:rPr>
          <w:rFonts w:ascii="Calibri" w:hAnsi="Calibri"/>
          <w:noProof/>
        </w:rPr>
      </w:pPr>
      <w:hyperlink w:anchor="_Toc256000058" w:history="1">
        <w:r>
          <w:rPr>
            <w:rStyle w:val="Hyperlink"/>
          </w:rPr>
          <w:t>Part 4</w:t>
        </w:r>
        <w:r>
          <w:rPr>
            <w:rStyle w:val="Hyperlink"/>
            <w:rFonts w:ascii="Calibri" w:hAnsi="Calibri"/>
            <w:noProof/>
          </w:rPr>
          <w:tab/>
        </w:r>
        <w:r>
          <w:rPr>
            <w:rStyle w:val="Hyperlink"/>
          </w:rPr>
          <w:t>IP Licences</w:t>
        </w:r>
        <w:r>
          <w:rPr>
            <w:rStyle w:val="Hyperlink"/>
          </w:rPr>
          <w:tab/>
        </w:r>
        <w:r>
          <w:rPr/>
          <w:fldChar w:fldCharType="begin"/>
        </w:r>
        <w:r>
          <w:rPr/>
          <w:instrText xml:space="preserve">PAGEREF _Toc256000058 \h</w:instrText>
        </w:r>
        <w:r>
          <w:rPr/>
          <w:fldChar w:fldCharType="separate"/>
        </w:r>
        <w:r>
          <w:rPr>
            <w:rStyle w:val="Hyperlink"/>
          </w:rPr>
          <w:t>54</w:t>
        </w:r>
        <w:r>
          <w:rPr/>
          <w:fldChar w:fldCharType="end"/>
        </w:r>
      </w:hyperlink>
    </w:p>
    <w:p w:rsidRDefault="00000000" w:rsidR="00000000">
      <w:pPr>
        <w:pStyle w:val="TOC1"/>
        <w:tabs>
          <w:tab w:val="left" w:pos="1320"/>
          <w:tab w:val="right" w:pos="9350" w:leader="dot"/>
        </w:tabs>
        <w:rPr>
          <w:rFonts w:ascii="Calibri" w:hAnsi="Calibri"/>
          <w:noProof/>
        </w:rPr>
      </w:pPr>
      <w:hyperlink w:anchor="_Toc256000059" w:history="1">
        <w:r>
          <w:rPr>
            <w:rStyle w:val="Hyperlink"/>
          </w:rPr>
          <w:t>Schedule 8</w:t>
        </w:r>
        <w:r>
          <w:rPr>
            <w:rStyle w:val="Hyperlink"/>
            <w:rFonts w:ascii="Calibri" w:hAnsi="Calibri"/>
            <w:noProof/>
          </w:rPr>
          <w:tab/>
        </w:r>
        <w:r>
          <w:rPr>
            <w:rStyle w:val="Hyperlink"/>
          </w:rPr>
          <w:t>The Leasing and Hire Agreements</w:t>
        </w:r>
        <w:r>
          <w:rPr>
            <w:rStyle w:val="Hyperlink"/>
          </w:rPr>
          <w:tab/>
        </w:r>
        <w:r>
          <w:rPr/>
          <w:fldChar w:fldCharType="begin"/>
        </w:r>
        <w:r>
          <w:rPr/>
          <w:instrText xml:space="preserve">PAGEREF _Toc256000059 \h</w:instrText>
        </w:r>
        <w:r>
          <w:rPr/>
          <w:fldChar w:fldCharType="separate"/>
        </w:r>
        <w:r>
          <w:rPr>
            <w:rStyle w:val="Hyperlink"/>
          </w:rPr>
          <w:t>55</w:t>
        </w:r>
        <w:r>
          <w:rPr/>
          <w:fldChar w:fldCharType="end"/>
        </w:r>
      </w:hyperlink>
    </w:p>
    <w:p w:rsidRDefault="00000000" w:rsidR="00000000">
      <w:pPr>
        <w:pStyle w:val="TOC1"/>
        <w:tabs>
          <w:tab w:val="left" w:pos="1320"/>
          <w:tab w:val="right" w:pos="9350" w:leader="dot"/>
        </w:tabs>
        <w:rPr>
          <w:rFonts w:ascii="Calibri" w:hAnsi="Calibri"/>
          <w:noProof/>
        </w:rPr>
      </w:pPr>
      <w:hyperlink w:anchor="_Toc256000060" w:history="1">
        <w:r>
          <w:rPr>
            <w:rStyle w:val="Hyperlink"/>
          </w:rPr>
          <w:t>Schedule 9</w:t>
        </w:r>
        <w:r>
          <w:rPr>
            <w:rStyle w:val="Hyperlink"/>
            <w:rFonts w:ascii="Calibri" w:hAnsi="Calibri"/>
            <w:noProof/>
          </w:rPr>
          <w:tab/>
        </w:r>
        <w:r>
          <w:rPr>
            <w:rStyle w:val="Hyperlink"/>
          </w:rPr>
          <w:t>The Properties</w:t>
        </w:r>
        <w:r>
          <w:rPr>
            <w:rStyle w:val="Hyperlink"/>
          </w:rPr>
          <w:tab/>
        </w:r>
        <w:r>
          <w:rPr/>
          <w:fldChar w:fldCharType="begin"/>
        </w:r>
        <w:r>
          <w:rPr/>
          <w:instrText xml:space="preserve">PAGEREF _Toc256000060 \h</w:instrText>
        </w:r>
        <w:r>
          <w:rPr/>
          <w:fldChar w:fldCharType="separate"/>
        </w:r>
        <w:r>
          <w:rPr>
            <w:rStyle w:val="Hyperlink"/>
          </w:rPr>
          <w:t>56</w:t>
        </w:r>
        <w:r>
          <w:rPr/>
          <w:fldChar w:fldCharType="end"/>
        </w:r>
      </w:hyperlink>
    </w:p>
    <w:p w:rsidRDefault="00000000" w:rsidR="00000000">
      <w:pPr>
        <w:pStyle w:val="TOC1"/>
        <w:tabs>
          <w:tab w:val="left" w:pos="880"/>
          <w:tab w:val="right" w:pos="9350" w:leader="dot"/>
        </w:tabs>
        <w:rPr>
          <w:rFonts w:ascii="Calibri" w:hAnsi="Calibri"/>
          <w:noProof/>
        </w:rPr>
      </w:pPr>
      <w:hyperlink w:anchor="_Toc256000061" w:history="1">
        <w:r>
          <w:rPr>
            <w:rStyle w:val="Hyperlink"/>
          </w:rPr>
          <w:t>Part 1</w:t>
        </w:r>
        <w:r>
          <w:rPr>
            <w:rStyle w:val="Hyperlink"/>
            <w:rFonts w:ascii="Calibri" w:hAnsi="Calibri"/>
            <w:noProof/>
          </w:rPr>
          <w:tab/>
        </w:r>
        <w:r>
          <w:rPr>
            <w:rStyle w:val="Hyperlink"/>
          </w:rPr>
          <w:t>Freehold Properties</w:t>
        </w:r>
        <w:r>
          <w:rPr>
            <w:rStyle w:val="Hyperlink"/>
          </w:rPr>
          <w:tab/>
        </w:r>
        <w:r>
          <w:rPr/>
          <w:fldChar w:fldCharType="begin"/>
        </w:r>
        <w:r>
          <w:rPr/>
          <w:instrText xml:space="preserve">PAGEREF _Toc256000061 \h</w:instrText>
        </w:r>
        <w:r>
          <w:rPr/>
          <w:fldChar w:fldCharType="separate"/>
        </w:r>
        <w:r>
          <w:rPr>
            <w:rStyle w:val="Hyperlink"/>
          </w:rPr>
          <w:t>56</w:t>
        </w:r>
        <w:r>
          <w:rPr/>
          <w:fldChar w:fldCharType="end"/>
        </w:r>
      </w:hyperlink>
    </w:p>
    <w:p w:rsidRDefault="00000000" w:rsidR="00000000">
      <w:pPr>
        <w:pStyle w:val="TOC1"/>
        <w:tabs>
          <w:tab w:val="left" w:pos="880"/>
          <w:tab w:val="right" w:pos="9350" w:leader="dot"/>
        </w:tabs>
        <w:rPr>
          <w:rFonts w:ascii="Calibri" w:hAnsi="Calibri"/>
          <w:noProof/>
        </w:rPr>
      </w:pPr>
      <w:hyperlink w:anchor="_Toc256000062" w:history="1">
        <w:r>
          <w:rPr>
            <w:rStyle w:val="Hyperlink"/>
          </w:rPr>
          <w:t>Part 2</w:t>
        </w:r>
        <w:r>
          <w:rPr>
            <w:rStyle w:val="Hyperlink"/>
            <w:rFonts w:ascii="Calibri" w:hAnsi="Calibri"/>
            <w:noProof/>
          </w:rPr>
          <w:tab/>
        </w:r>
        <w:r>
          <w:rPr>
            <w:rStyle w:val="Hyperlink"/>
          </w:rPr>
          <w:t>Leasehold Properties</w:t>
        </w:r>
        <w:r>
          <w:rPr>
            <w:rStyle w:val="Hyperlink"/>
          </w:rPr>
          <w:tab/>
        </w:r>
        <w:r>
          <w:rPr/>
          <w:fldChar w:fldCharType="begin"/>
        </w:r>
        <w:r>
          <w:rPr/>
          <w:instrText xml:space="preserve">PAGEREF _Toc256000062 \h</w:instrText>
        </w:r>
        <w:r>
          <w:rPr/>
          <w:fldChar w:fldCharType="separate"/>
        </w:r>
        <w:r>
          <w:rPr>
            <w:rStyle w:val="Hyperlink"/>
          </w:rPr>
          <w:t>56</w:t>
        </w:r>
        <w:r>
          <w:rPr/>
          <w:fldChar w:fldCharType="end"/>
        </w:r>
      </w:hyperlink>
    </w:p>
    <w:p w:rsidRDefault="00000000" w:rsidR="00000000">
      <w:pPr>
        <w:pStyle w:val="TOC1"/>
        <w:tabs>
          <w:tab w:val="left" w:pos="880"/>
          <w:tab w:val="right" w:pos="9350" w:leader="dot"/>
        </w:tabs>
        <w:rPr>
          <w:rFonts w:ascii="Calibri" w:hAnsi="Calibri"/>
          <w:noProof/>
        </w:rPr>
      </w:pPr>
      <w:hyperlink w:anchor="_Toc256000063" w:history="1">
        <w:r>
          <w:rPr>
            <w:rStyle w:val="Hyperlink"/>
          </w:rPr>
          <w:t>Part 3</w:t>
        </w:r>
        <w:r>
          <w:rPr>
            <w:rStyle w:val="Hyperlink"/>
            <w:rFonts w:ascii="Calibri" w:hAnsi="Calibri"/>
            <w:noProof/>
          </w:rPr>
          <w:tab/>
        </w:r>
        <w:r>
          <w:rPr>
            <w:rStyle w:val="Hyperlink"/>
          </w:rPr>
          <w:t>Conditions of sale: Freehold Properties</w:t>
        </w:r>
        <w:r>
          <w:rPr>
            <w:rStyle w:val="Hyperlink"/>
          </w:rPr>
          <w:tab/>
        </w:r>
        <w:r>
          <w:rPr/>
          <w:fldChar w:fldCharType="begin"/>
        </w:r>
        <w:r>
          <w:rPr/>
          <w:instrText xml:space="preserve">PAGEREF _Toc256000063 \h</w:instrText>
        </w:r>
        <w:r>
          <w:rPr/>
          <w:fldChar w:fldCharType="separate"/>
        </w:r>
        <w:r>
          <w:rPr>
            <w:rStyle w:val="Hyperlink"/>
          </w:rPr>
          <w:t>56</w:t>
        </w:r>
        <w:r>
          <w:rPr/>
          <w:fldChar w:fldCharType="end"/>
        </w:r>
      </w:hyperlink>
    </w:p>
    <w:p w:rsidRDefault="00000000" w:rsidR="00000000">
      <w:pPr>
        <w:pStyle w:val="TOC1"/>
        <w:tabs>
          <w:tab w:val="left" w:pos="880"/>
          <w:tab w:val="right" w:pos="9350" w:leader="dot"/>
        </w:tabs>
        <w:rPr>
          <w:rFonts w:ascii="Calibri" w:hAnsi="Calibri"/>
          <w:noProof/>
        </w:rPr>
      </w:pPr>
      <w:hyperlink w:anchor="_Toc256000064" w:history="1">
        <w:r>
          <w:rPr>
            <w:rStyle w:val="Hyperlink"/>
          </w:rPr>
          <w:t>Part 4</w:t>
        </w:r>
        <w:r>
          <w:rPr>
            <w:rStyle w:val="Hyperlink"/>
            <w:rFonts w:ascii="Calibri" w:hAnsi="Calibri"/>
            <w:noProof/>
          </w:rPr>
          <w:tab/>
        </w:r>
        <w:r>
          <w:rPr>
            <w:rStyle w:val="Hyperlink"/>
          </w:rPr>
          <w:t>Conditions of sale: Leasehold Properties</w:t>
        </w:r>
        <w:r>
          <w:rPr>
            <w:rStyle w:val="Hyperlink"/>
          </w:rPr>
          <w:tab/>
        </w:r>
        <w:r>
          <w:rPr/>
          <w:fldChar w:fldCharType="begin"/>
        </w:r>
        <w:r>
          <w:rPr/>
          <w:instrText xml:space="preserve">PAGEREF _Toc256000064 \h</w:instrText>
        </w:r>
        <w:r>
          <w:rPr/>
          <w:fldChar w:fldCharType="separate"/>
        </w:r>
        <w:r>
          <w:rPr>
            <w:rStyle w:val="Hyperlink"/>
          </w:rPr>
          <w:t>56</w:t>
        </w:r>
        <w:r>
          <w:rPr/>
          <w:fldChar w:fldCharType="end"/>
        </w:r>
      </w:hyperlink>
    </w:p>
    <w:p w:rsidRDefault="00000000" w:rsidR="00000000">
      <w:pPr>
        <w:pStyle w:val="TOC1"/>
        <w:tabs>
          <w:tab w:val="left" w:pos="880"/>
          <w:tab w:val="right" w:pos="9350" w:leader="dot"/>
        </w:tabs>
        <w:rPr>
          <w:rFonts w:ascii="Calibri" w:hAnsi="Calibri"/>
          <w:noProof/>
        </w:rPr>
      </w:pPr>
      <w:hyperlink w:anchor="_Toc256000065" w:history="1">
        <w:r>
          <w:rPr>
            <w:rStyle w:val="Hyperlink"/>
          </w:rPr>
          <w:t>Part 5</w:t>
        </w:r>
        <w:r>
          <w:rPr>
            <w:rStyle w:val="Hyperlink"/>
            <w:rFonts w:ascii="Calibri" w:hAnsi="Calibri"/>
            <w:noProof/>
          </w:rPr>
          <w:tab/>
        </w:r>
        <w:r>
          <w:rPr>
            <w:rStyle w:val="Hyperlink"/>
          </w:rPr>
          <w:t>Transfer of Freehold Properties</w:t>
        </w:r>
        <w:r>
          <w:rPr>
            <w:rStyle w:val="Hyperlink"/>
          </w:rPr>
          <w:tab/>
        </w:r>
        <w:r>
          <w:rPr/>
          <w:fldChar w:fldCharType="begin"/>
        </w:r>
        <w:r>
          <w:rPr/>
          <w:instrText xml:space="preserve">PAGEREF _Toc256000065 \h</w:instrText>
        </w:r>
        <w:r>
          <w:rPr/>
          <w:fldChar w:fldCharType="separate"/>
        </w:r>
        <w:r>
          <w:rPr>
            <w:rStyle w:val="Hyperlink"/>
          </w:rPr>
          <w:t>56</w:t>
        </w:r>
        <w:r>
          <w:rPr/>
          <w:fldChar w:fldCharType="end"/>
        </w:r>
      </w:hyperlink>
    </w:p>
    <w:p w:rsidRDefault="00000000" w:rsidR="00000000">
      <w:pPr>
        <w:pStyle w:val="TOC1"/>
        <w:tabs>
          <w:tab w:val="left" w:pos="880"/>
          <w:tab w:val="right" w:pos="9350" w:leader="dot"/>
        </w:tabs>
        <w:rPr>
          <w:rFonts w:ascii="Calibri" w:hAnsi="Calibri"/>
          <w:noProof/>
        </w:rPr>
      </w:pPr>
      <w:hyperlink w:anchor="_Toc256000066" w:history="1">
        <w:r>
          <w:rPr>
            <w:rStyle w:val="Hyperlink"/>
          </w:rPr>
          <w:t>Part 6</w:t>
        </w:r>
        <w:r>
          <w:rPr>
            <w:rStyle w:val="Hyperlink"/>
            <w:rFonts w:ascii="Calibri" w:hAnsi="Calibri"/>
            <w:noProof/>
          </w:rPr>
          <w:tab/>
        </w:r>
        <w:r>
          <w:rPr>
            <w:rStyle w:val="Hyperlink"/>
          </w:rPr>
          <w:t>Transfer and assignment of Leasehold Properties</w:t>
        </w:r>
        <w:r>
          <w:rPr>
            <w:rStyle w:val="Hyperlink"/>
          </w:rPr>
          <w:tab/>
        </w:r>
        <w:r>
          <w:rPr/>
          <w:fldChar w:fldCharType="begin"/>
        </w:r>
        <w:r>
          <w:rPr/>
          <w:instrText xml:space="preserve">PAGEREF _Toc256000066 \h</w:instrText>
        </w:r>
        <w:r>
          <w:rPr/>
          <w:fldChar w:fldCharType="separate"/>
        </w:r>
        <w:r>
          <w:rPr>
            <w:rStyle w:val="Hyperlink"/>
          </w:rPr>
          <w:t>56</w:t>
        </w:r>
        <w:r>
          <w:rPr/>
          <w:fldChar w:fldCharType="end"/>
        </w:r>
      </w:hyperlink>
    </w:p>
    <w:p w:rsidRDefault="00000000" w:rsidR="00000000">
      <w:pPr>
        <w:pStyle w:val="TOC1"/>
        <w:tabs>
          <w:tab w:val="left" w:pos="1320"/>
          <w:tab w:val="right" w:pos="9350" w:leader="dot"/>
        </w:tabs>
        <w:rPr>
          <w:rFonts w:ascii="Calibri" w:hAnsi="Calibri"/>
          <w:noProof/>
        </w:rPr>
      </w:pPr>
      <w:hyperlink w:anchor="_Toc256000067" w:history="1">
        <w:r>
          <w:rPr>
            <w:rStyle w:val="Hyperlink"/>
          </w:rPr>
          <w:t>Schedule 10</w:t>
        </w:r>
        <w:r>
          <w:rPr>
            <w:rStyle w:val="Hyperlink"/>
            <w:rFonts w:ascii="Calibri" w:hAnsi="Calibri"/>
            <w:noProof/>
          </w:rPr>
          <w:tab/>
        </w:r>
        <w:r>
          <w:rPr>
            <w:rStyle w:val="Hyperlink"/>
          </w:rPr>
          <w:t>The Supplier Contracts</w:t>
        </w:r>
        <w:r>
          <w:rPr>
            <w:rStyle w:val="Hyperlink"/>
          </w:rPr>
          <w:tab/>
        </w:r>
        <w:r>
          <w:rPr/>
          <w:fldChar w:fldCharType="begin"/>
        </w:r>
        <w:r>
          <w:rPr/>
          <w:instrText xml:space="preserve">PAGEREF _Toc256000067 \h</w:instrText>
        </w:r>
        <w:r>
          <w:rPr/>
          <w:fldChar w:fldCharType="separate"/>
        </w:r>
        <w:r>
          <w:rPr>
            <w:rStyle w:val="Hyperlink"/>
          </w:rPr>
          <w:t>57</w:t>
        </w:r>
        <w:r>
          <w:rPr/>
          <w:fldChar w:fldCharType="end"/>
        </w:r>
      </w:hyperlink>
    </w:p>
    <w:p w:rsidRDefault="00000000" w:rsidR="00000000">
      <w:pPr>
        <w:pStyle w:val="TOC1"/>
        <w:tabs>
          <w:tab w:val="left" w:pos="1320"/>
          <w:tab w:val="right" w:pos="9350" w:leader="dot"/>
        </w:tabs>
        <w:rPr>
          <w:rFonts w:ascii="Calibri" w:hAnsi="Calibri"/>
          <w:noProof/>
        </w:rPr>
      </w:pPr>
      <w:hyperlink w:anchor="_Toc256000068" w:history="1">
        <w:r>
          <w:rPr>
            <w:rStyle w:val="Hyperlink"/>
          </w:rPr>
          <w:t>Schedule 11</w:t>
        </w:r>
        <w:r>
          <w:rPr>
            <w:rStyle w:val="Hyperlink"/>
            <w:rFonts w:ascii="Calibri" w:hAnsi="Calibri"/>
            <w:noProof/>
          </w:rPr>
          <w:tab/>
        </w:r>
        <w:r>
          <w:rPr>
            <w:rStyle w:val="Hyperlink"/>
          </w:rPr>
          <w:t>The Motor Vehicles</w:t>
        </w:r>
        <w:r>
          <w:rPr>
            <w:rStyle w:val="Hyperlink"/>
          </w:rPr>
          <w:tab/>
        </w:r>
        <w:r>
          <w:rPr/>
          <w:fldChar w:fldCharType="begin"/>
        </w:r>
        <w:r>
          <w:rPr/>
          <w:instrText xml:space="preserve">PAGEREF _Toc256000068 \h</w:instrText>
        </w:r>
        <w:r>
          <w:rPr/>
          <w:fldChar w:fldCharType="separate"/>
        </w:r>
        <w:r>
          <w:rPr>
            <w:rStyle w:val="Hyperlink"/>
          </w:rPr>
          <w:t>58</w:t>
        </w:r>
        <w:r>
          <w:rPr/>
          <w:fldChar w:fldCharType="end"/>
        </w:r>
      </w:hyperlink>
    </w:p>
    <w:p w:rsidRDefault="00000000" w:rsidR="00000000">
      <w:pPr>
        <w:pStyle w:val="TOC1"/>
        <w:tabs>
          <w:tab w:val="left" w:pos="1320"/>
          <w:tab w:val="right" w:pos="9350" w:leader="dot"/>
        </w:tabs>
        <w:rPr>
          <w:rFonts w:ascii="Calibri" w:hAnsi="Calibri"/>
          <w:noProof/>
        </w:rPr>
      </w:pPr>
      <w:hyperlink w:anchor="_Toc256000069" w:history="1">
        <w:r>
          <w:rPr>
            <w:rStyle w:val="Hyperlink"/>
          </w:rPr>
          <w:t>Schedule 12</w:t>
        </w:r>
        <w:r>
          <w:rPr>
            <w:rStyle w:val="Hyperlink"/>
            <w:rFonts w:ascii="Calibri" w:hAnsi="Calibri"/>
            <w:noProof/>
          </w:rPr>
          <w:tab/>
        </w:r>
        <w:r>
          <w:rPr>
            <w:rStyle w:val="Hyperlink"/>
          </w:rPr>
          <w:t>Information technology</w:t>
        </w:r>
        <w:r>
          <w:rPr>
            <w:rStyle w:val="Hyperlink"/>
          </w:rPr>
          <w:tab/>
        </w:r>
        <w:r>
          <w:rPr/>
          <w:fldChar w:fldCharType="begin"/>
        </w:r>
        <w:r>
          <w:rPr/>
          <w:instrText xml:space="preserve">PAGEREF _Toc256000069 \h</w:instrText>
        </w:r>
        <w:r>
          <w:rPr/>
          <w:fldChar w:fldCharType="separate"/>
        </w:r>
        <w:r>
          <w:rPr>
            <w:rStyle w:val="Hyperlink"/>
          </w:rPr>
          <w:t>59</w:t>
        </w:r>
        <w:r>
          <w:rPr/>
          <w:fldChar w:fldCharType="end"/>
        </w:r>
      </w:hyperlink>
    </w:p>
    <w:p w:rsidRDefault="00000000" w:rsidR="00000000">
      <w:pPr>
        <w:pStyle w:val="TOC1"/>
        <w:tabs>
          <w:tab w:val="left" w:pos="880"/>
          <w:tab w:val="right" w:pos="9350" w:leader="dot"/>
        </w:tabs>
        <w:rPr>
          <w:rFonts w:ascii="Calibri" w:hAnsi="Calibri"/>
          <w:noProof/>
        </w:rPr>
      </w:pPr>
      <w:hyperlink w:anchor="_Toc256000070" w:history="1">
        <w:r>
          <w:rPr>
            <w:rStyle w:val="Hyperlink"/>
          </w:rPr>
          <w:t>Part 1</w:t>
        </w:r>
        <w:r>
          <w:rPr>
            <w:rStyle w:val="Hyperlink"/>
            <w:rFonts w:ascii="Calibri" w:hAnsi="Calibri"/>
            <w:noProof/>
          </w:rPr>
          <w:tab/>
        </w:r>
        <w:r>
          <w:rPr>
            <w:rStyle w:val="Hyperlink"/>
          </w:rPr>
          <w:t>Particulars of the IT System</w:t>
        </w:r>
        <w:r>
          <w:rPr>
            <w:rStyle w:val="Hyperlink"/>
          </w:rPr>
          <w:tab/>
        </w:r>
        <w:r>
          <w:rPr/>
          <w:fldChar w:fldCharType="begin"/>
        </w:r>
        <w:r>
          <w:rPr/>
          <w:instrText xml:space="preserve">PAGEREF _Toc256000070 \h</w:instrText>
        </w:r>
        <w:r>
          <w:rPr/>
          <w:fldChar w:fldCharType="separate"/>
        </w:r>
        <w:r>
          <w:rPr>
            <w:rStyle w:val="Hyperlink"/>
          </w:rPr>
          <w:t>59</w:t>
        </w:r>
        <w:r>
          <w:rPr/>
          <w:fldChar w:fldCharType="end"/>
        </w:r>
      </w:hyperlink>
    </w:p>
    <w:p w:rsidRDefault="00000000" w:rsidR="00000000">
      <w:pPr>
        <w:pStyle w:val="TOC1"/>
        <w:tabs>
          <w:tab w:val="left" w:pos="880"/>
          <w:tab w:val="right" w:pos="9350" w:leader="dot"/>
        </w:tabs>
        <w:rPr>
          <w:rFonts w:ascii="Calibri" w:hAnsi="Calibri"/>
          <w:noProof/>
        </w:rPr>
      </w:pPr>
      <w:hyperlink w:anchor="_Toc256000071" w:history="1">
        <w:r>
          <w:rPr>
            <w:rStyle w:val="Hyperlink"/>
          </w:rPr>
          <w:t>Part 2</w:t>
        </w:r>
        <w:r>
          <w:rPr>
            <w:rStyle w:val="Hyperlink"/>
            <w:rFonts w:ascii="Calibri" w:hAnsi="Calibri"/>
            <w:noProof/>
          </w:rPr>
          <w:tab/>
        </w:r>
        <w:r>
          <w:rPr>
            <w:rStyle w:val="Hyperlink"/>
          </w:rPr>
          <w:t>Particulars of the IT Contracts</w:t>
        </w:r>
        <w:r>
          <w:rPr>
            <w:rStyle w:val="Hyperlink"/>
          </w:rPr>
          <w:tab/>
        </w:r>
        <w:r>
          <w:rPr/>
          <w:fldChar w:fldCharType="begin"/>
        </w:r>
        <w:r>
          <w:rPr/>
          <w:instrText xml:space="preserve">PAGEREF _Toc256000071 \h</w:instrText>
        </w:r>
        <w:r>
          <w:rPr/>
          <w:fldChar w:fldCharType="separate"/>
        </w:r>
        <w:r>
          <w:rPr>
            <w:rStyle w:val="Hyperlink"/>
          </w:rPr>
          <w:t>59</w:t>
        </w:r>
        <w:r>
          <w:rPr/>
          <w:fldChar w:fldCharType="end"/>
        </w:r>
      </w:hyperlink>
    </w:p>
    <w:p w:rsidRDefault="00000000" w:rsidR="00000000">
      <w:pPr>
        <w:pStyle w:val="TOC1"/>
        <w:tabs>
          <w:tab w:val="left" w:pos="1320"/>
          <w:tab w:val="right" w:pos="9350" w:leader="dot"/>
        </w:tabs>
        <w:rPr>
          <w:rFonts w:ascii="Calibri" w:hAnsi="Calibri"/>
          <w:noProof/>
        </w:rPr>
      </w:pPr>
      <w:hyperlink w:anchor="_Toc256000072" w:history="1">
        <w:r>
          <w:rPr>
            <w:rStyle w:val="Hyperlink"/>
          </w:rPr>
          <w:t>Schedule 13</w:t>
        </w:r>
        <w:r>
          <w:rPr>
            <w:rStyle w:val="Hyperlink"/>
            <w:rFonts w:ascii="Calibri" w:hAnsi="Calibri"/>
            <w:noProof/>
          </w:rPr>
          <w:tab/>
        </w:r>
        <w:r>
          <w:rPr>
            <w:rStyle w:val="Hyperlink"/>
          </w:rPr>
          <w:t>Warranties</w:t>
        </w:r>
        <w:r>
          <w:rPr>
            <w:rStyle w:val="Hyperlink"/>
          </w:rPr>
          <w:tab/>
        </w:r>
        <w:r>
          <w:rPr/>
          <w:fldChar w:fldCharType="begin"/>
        </w:r>
        <w:r>
          <w:rPr/>
          <w:instrText xml:space="preserve">PAGEREF _Toc256000072 \h</w:instrText>
        </w:r>
        <w:r>
          <w:rPr/>
          <w:fldChar w:fldCharType="separate"/>
        </w:r>
        <w:r>
          <w:rPr>
            <w:rStyle w:val="Hyperlink"/>
          </w:rPr>
          <w:t>60</w:t>
        </w:r>
        <w:r>
          <w:rPr/>
          <w:fldChar w:fldCharType="end"/>
        </w:r>
      </w:hyperlink>
    </w:p>
    <w:p w:rsidRDefault="00000000" w:rsidR="00000000">
      <w:pPr>
        <w:pStyle w:val="TOC1"/>
        <w:tabs>
          <w:tab w:val="left" w:pos="880"/>
          <w:tab w:val="right" w:pos="9350" w:leader="dot"/>
        </w:tabs>
        <w:rPr>
          <w:rFonts w:ascii="Calibri" w:hAnsi="Calibri"/>
          <w:noProof/>
        </w:rPr>
      </w:pPr>
      <w:hyperlink w:anchor="_Toc256000073" w:history="1">
        <w:r>
          <w:rPr>
            <w:rStyle w:val="Hyperlink"/>
          </w:rPr>
          <w:t>Part 1</w:t>
        </w:r>
        <w:r>
          <w:rPr>
            <w:rStyle w:val="Hyperlink"/>
            <w:rFonts w:ascii="Calibri" w:hAnsi="Calibri"/>
            <w:noProof/>
          </w:rPr>
          <w:tab/>
        </w:r>
        <w:r>
          <w:rPr>
            <w:rStyle w:val="Hyperlink"/>
          </w:rPr>
          <w:t>General warranties</w:t>
        </w:r>
        <w:r>
          <w:rPr>
            <w:rStyle w:val="Hyperlink"/>
          </w:rPr>
          <w:tab/>
        </w:r>
        <w:r>
          <w:rPr/>
          <w:fldChar w:fldCharType="begin"/>
        </w:r>
        <w:r>
          <w:rPr/>
          <w:instrText xml:space="preserve">PAGEREF _Toc256000073 \h</w:instrText>
        </w:r>
        <w:r>
          <w:rPr/>
          <w:fldChar w:fldCharType="separate"/>
        </w:r>
        <w:r>
          <w:rPr>
            <w:rStyle w:val="Hyperlink"/>
          </w:rPr>
          <w:t>60</w:t>
        </w:r>
        <w:r>
          <w:rPr/>
          <w:fldChar w:fldCharType="end"/>
        </w:r>
      </w:hyperlink>
    </w:p>
    <w:p w:rsidRDefault="00000000" w:rsidR="00000000">
      <w:pPr>
        <w:pStyle w:val="TOC1"/>
        <w:tabs>
          <w:tab w:val="left" w:pos="440"/>
          <w:tab w:val="right" w:pos="9350" w:leader="dot"/>
        </w:tabs>
        <w:rPr>
          <w:rFonts w:ascii="Calibri" w:hAnsi="Calibri"/>
          <w:noProof/>
        </w:rPr>
      </w:pPr>
      <w:hyperlink w:anchor="_Toc256000074" w:history="1">
        <w:r>
          <w:rPr>
            <w:rStyle w:val="Hyperlink"/>
          </w:rPr>
          <w:t>1.</w:t>
        </w:r>
        <w:r>
          <w:rPr>
            <w:rStyle w:val="Hyperlink"/>
            <w:rFonts w:ascii="Calibri" w:hAnsi="Calibri"/>
            <w:noProof/>
          </w:rPr>
          <w:tab/>
        </w:r>
        <w:r>
          <w:rPr>
            <w:rStyle w:val="Hyperlink"/>
          </w:rPr>
          <w:t>Information supplied</w:t>
        </w:r>
        <w:r>
          <w:rPr>
            <w:rStyle w:val="Hyperlink"/>
          </w:rPr>
          <w:tab/>
        </w:r>
        <w:r>
          <w:rPr/>
          <w:fldChar w:fldCharType="begin"/>
        </w:r>
        <w:r>
          <w:rPr/>
          <w:instrText xml:space="preserve">PAGEREF _Toc256000074 \h</w:instrText>
        </w:r>
        <w:r>
          <w:rPr/>
          <w:fldChar w:fldCharType="separate"/>
        </w:r>
        <w:r>
          <w:rPr>
            <w:rStyle w:val="Hyperlink"/>
          </w:rPr>
          <w:t>60</w:t>
        </w:r>
        <w:r>
          <w:rPr/>
          <w:fldChar w:fldCharType="end"/>
        </w:r>
      </w:hyperlink>
    </w:p>
    <w:p w:rsidRDefault="00000000" w:rsidR="00000000">
      <w:pPr>
        <w:pStyle w:val="TOC1"/>
        <w:tabs>
          <w:tab w:val="left" w:pos="440"/>
          <w:tab w:val="right" w:pos="9350" w:leader="dot"/>
        </w:tabs>
        <w:rPr>
          <w:rFonts w:ascii="Calibri" w:hAnsi="Calibri"/>
          <w:noProof/>
        </w:rPr>
      </w:pPr>
      <w:hyperlink w:anchor="_Toc256000075" w:history="1">
        <w:r>
          <w:rPr>
            <w:rStyle w:val="Hyperlink"/>
          </w:rPr>
          <w:t>2.</w:t>
        </w:r>
        <w:r>
          <w:rPr>
            <w:rStyle w:val="Hyperlink"/>
            <w:rFonts w:ascii="Calibri" w:hAnsi="Calibri"/>
            <w:noProof/>
          </w:rPr>
          <w:tab/>
        </w:r>
        <w:r>
          <w:rPr>
            <w:rStyle w:val="Hyperlink"/>
          </w:rPr>
          <w:t>Capacity of the Seller</w:t>
        </w:r>
        <w:r>
          <w:rPr>
            <w:rStyle w:val="Hyperlink"/>
          </w:rPr>
          <w:tab/>
        </w:r>
        <w:r>
          <w:rPr/>
          <w:fldChar w:fldCharType="begin"/>
        </w:r>
        <w:r>
          <w:rPr/>
          <w:instrText xml:space="preserve">PAGEREF _Toc256000075 \h</w:instrText>
        </w:r>
        <w:r>
          <w:rPr/>
          <w:fldChar w:fldCharType="separate"/>
        </w:r>
        <w:r>
          <w:rPr>
            <w:rStyle w:val="Hyperlink"/>
          </w:rPr>
          <w:t>60</w:t>
        </w:r>
        <w:r>
          <w:rPr/>
          <w:fldChar w:fldCharType="end"/>
        </w:r>
      </w:hyperlink>
    </w:p>
    <w:p w:rsidRDefault="00000000" w:rsidR="00000000">
      <w:pPr>
        <w:pStyle w:val="TOC1"/>
        <w:tabs>
          <w:tab w:val="left" w:pos="440"/>
          <w:tab w:val="right" w:pos="9350" w:leader="dot"/>
        </w:tabs>
        <w:rPr>
          <w:rFonts w:ascii="Calibri" w:hAnsi="Calibri"/>
          <w:noProof/>
        </w:rPr>
      </w:pPr>
      <w:hyperlink w:anchor="_Toc256000076" w:history="1">
        <w:r>
          <w:rPr>
            <w:rStyle w:val="Hyperlink"/>
          </w:rPr>
          <w:t>3.</w:t>
        </w:r>
        <w:r>
          <w:rPr>
            <w:rStyle w:val="Hyperlink"/>
            <w:rFonts w:ascii="Calibri" w:hAnsi="Calibri"/>
            <w:noProof/>
          </w:rPr>
          <w:tab/>
        </w:r>
        <w:r>
          <w:rPr>
            <w:rStyle w:val="Hyperlink"/>
          </w:rPr>
          <w:t>Records</w:t>
        </w:r>
        <w:r>
          <w:rPr>
            <w:rStyle w:val="Hyperlink"/>
          </w:rPr>
          <w:tab/>
        </w:r>
        <w:r>
          <w:rPr/>
          <w:fldChar w:fldCharType="begin"/>
        </w:r>
        <w:r>
          <w:rPr/>
          <w:instrText xml:space="preserve">PAGEREF _Toc256000076 \h</w:instrText>
        </w:r>
        <w:r>
          <w:rPr/>
          <w:fldChar w:fldCharType="separate"/>
        </w:r>
        <w:r>
          <w:rPr>
            <w:rStyle w:val="Hyperlink"/>
          </w:rPr>
          <w:t>60</w:t>
        </w:r>
        <w:r>
          <w:rPr/>
          <w:fldChar w:fldCharType="end"/>
        </w:r>
      </w:hyperlink>
    </w:p>
    <w:p w:rsidRDefault="00000000" w:rsidR="00000000">
      <w:pPr>
        <w:pStyle w:val="TOC1"/>
        <w:tabs>
          <w:tab w:val="left" w:pos="440"/>
          <w:tab w:val="right" w:pos="9350" w:leader="dot"/>
        </w:tabs>
        <w:rPr>
          <w:rFonts w:ascii="Calibri" w:hAnsi="Calibri"/>
          <w:noProof/>
        </w:rPr>
      </w:pPr>
      <w:hyperlink w:anchor="_Toc256000077" w:history="1">
        <w:r>
          <w:rPr>
            <w:rStyle w:val="Hyperlink"/>
          </w:rPr>
          <w:t>4.</w:t>
        </w:r>
        <w:r>
          <w:rPr>
            <w:rStyle w:val="Hyperlink"/>
            <w:rFonts w:ascii="Calibri" w:hAnsi="Calibri"/>
            <w:noProof/>
          </w:rPr>
          <w:tab/>
        </w:r>
        <w:r>
          <w:rPr>
            <w:rStyle w:val="Hyperlink"/>
          </w:rPr>
          <w:t>Accounts</w:t>
        </w:r>
        <w:r>
          <w:rPr>
            <w:rStyle w:val="Hyperlink"/>
          </w:rPr>
          <w:tab/>
        </w:r>
        <w:r>
          <w:rPr/>
          <w:fldChar w:fldCharType="begin"/>
        </w:r>
        <w:r>
          <w:rPr/>
          <w:instrText xml:space="preserve">PAGEREF _Toc256000077 \h</w:instrText>
        </w:r>
        <w:r>
          <w:rPr/>
          <w:fldChar w:fldCharType="separate"/>
        </w:r>
        <w:r>
          <w:rPr>
            <w:rStyle w:val="Hyperlink"/>
          </w:rPr>
          <w:t>61</w:t>
        </w:r>
        <w:r>
          <w:rPr/>
          <w:fldChar w:fldCharType="end"/>
        </w:r>
      </w:hyperlink>
    </w:p>
    <w:p w:rsidRDefault="00000000" w:rsidR="00000000">
      <w:pPr>
        <w:pStyle w:val="TOC1"/>
        <w:tabs>
          <w:tab w:val="left" w:pos="440"/>
          <w:tab w:val="right" w:pos="9350" w:leader="dot"/>
        </w:tabs>
        <w:rPr>
          <w:rFonts w:ascii="Calibri" w:hAnsi="Calibri"/>
          <w:noProof/>
        </w:rPr>
      </w:pPr>
      <w:hyperlink w:anchor="_Toc256000078" w:history="1">
        <w:r>
          <w:rPr>
            <w:rStyle w:val="Hyperlink"/>
          </w:rPr>
          <w:t>5.</w:t>
        </w:r>
        <w:r>
          <w:rPr>
            <w:rStyle w:val="Hyperlink"/>
            <w:rFonts w:ascii="Calibri" w:hAnsi="Calibri"/>
            <w:noProof/>
          </w:rPr>
          <w:tab/>
        </w:r>
        <w:r>
          <w:rPr>
            <w:rStyle w:val="Hyperlink"/>
          </w:rPr>
          <w:t>Changes since the Accounts Date</w:t>
        </w:r>
        <w:r>
          <w:rPr>
            <w:rStyle w:val="Hyperlink"/>
          </w:rPr>
          <w:tab/>
        </w:r>
        <w:r>
          <w:rPr/>
          <w:fldChar w:fldCharType="begin"/>
        </w:r>
        <w:r>
          <w:rPr/>
          <w:instrText xml:space="preserve">PAGEREF _Toc256000078 \h</w:instrText>
        </w:r>
        <w:r>
          <w:rPr/>
          <w:fldChar w:fldCharType="separate"/>
        </w:r>
        <w:r>
          <w:rPr>
            <w:rStyle w:val="Hyperlink"/>
          </w:rPr>
          <w:t>62</w:t>
        </w:r>
        <w:r>
          <w:rPr/>
          <w:fldChar w:fldCharType="end"/>
        </w:r>
      </w:hyperlink>
    </w:p>
    <w:p w:rsidRDefault="00000000" w:rsidR="00000000">
      <w:pPr>
        <w:pStyle w:val="TOC1"/>
        <w:tabs>
          <w:tab w:val="left" w:pos="440"/>
          <w:tab w:val="right" w:pos="9350" w:leader="dot"/>
        </w:tabs>
        <w:rPr>
          <w:rFonts w:ascii="Calibri" w:hAnsi="Calibri"/>
          <w:noProof/>
        </w:rPr>
      </w:pPr>
      <w:hyperlink w:anchor="_Toc256000079" w:history="1">
        <w:r>
          <w:rPr>
            <w:rStyle w:val="Hyperlink"/>
          </w:rPr>
          <w:t>6.</w:t>
        </w:r>
        <w:r>
          <w:rPr>
            <w:rStyle w:val="Hyperlink"/>
            <w:rFonts w:ascii="Calibri" w:hAnsi="Calibri"/>
            <w:noProof/>
          </w:rPr>
          <w:tab/>
        </w:r>
        <w:r>
          <w:rPr>
            <w:rStyle w:val="Hyperlink"/>
          </w:rPr>
          <w:t>Title to the Assets</w:t>
        </w:r>
        <w:r>
          <w:rPr>
            <w:rStyle w:val="Hyperlink"/>
          </w:rPr>
          <w:tab/>
        </w:r>
        <w:r>
          <w:rPr/>
          <w:fldChar w:fldCharType="begin"/>
        </w:r>
        <w:r>
          <w:rPr/>
          <w:instrText xml:space="preserve">PAGEREF _Toc256000079 \h</w:instrText>
        </w:r>
        <w:r>
          <w:rPr/>
          <w:fldChar w:fldCharType="separate"/>
        </w:r>
        <w:r>
          <w:rPr>
            <w:rStyle w:val="Hyperlink"/>
          </w:rPr>
          <w:t>63</w:t>
        </w:r>
        <w:r>
          <w:rPr/>
          <w:fldChar w:fldCharType="end"/>
        </w:r>
      </w:hyperlink>
    </w:p>
    <w:p w:rsidRDefault="00000000" w:rsidR="00000000">
      <w:pPr>
        <w:pStyle w:val="TOC1"/>
        <w:tabs>
          <w:tab w:val="left" w:pos="440"/>
          <w:tab w:val="right" w:pos="9350" w:leader="dot"/>
        </w:tabs>
        <w:rPr>
          <w:rFonts w:ascii="Calibri" w:hAnsi="Calibri"/>
          <w:noProof/>
        </w:rPr>
      </w:pPr>
      <w:hyperlink w:anchor="_Toc256000080" w:history="1">
        <w:r>
          <w:rPr>
            <w:rStyle w:val="Hyperlink"/>
          </w:rPr>
          <w:t>7.</w:t>
        </w:r>
        <w:r>
          <w:rPr>
            <w:rStyle w:val="Hyperlink"/>
            <w:rFonts w:ascii="Calibri" w:hAnsi="Calibri"/>
            <w:noProof/>
          </w:rPr>
          <w:tab/>
        </w:r>
        <w:r>
          <w:rPr>
            <w:rStyle w:val="Hyperlink"/>
          </w:rPr>
          <w:t>The Business Contracts</w:t>
        </w:r>
        <w:r>
          <w:rPr>
            <w:rStyle w:val="Hyperlink"/>
          </w:rPr>
          <w:tab/>
        </w:r>
        <w:r>
          <w:rPr/>
          <w:fldChar w:fldCharType="begin"/>
        </w:r>
        <w:r>
          <w:rPr/>
          <w:instrText xml:space="preserve">PAGEREF _Toc256000080 \h</w:instrText>
        </w:r>
        <w:r>
          <w:rPr/>
          <w:fldChar w:fldCharType="separate"/>
        </w:r>
        <w:r>
          <w:rPr>
            <w:rStyle w:val="Hyperlink"/>
          </w:rPr>
          <w:t>64</w:t>
        </w:r>
        <w:r>
          <w:rPr/>
          <w:fldChar w:fldCharType="end"/>
        </w:r>
      </w:hyperlink>
    </w:p>
    <w:p w:rsidRDefault="00000000" w:rsidR="00000000">
      <w:pPr>
        <w:pStyle w:val="TOC1"/>
        <w:tabs>
          <w:tab w:val="left" w:pos="440"/>
          <w:tab w:val="right" w:pos="9350" w:leader="dot"/>
        </w:tabs>
        <w:rPr>
          <w:rFonts w:ascii="Calibri" w:hAnsi="Calibri"/>
          <w:noProof/>
        </w:rPr>
      </w:pPr>
      <w:hyperlink w:anchor="_Toc256000081" w:history="1">
        <w:r>
          <w:rPr>
            <w:rStyle w:val="Hyperlink"/>
          </w:rPr>
          <w:t>8.</w:t>
        </w:r>
        <w:r>
          <w:rPr>
            <w:rStyle w:val="Hyperlink"/>
            <w:rFonts w:ascii="Calibri" w:hAnsi="Calibri"/>
            <w:noProof/>
          </w:rPr>
          <w:tab/>
        </w:r>
        <w:r>
          <w:rPr>
            <w:rStyle w:val="Hyperlink"/>
          </w:rPr>
          <w:t>Condition of Assets</w:t>
        </w:r>
        <w:r>
          <w:rPr>
            <w:rStyle w:val="Hyperlink"/>
          </w:rPr>
          <w:tab/>
        </w:r>
        <w:r>
          <w:rPr/>
          <w:fldChar w:fldCharType="begin"/>
        </w:r>
        <w:r>
          <w:rPr/>
          <w:instrText xml:space="preserve">PAGEREF _Toc256000081 \h</w:instrText>
        </w:r>
        <w:r>
          <w:rPr/>
          <w:fldChar w:fldCharType="separate"/>
        </w:r>
        <w:r>
          <w:rPr>
            <w:rStyle w:val="Hyperlink"/>
          </w:rPr>
          <w:t>66</w:t>
        </w:r>
        <w:r>
          <w:rPr/>
          <w:fldChar w:fldCharType="end"/>
        </w:r>
      </w:hyperlink>
    </w:p>
    <w:p w:rsidRDefault="00000000" w:rsidR="00000000">
      <w:pPr>
        <w:pStyle w:val="TOC1"/>
        <w:tabs>
          <w:tab w:val="left" w:pos="440"/>
          <w:tab w:val="right" w:pos="9350" w:leader="dot"/>
        </w:tabs>
        <w:rPr>
          <w:rFonts w:ascii="Calibri" w:hAnsi="Calibri"/>
          <w:noProof/>
        </w:rPr>
      </w:pPr>
      <w:hyperlink w:anchor="_Toc256000082" w:history="1">
        <w:r>
          <w:rPr>
            <w:rStyle w:val="Hyperlink"/>
          </w:rPr>
          <w:t>9.</w:t>
        </w:r>
        <w:r>
          <w:rPr>
            <w:rStyle w:val="Hyperlink"/>
            <w:rFonts w:ascii="Calibri" w:hAnsi="Calibri"/>
            <w:noProof/>
          </w:rPr>
          <w:tab/>
        </w:r>
        <w:r>
          <w:rPr>
            <w:rStyle w:val="Hyperlink"/>
          </w:rPr>
          <w:t>The Stock</w:t>
        </w:r>
        <w:r>
          <w:rPr>
            <w:rStyle w:val="Hyperlink"/>
          </w:rPr>
          <w:tab/>
        </w:r>
        <w:r>
          <w:rPr/>
          <w:fldChar w:fldCharType="begin"/>
        </w:r>
        <w:r>
          <w:rPr/>
          <w:instrText xml:space="preserve">PAGEREF _Toc256000082 \h</w:instrText>
        </w:r>
        <w:r>
          <w:rPr/>
          <w:fldChar w:fldCharType="separate"/>
        </w:r>
        <w:r>
          <w:rPr>
            <w:rStyle w:val="Hyperlink"/>
          </w:rPr>
          <w:t>66</w:t>
        </w:r>
        <w:r>
          <w:rPr/>
          <w:fldChar w:fldCharType="end"/>
        </w:r>
      </w:hyperlink>
    </w:p>
    <w:p w:rsidRDefault="00000000" w:rsidR="00000000">
      <w:pPr>
        <w:pStyle w:val="TOC1"/>
        <w:tabs>
          <w:tab w:val="left" w:pos="660"/>
          <w:tab w:val="right" w:pos="9350" w:leader="dot"/>
        </w:tabs>
        <w:rPr>
          <w:rFonts w:ascii="Calibri" w:hAnsi="Calibri"/>
          <w:noProof/>
        </w:rPr>
      </w:pPr>
      <w:hyperlink w:anchor="_Toc256000083" w:history="1">
        <w:r>
          <w:rPr>
            <w:rStyle w:val="Hyperlink"/>
          </w:rPr>
          <w:t>10.</w:t>
        </w:r>
        <w:r>
          <w:rPr>
            <w:rStyle w:val="Hyperlink"/>
            <w:rFonts w:ascii="Calibri" w:hAnsi="Calibri"/>
            <w:noProof/>
          </w:rPr>
          <w:tab/>
        </w:r>
        <w:r>
          <w:rPr>
            <w:rStyle w:val="Hyperlink"/>
          </w:rPr>
          <w:t>Employees and agents</w:t>
        </w:r>
        <w:r>
          <w:rPr>
            <w:rStyle w:val="Hyperlink"/>
          </w:rPr>
          <w:tab/>
        </w:r>
        <w:r>
          <w:rPr/>
          <w:fldChar w:fldCharType="begin"/>
        </w:r>
        <w:r>
          <w:rPr/>
          <w:instrText xml:space="preserve">PAGEREF _Toc256000083 \h</w:instrText>
        </w:r>
        <w:r>
          <w:rPr/>
          <w:fldChar w:fldCharType="separate"/>
        </w:r>
        <w:r>
          <w:rPr>
            <w:rStyle w:val="Hyperlink"/>
          </w:rPr>
          <w:t>66</w:t>
        </w:r>
        <w:r>
          <w:rPr/>
          <w:fldChar w:fldCharType="end"/>
        </w:r>
      </w:hyperlink>
    </w:p>
    <w:p w:rsidRDefault="00000000" w:rsidR="00000000">
      <w:pPr>
        <w:pStyle w:val="TOC1"/>
        <w:tabs>
          <w:tab w:val="left" w:pos="660"/>
          <w:tab w:val="right" w:pos="9350" w:leader="dot"/>
        </w:tabs>
        <w:rPr>
          <w:rFonts w:ascii="Calibri" w:hAnsi="Calibri"/>
          <w:noProof/>
        </w:rPr>
      </w:pPr>
      <w:hyperlink w:anchor="_Toc256000084" w:history="1">
        <w:r>
          <w:rPr>
            <w:rStyle w:val="Hyperlink"/>
          </w:rPr>
          <w:t>11.</w:t>
        </w:r>
        <w:r>
          <w:rPr>
            <w:rStyle w:val="Hyperlink"/>
            <w:rFonts w:ascii="Calibri" w:hAnsi="Calibri"/>
            <w:noProof/>
          </w:rPr>
          <w:tab/>
        </w:r>
        <w:r>
          <w:rPr>
            <w:rStyle w:val="Hyperlink"/>
          </w:rPr>
          <w:t>[Book Debts]</w:t>
        </w:r>
        <w:r>
          <w:rPr>
            <w:rStyle w:val="Hyperlink"/>
          </w:rPr>
          <w:tab/>
        </w:r>
        <w:r>
          <w:rPr/>
          <w:fldChar w:fldCharType="begin"/>
        </w:r>
        <w:r>
          <w:rPr/>
          <w:instrText xml:space="preserve">PAGEREF _Toc256000084 \h</w:instrText>
        </w:r>
        <w:r>
          <w:rPr/>
          <w:fldChar w:fldCharType="separate"/>
        </w:r>
        <w:r>
          <w:rPr>
            <w:rStyle w:val="Hyperlink"/>
          </w:rPr>
          <w:t>71</w:t>
        </w:r>
        <w:r>
          <w:rPr/>
          <w:fldChar w:fldCharType="end"/>
        </w:r>
      </w:hyperlink>
    </w:p>
    <w:p w:rsidRDefault="00000000" w:rsidR="00000000">
      <w:pPr>
        <w:pStyle w:val="TOC1"/>
        <w:tabs>
          <w:tab w:val="left" w:pos="660"/>
          <w:tab w:val="right" w:pos="9350" w:leader="dot"/>
        </w:tabs>
        <w:rPr>
          <w:rFonts w:ascii="Calibri" w:hAnsi="Calibri"/>
          <w:noProof/>
        </w:rPr>
      </w:pPr>
      <w:hyperlink w:anchor="_Toc256000085" w:history="1">
        <w:r>
          <w:rPr>
            <w:rStyle w:val="Hyperlink"/>
          </w:rPr>
          <w:t>12.</w:t>
        </w:r>
        <w:r>
          <w:rPr>
            <w:rStyle w:val="Hyperlink"/>
            <w:rFonts w:ascii="Calibri" w:hAnsi="Calibri"/>
            <w:noProof/>
          </w:rPr>
          <w:tab/>
        </w:r>
        <w:r>
          <w:rPr>
            <w:rStyle w:val="Hyperlink"/>
          </w:rPr>
          <w:t>Insurance</w:t>
        </w:r>
        <w:r>
          <w:rPr>
            <w:rStyle w:val="Hyperlink"/>
          </w:rPr>
          <w:tab/>
        </w:r>
        <w:r>
          <w:rPr/>
          <w:fldChar w:fldCharType="begin"/>
        </w:r>
        <w:r>
          <w:rPr/>
          <w:instrText xml:space="preserve">PAGEREF _Toc256000085 \h</w:instrText>
        </w:r>
        <w:r>
          <w:rPr/>
          <w:fldChar w:fldCharType="separate"/>
        </w:r>
        <w:r>
          <w:rPr>
            <w:rStyle w:val="Hyperlink"/>
          </w:rPr>
          <w:t>71</w:t>
        </w:r>
        <w:r>
          <w:rPr/>
          <w:fldChar w:fldCharType="end"/>
        </w:r>
      </w:hyperlink>
    </w:p>
    <w:p w:rsidRDefault="00000000" w:rsidR="00000000">
      <w:pPr>
        <w:pStyle w:val="TOC1"/>
        <w:tabs>
          <w:tab w:val="left" w:pos="660"/>
          <w:tab w:val="right" w:pos="9350" w:leader="dot"/>
        </w:tabs>
        <w:rPr>
          <w:rFonts w:ascii="Calibri" w:hAnsi="Calibri"/>
          <w:noProof/>
        </w:rPr>
      </w:pPr>
      <w:hyperlink w:anchor="_Toc256000086" w:history="1">
        <w:r>
          <w:rPr>
            <w:rStyle w:val="Hyperlink"/>
          </w:rPr>
          <w:t>13.</w:t>
        </w:r>
        <w:r>
          <w:rPr>
            <w:rStyle w:val="Hyperlink"/>
            <w:rFonts w:ascii="Calibri" w:hAnsi="Calibri"/>
            <w:noProof/>
          </w:rPr>
          <w:tab/>
        </w:r>
        <w:r>
          <w:rPr>
            <w:rStyle w:val="Hyperlink"/>
          </w:rPr>
          <w:t>[Anti-corruption</w:t>
        </w:r>
        <w:r>
          <w:rPr>
            <w:rStyle w:val="Hyperlink"/>
          </w:rPr>
          <w:tab/>
        </w:r>
        <w:r>
          <w:rPr/>
          <w:fldChar w:fldCharType="begin"/>
        </w:r>
        <w:r>
          <w:rPr/>
          <w:instrText xml:space="preserve">PAGEREF _Toc256000086 \h</w:instrText>
        </w:r>
        <w:r>
          <w:rPr/>
          <w:fldChar w:fldCharType="separate"/>
        </w:r>
        <w:r>
          <w:rPr>
            <w:rStyle w:val="Hyperlink"/>
          </w:rPr>
          <w:t>72</w:t>
        </w:r>
        <w:r>
          <w:rPr/>
          <w:fldChar w:fldCharType="end"/>
        </w:r>
      </w:hyperlink>
    </w:p>
    <w:p w:rsidRDefault="00000000" w:rsidR="00000000">
      <w:pPr>
        <w:pStyle w:val="TOC1"/>
        <w:tabs>
          <w:tab w:val="left" w:pos="660"/>
          <w:tab w:val="right" w:pos="9350" w:leader="dot"/>
        </w:tabs>
        <w:rPr>
          <w:rFonts w:ascii="Calibri" w:hAnsi="Calibri"/>
          <w:noProof/>
        </w:rPr>
      </w:pPr>
      <w:hyperlink w:anchor="_Toc256000087" w:history="1">
        <w:r>
          <w:rPr>
            <w:rStyle w:val="Hyperlink"/>
          </w:rPr>
          <w:t>14.</w:t>
        </w:r>
        <w:r>
          <w:rPr>
            <w:rStyle w:val="Hyperlink"/>
            <w:rFonts w:ascii="Calibri" w:hAnsi="Calibri"/>
            <w:noProof/>
          </w:rPr>
          <w:tab/>
        </w:r>
        <w:r>
          <w:rPr>
            <w:rStyle w:val="Hyperlink"/>
          </w:rPr>
          <w:t>Competition</w:t>
        </w:r>
        <w:r>
          <w:rPr>
            <w:rStyle w:val="Hyperlink"/>
          </w:rPr>
          <w:tab/>
        </w:r>
        <w:r>
          <w:rPr/>
          <w:fldChar w:fldCharType="begin"/>
        </w:r>
        <w:r>
          <w:rPr/>
          <w:instrText xml:space="preserve">PAGEREF _Toc256000087 \h</w:instrText>
        </w:r>
        <w:r>
          <w:rPr/>
          <w:fldChar w:fldCharType="separate"/>
        </w:r>
        <w:r>
          <w:rPr>
            <w:rStyle w:val="Hyperlink"/>
          </w:rPr>
          <w:t>72</w:t>
        </w:r>
        <w:r>
          <w:rPr/>
          <w:fldChar w:fldCharType="end"/>
        </w:r>
      </w:hyperlink>
    </w:p>
    <w:p w:rsidRDefault="00000000" w:rsidR="00000000">
      <w:pPr>
        <w:pStyle w:val="TOC1"/>
        <w:tabs>
          <w:tab w:val="left" w:pos="660"/>
          <w:tab w:val="right" w:pos="9350" w:leader="dot"/>
        </w:tabs>
        <w:rPr>
          <w:rFonts w:ascii="Calibri" w:hAnsi="Calibri"/>
          <w:noProof/>
        </w:rPr>
      </w:pPr>
      <w:hyperlink w:anchor="_Toc256000088" w:history="1">
        <w:r>
          <w:rPr>
            <w:rStyle w:val="Hyperlink"/>
          </w:rPr>
          <w:t>15.</w:t>
        </w:r>
        <w:r>
          <w:rPr>
            <w:rStyle w:val="Hyperlink"/>
            <w:rFonts w:ascii="Calibri" w:hAnsi="Calibri"/>
            <w:noProof/>
          </w:rPr>
          <w:tab/>
        </w:r>
        <w:r>
          <w:rPr>
            <w:rStyle w:val="Hyperlink"/>
          </w:rPr>
          <w:t>Compliance with laws</w:t>
        </w:r>
        <w:r>
          <w:rPr>
            <w:rStyle w:val="Hyperlink"/>
          </w:rPr>
          <w:tab/>
        </w:r>
        <w:r>
          <w:rPr/>
          <w:fldChar w:fldCharType="begin"/>
        </w:r>
        <w:r>
          <w:rPr/>
          <w:instrText xml:space="preserve">PAGEREF _Toc256000088 \h</w:instrText>
        </w:r>
        <w:r>
          <w:rPr/>
          <w:fldChar w:fldCharType="separate"/>
        </w:r>
        <w:r>
          <w:rPr>
            <w:rStyle w:val="Hyperlink"/>
          </w:rPr>
          <w:t>73</w:t>
        </w:r>
        <w:r>
          <w:rPr/>
          <w:fldChar w:fldCharType="end"/>
        </w:r>
      </w:hyperlink>
    </w:p>
    <w:p w:rsidRDefault="00000000" w:rsidR="00000000">
      <w:pPr>
        <w:pStyle w:val="TOC1"/>
        <w:tabs>
          <w:tab w:val="left" w:pos="660"/>
          <w:tab w:val="right" w:pos="9350" w:leader="dot"/>
        </w:tabs>
        <w:rPr>
          <w:rFonts w:ascii="Calibri" w:hAnsi="Calibri"/>
          <w:noProof/>
        </w:rPr>
      </w:pPr>
      <w:hyperlink w:anchor="_Toc256000089" w:history="1">
        <w:r>
          <w:rPr>
            <w:rStyle w:val="Hyperlink"/>
          </w:rPr>
          <w:t>16.</w:t>
        </w:r>
        <w:r>
          <w:rPr>
            <w:rStyle w:val="Hyperlink"/>
            <w:rFonts w:ascii="Calibri" w:hAnsi="Calibri"/>
            <w:noProof/>
          </w:rPr>
          <w:tab/>
        </w:r>
        <w:r>
          <w:rPr>
            <w:rStyle w:val="Hyperlink"/>
          </w:rPr>
          <w:t>Licences and consents</w:t>
        </w:r>
        <w:r>
          <w:rPr>
            <w:rStyle w:val="Hyperlink"/>
          </w:rPr>
          <w:tab/>
        </w:r>
        <w:r>
          <w:rPr/>
          <w:fldChar w:fldCharType="begin"/>
        </w:r>
        <w:r>
          <w:rPr/>
          <w:instrText xml:space="preserve">PAGEREF _Toc256000089 \h</w:instrText>
        </w:r>
        <w:r>
          <w:rPr/>
          <w:fldChar w:fldCharType="separate"/>
        </w:r>
        <w:r>
          <w:rPr>
            <w:rStyle w:val="Hyperlink"/>
          </w:rPr>
          <w:t>73</w:t>
        </w:r>
        <w:r>
          <w:rPr/>
          <w:fldChar w:fldCharType="end"/>
        </w:r>
      </w:hyperlink>
    </w:p>
    <w:p w:rsidRDefault="00000000" w:rsidR="00000000">
      <w:pPr>
        <w:pStyle w:val="TOC1"/>
        <w:tabs>
          <w:tab w:val="left" w:pos="660"/>
          <w:tab w:val="right" w:pos="9350" w:leader="dot"/>
        </w:tabs>
        <w:rPr>
          <w:rFonts w:ascii="Calibri" w:hAnsi="Calibri"/>
          <w:noProof/>
        </w:rPr>
      </w:pPr>
      <w:hyperlink w:anchor="_Toc256000090" w:history="1">
        <w:r>
          <w:rPr>
            <w:rStyle w:val="Hyperlink"/>
          </w:rPr>
          <w:t>17.</w:t>
        </w:r>
        <w:r>
          <w:rPr>
            <w:rStyle w:val="Hyperlink"/>
            <w:rFonts w:ascii="Calibri" w:hAnsi="Calibri"/>
            <w:noProof/>
          </w:rPr>
          <w:tab/>
        </w:r>
        <w:r>
          <w:rPr>
            <w:rStyle w:val="Hyperlink"/>
          </w:rPr>
          <w:t>Defective products/services</w:t>
        </w:r>
        <w:r>
          <w:rPr>
            <w:rStyle w:val="Hyperlink"/>
          </w:rPr>
          <w:tab/>
        </w:r>
        <w:r>
          <w:rPr/>
          <w:fldChar w:fldCharType="begin"/>
        </w:r>
        <w:r>
          <w:rPr/>
          <w:instrText xml:space="preserve">PAGEREF _Toc256000090 \h</w:instrText>
        </w:r>
        <w:r>
          <w:rPr/>
          <w:fldChar w:fldCharType="separate"/>
        </w:r>
        <w:r>
          <w:rPr>
            <w:rStyle w:val="Hyperlink"/>
          </w:rPr>
          <w:t>74</w:t>
        </w:r>
        <w:r>
          <w:rPr/>
          <w:fldChar w:fldCharType="end"/>
        </w:r>
      </w:hyperlink>
    </w:p>
    <w:p w:rsidRDefault="00000000" w:rsidR="00000000">
      <w:pPr>
        <w:pStyle w:val="TOC1"/>
        <w:tabs>
          <w:tab w:val="left" w:pos="660"/>
          <w:tab w:val="right" w:pos="9350" w:leader="dot"/>
        </w:tabs>
        <w:rPr>
          <w:rFonts w:ascii="Calibri" w:hAnsi="Calibri"/>
          <w:noProof/>
        </w:rPr>
      </w:pPr>
      <w:hyperlink w:anchor="_Toc256000091" w:history="1">
        <w:r>
          <w:rPr>
            <w:rStyle w:val="Hyperlink"/>
          </w:rPr>
          <w:t>18.</w:t>
        </w:r>
        <w:r>
          <w:rPr>
            <w:rStyle w:val="Hyperlink"/>
            <w:rFonts w:ascii="Calibri" w:hAnsi="Calibri"/>
            <w:noProof/>
          </w:rPr>
          <w:tab/>
        </w:r>
        <w:r>
          <w:rPr>
            <w:rStyle w:val="Hyperlink"/>
          </w:rPr>
          <w:t>Disputes</w:t>
        </w:r>
        <w:r>
          <w:rPr>
            <w:rStyle w:val="Hyperlink"/>
          </w:rPr>
          <w:tab/>
        </w:r>
        <w:r>
          <w:rPr/>
          <w:fldChar w:fldCharType="begin"/>
        </w:r>
        <w:r>
          <w:rPr/>
          <w:instrText xml:space="preserve">PAGEREF _Toc256000091 \h</w:instrText>
        </w:r>
        <w:r>
          <w:rPr/>
          <w:fldChar w:fldCharType="separate"/>
        </w:r>
        <w:r>
          <w:rPr>
            <w:rStyle w:val="Hyperlink"/>
          </w:rPr>
          <w:t>74</w:t>
        </w:r>
        <w:r>
          <w:rPr/>
          <w:fldChar w:fldCharType="end"/>
        </w:r>
      </w:hyperlink>
    </w:p>
    <w:p w:rsidRDefault="00000000" w:rsidR="00000000">
      <w:pPr>
        <w:pStyle w:val="TOC1"/>
        <w:tabs>
          <w:tab w:val="left" w:pos="660"/>
          <w:tab w:val="right" w:pos="9350" w:leader="dot"/>
        </w:tabs>
        <w:rPr>
          <w:rFonts w:ascii="Calibri" w:hAnsi="Calibri"/>
          <w:noProof/>
        </w:rPr>
      </w:pPr>
      <w:hyperlink w:anchor="_Toc256000092" w:history="1">
        <w:r>
          <w:rPr>
            <w:rStyle w:val="Hyperlink"/>
          </w:rPr>
          <w:t>19.</w:t>
        </w:r>
        <w:r>
          <w:rPr>
            <w:rStyle w:val="Hyperlink"/>
            <w:rFonts w:ascii="Calibri" w:hAnsi="Calibri"/>
            <w:noProof/>
          </w:rPr>
          <w:tab/>
        </w:r>
        <w:r>
          <w:rPr>
            <w:rStyle w:val="Hyperlink"/>
          </w:rPr>
          <w:t>Insolvency</w:t>
        </w:r>
        <w:r>
          <w:rPr>
            <w:rStyle w:val="Hyperlink"/>
          </w:rPr>
          <w:tab/>
        </w:r>
        <w:r>
          <w:rPr/>
          <w:fldChar w:fldCharType="begin"/>
        </w:r>
        <w:r>
          <w:rPr/>
          <w:instrText xml:space="preserve">PAGEREF _Toc256000092 \h</w:instrText>
        </w:r>
        <w:r>
          <w:rPr/>
          <w:fldChar w:fldCharType="separate"/>
        </w:r>
        <w:r>
          <w:rPr>
            <w:rStyle w:val="Hyperlink"/>
          </w:rPr>
          <w:t>75</w:t>
        </w:r>
        <w:r>
          <w:rPr/>
          <w:fldChar w:fldCharType="end"/>
        </w:r>
      </w:hyperlink>
    </w:p>
    <w:p w:rsidRDefault="00000000" w:rsidR="00000000">
      <w:pPr>
        <w:pStyle w:val="TOC1"/>
        <w:tabs>
          <w:tab w:val="left" w:pos="660"/>
          <w:tab w:val="right" w:pos="9350" w:leader="dot"/>
        </w:tabs>
        <w:rPr>
          <w:rFonts w:ascii="Calibri" w:hAnsi="Calibri"/>
          <w:noProof/>
        </w:rPr>
      </w:pPr>
      <w:hyperlink w:anchor="_Toc256000093" w:history="1">
        <w:r>
          <w:rPr>
            <w:rStyle w:val="Hyperlink"/>
          </w:rPr>
          <w:t>20.</w:t>
        </w:r>
        <w:r>
          <w:rPr>
            <w:rStyle w:val="Hyperlink"/>
            <w:rFonts w:ascii="Calibri" w:hAnsi="Calibri"/>
            <w:noProof/>
          </w:rPr>
          <w:tab/>
        </w:r>
        <w:r>
          <w:rPr>
            <w:rStyle w:val="Hyperlink"/>
          </w:rPr>
          <w:t>Effect of agreement</w:t>
        </w:r>
        <w:r>
          <w:rPr>
            <w:rStyle w:val="Hyperlink"/>
          </w:rPr>
          <w:tab/>
        </w:r>
        <w:r>
          <w:rPr/>
          <w:fldChar w:fldCharType="begin"/>
        </w:r>
        <w:r>
          <w:rPr/>
          <w:instrText xml:space="preserve">PAGEREF _Toc256000093 \h</w:instrText>
        </w:r>
        <w:r>
          <w:rPr/>
          <w:fldChar w:fldCharType="separate"/>
        </w:r>
        <w:r>
          <w:rPr>
            <w:rStyle w:val="Hyperlink"/>
          </w:rPr>
          <w:t>76</w:t>
        </w:r>
        <w:r>
          <w:rPr/>
          <w:fldChar w:fldCharType="end"/>
        </w:r>
      </w:hyperlink>
    </w:p>
    <w:p w:rsidRDefault="00000000" w:rsidR="00000000">
      <w:pPr>
        <w:pStyle w:val="TOC1"/>
        <w:tabs>
          <w:tab w:val="left" w:pos="880"/>
          <w:tab w:val="right" w:pos="9350" w:leader="dot"/>
        </w:tabs>
        <w:rPr>
          <w:rFonts w:ascii="Calibri" w:hAnsi="Calibri"/>
          <w:noProof/>
        </w:rPr>
      </w:pPr>
      <w:hyperlink w:anchor="_Toc256000094" w:history="1">
        <w:r>
          <w:rPr>
            <w:rStyle w:val="Hyperlink"/>
          </w:rPr>
          <w:t>Part 2</w:t>
        </w:r>
        <w:r>
          <w:rPr>
            <w:rStyle w:val="Hyperlink"/>
            <w:rFonts w:ascii="Calibri" w:hAnsi="Calibri"/>
            <w:noProof/>
          </w:rPr>
          <w:tab/>
        </w:r>
        <w:r>
          <w:rPr>
            <w:rStyle w:val="Hyperlink"/>
          </w:rPr>
          <w:t>Intellectual Property</w:t>
        </w:r>
        <w:r>
          <w:rPr>
            <w:rStyle w:val="Hyperlink"/>
          </w:rPr>
          <w:tab/>
        </w:r>
        <w:r>
          <w:rPr/>
          <w:fldChar w:fldCharType="begin"/>
        </w:r>
        <w:r>
          <w:rPr/>
          <w:instrText xml:space="preserve">PAGEREF _Toc256000094 \h</w:instrText>
        </w:r>
        <w:r>
          <w:rPr/>
          <w:fldChar w:fldCharType="separate"/>
        </w:r>
        <w:r>
          <w:rPr>
            <w:rStyle w:val="Hyperlink"/>
          </w:rPr>
          <w:t>76</w:t>
        </w:r>
        <w:r>
          <w:rPr/>
          <w:fldChar w:fldCharType="end"/>
        </w:r>
      </w:hyperlink>
    </w:p>
    <w:p w:rsidRDefault="00000000" w:rsidR="00000000">
      <w:pPr>
        <w:pStyle w:val="TOC1"/>
        <w:tabs>
          <w:tab w:val="left" w:pos="880"/>
          <w:tab w:val="right" w:pos="9350" w:leader="dot"/>
        </w:tabs>
        <w:rPr>
          <w:rFonts w:ascii="Calibri" w:hAnsi="Calibri"/>
          <w:noProof/>
        </w:rPr>
      </w:pPr>
      <w:hyperlink w:anchor="_Toc256000095" w:history="1">
        <w:r>
          <w:rPr>
            <w:rStyle w:val="Hyperlink"/>
          </w:rPr>
          <w:t>Part 3</w:t>
        </w:r>
        <w:r>
          <w:rPr>
            <w:rStyle w:val="Hyperlink"/>
            <w:rFonts w:ascii="Calibri" w:hAnsi="Calibri"/>
            <w:noProof/>
          </w:rPr>
          <w:tab/>
        </w:r>
        <w:r>
          <w:rPr>
            <w:rStyle w:val="Hyperlink"/>
          </w:rPr>
          <w:t>IT System</w:t>
        </w:r>
        <w:r>
          <w:rPr>
            <w:rStyle w:val="Hyperlink"/>
          </w:rPr>
          <w:tab/>
        </w:r>
        <w:r>
          <w:rPr/>
          <w:fldChar w:fldCharType="begin"/>
        </w:r>
        <w:r>
          <w:rPr/>
          <w:instrText xml:space="preserve">PAGEREF _Toc256000095 \h</w:instrText>
        </w:r>
        <w:r>
          <w:rPr/>
          <w:fldChar w:fldCharType="separate"/>
        </w:r>
        <w:r>
          <w:rPr>
            <w:rStyle w:val="Hyperlink"/>
          </w:rPr>
          <w:t>78</w:t>
        </w:r>
        <w:r>
          <w:rPr/>
          <w:fldChar w:fldCharType="end"/>
        </w:r>
      </w:hyperlink>
    </w:p>
    <w:p w:rsidRDefault="00000000" w:rsidR="00000000">
      <w:pPr>
        <w:pStyle w:val="TOC1"/>
        <w:tabs>
          <w:tab w:val="left" w:pos="880"/>
          <w:tab w:val="right" w:pos="9350" w:leader="dot"/>
        </w:tabs>
        <w:rPr>
          <w:rFonts w:ascii="Calibri" w:hAnsi="Calibri"/>
          <w:noProof/>
        </w:rPr>
      </w:pPr>
      <w:hyperlink w:anchor="_Toc256000096" w:history="1">
        <w:r>
          <w:rPr>
            <w:rStyle w:val="Hyperlink"/>
          </w:rPr>
          <w:t>Part 4</w:t>
        </w:r>
        <w:r>
          <w:rPr>
            <w:rStyle w:val="Hyperlink"/>
            <w:rFonts w:ascii="Calibri" w:hAnsi="Calibri"/>
            <w:noProof/>
          </w:rPr>
          <w:tab/>
        </w:r>
        <w:r>
          <w:rPr>
            <w:rStyle w:val="Hyperlink"/>
          </w:rPr>
          <w:t>Pensions</w:t>
        </w:r>
        <w:r>
          <w:rPr>
            <w:rStyle w:val="Hyperlink"/>
          </w:rPr>
          <w:tab/>
        </w:r>
        <w:r>
          <w:rPr/>
          <w:fldChar w:fldCharType="begin"/>
        </w:r>
        <w:r>
          <w:rPr/>
          <w:instrText xml:space="preserve">PAGEREF _Toc256000096 \h</w:instrText>
        </w:r>
        <w:r>
          <w:rPr/>
          <w:fldChar w:fldCharType="separate"/>
        </w:r>
        <w:r>
          <w:rPr>
            <w:rStyle w:val="Hyperlink"/>
          </w:rPr>
          <w:t>81</w:t>
        </w:r>
        <w:r>
          <w:rPr/>
          <w:fldChar w:fldCharType="end"/>
        </w:r>
      </w:hyperlink>
    </w:p>
    <w:p w:rsidRDefault="00000000" w:rsidR="00000000">
      <w:pPr>
        <w:pStyle w:val="TOC1"/>
        <w:tabs>
          <w:tab w:val="left" w:pos="880"/>
          <w:tab w:val="right" w:pos="9350" w:leader="dot"/>
        </w:tabs>
        <w:rPr>
          <w:rFonts w:ascii="Calibri" w:hAnsi="Calibri"/>
          <w:noProof/>
        </w:rPr>
      </w:pPr>
      <w:hyperlink w:anchor="_Toc256000097" w:history="1">
        <w:r>
          <w:rPr>
            <w:rStyle w:val="Hyperlink"/>
          </w:rPr>
          <w:t>Part 5</w:t>
        </w:r>
        <w:r>
          <w:rPr>
            <w:rStyle w:val="Hyperlink"/>
            <w:rFonts w:ascii="Calibri" w:hAnsi="Calibri"/>
            <w:noProof/>
          </w:rPr>
          <w:tab/>
        </w:r>
        <w:r>
          <w:rPr>
            <w:rStyle w:val="Hyperlink"/>
          </w:rPr>
          <w:t>Property</w:t>
        </w:r>
        <w:r>
          <w:rPr>
            <w:rStyle w:val="Hyperlink"/>
          </w:rPr>
          <w:tab/>
        </w:r>
        <w:r>
          <w:rPr/>
          <w:fldChar w:fldCharType="begin"/>
        </w:r>
        <w:r>
          <w:rPr/>
          <w:instrText xml:space="preserve">PAGEREF _Toc256000097 \h</w:instrText>
        </w:r>
        <w:r>
          <w:rPr/>
          <w:fldChar w:fldCharType="separate"/>
        </w:r>
        <w:r>
          <w:rPr>
            <w:rStyle w:val="Hyperlink"/>
          </w:rPr>
          <w:t>84</w:t>
        </w:r>
        <w:r>
          <w:rPr/>
          <w:fldChar w:fldCharType="end"/>
        </w:r>
      </w:hyperlink>
    </w:p>
    <w:p w:rsidRDefault="00000000" w:rsidR="00000000">
      <w:pPr>
        <w:pStyle w:val="TOC1"/>
        <w:tabs>
          <w:tab w:val="left" w:pos="440"/>
          <w:tab w:val="right" w:pos="9350" w:leader="dot"/>
        </w:tabs>
        <w:rPr>
          <w:rFonts w:ascii="Calibri" w:hAnsi="Calibri"/>
          <w:noProof/>
        </w:rPr>
      </w:pPr>
      <w:hyperlink w:anchor="_Toc256000098" w:history="1">
        <w:r>
          <w:rPr>
            <w:rStyle w:val="Hyperlink"/>
          </w:rPr>
          <w:t>1.</w:t>
        </w:r>
        <w:r>
          <w:rPr>
            <w:rStyle w:val="Hyperlink"/>
            <w:rFonts w:ascii="Calibri" w:hAnsi="Calibri"/>
            <w:noProof/>
          </w:rPr>
          <w:tab/>
        </w:r>
        <w:r>
          <w:rPr>
            <w:rStyle w:val="Hyperlink"/>
          </w:rPr>
          <w:t>Properties</w:t>
        </w:r>
        <w:r>
          <w:rPr>
            <w:rStyle w:val="Hyperlink"/>
          </w:rPr>
          <w:tab/>
        </w:r>
        <w:r>
          <w:rPr/>
          <w:fldChar w:fldCharType="begin"/>
        </w:r>
        <w:r>
          <w:rPr/>
          <w:instrText xml:space="preserve">PAGEREF _Toc256000098 \h</w:instrText>
        </w:r>
        <w:r>
          <w:rPr/>
          <w:fldChar w:fldCharType="separate"/>
        </w:r>
        <w:r>
          <w:rPr>
            <w:rStyle w:val="Hyperlink"/>
          </w:rPr>
          <w:t>84</w:t>
        </w:r>
        <w:r>
          <w:rPr/>
          <w:fldChar w:fldCharType="end"/>
        </w:r>
      </w:hyperlink>
    </w:p>
    <w:p w:rsidRDefault="00000000" w:rsidR="00000000">
      <w:pPr>
        <w:pStyle w:val="TOC1"/>
        <w:tabs>
          <w:tab w:val="left" w:pos="440"/>
          <w:tab w:val="right" w:pos="9350" w:leader="dot"/>
        </w:tabs>
        <w:rPr>
          <w:rFonts w:ascii="Calibri" w:hAnsi="Calibri"/>
          <w:noProof/>
        </w:rPr>
      </w:pPr>
      <w:hyperlink w:anchor="_Toc256000099" w:history="1">
        <w:r>
          <w:rPr>
            <w:rStyle w:val="Hyperlink"/>
          </w:rPr>
          <w:t>2.</w:t>
        </w:r>
        <w:r>
          <w:rPr>
            <w:rStyle w:val="Hyperlink"/>
            <w:rFonts w:ascii="Calibri" w:hAnsi="Calibri"/>
            <w:noProof/>
          </w:rPr>
          <w:tab/>
        </w:r>
        <w:r>
          <w:rPr>
            <w:rStyle w:val="Hyperlink"/>
          </w:rPr>
          <w:t>Replies to pre-contract enquiries</w:t>
        </w:r>
        <w:r>
          <w:rPr>
            <w:rStyle w:val="Hyperlink"/>
          </w:rPr>
          <w:tab/>
        </w:r>
        <w:r>
          <w:rPr/>
          <w:fldChar w:fldCharType="begin"/>
        </w:r>
        <w:r>
          <w:rPr/>
          <w:instrText xml:space="preserve">PAGEREF _Toc256000099 \h</w:instrText>
        </w:r>
        <w:r>
          <w:rPr/>
          <w:fldChar w:fldCharType="separate"/>
        </w:r>
        <w:r>
          <w:rPr>
            <w:rStyle w:val="Hyperlink"/>
          </w:rPr>
          <w:t>84</w:t>
        </w:r>
        <w:r>
          <w:rPr/>
          <w:fldChar w:fldCharType="end"/>
        </w:r>
      </w:hyperlink>
    </w:p>
    <w:p w:rsidRDefault="00000000" w:rsidR="00000000">
      <w:pPr>
        <w:pStyle w:val="TOC1"/>
        <w:tabs>
          <w:tab w:val="left" w:pos="440"/>
          <w:tab w:val="right" w:pos="9350" w:leader="dot"/>
        </w:tabs>
        <w:rPr>
          <w:rFonts w:ascii="Calibri" w:hAnsi="Calibri"/>
          <w:noProof/>
        </w:rPr>
      </w:pPr>
      <w:hyperlink w:anchor="_Toc256000100" w:history="1">
        <w:r>
          <w:rPr>
            <w:rStyle w:val="Hyperlink"/>
          </w:rPr>
          <w:t>3.</w:t>
        </w:r>
        <w:r>
          <w:rPr>
            <w:rStyle w:val="Hyperlink"/>
            <w:rFonts w:ascii="Calibri" w:hAnsi="Calibri"/>
            <w:noProof/>
          </w:rPr>
          <w:tab/>
        </w:r>
        <w:r>
          <w:rPr>
            <w:rStyle w:val="Hyperlink"/>
          </w:rPr>
          <w:t>Title</w:t>
        </w:r>
        <w:r>
          <w:rPr>
            <w:rStyle w:val="Hyperlink"/>
          </w:rPr>
          <w:tab/>
        </w:r>
        <w:r>
          <w:rPr/>
          <w:fldChar w:fldCharType="begin"/>
        </w:r>
        <w:r>
          <w:rPr/>
          <w:instrText xml:space="preserve">PAGEREF _Toc256000100 \h</w:instrText>
        </w:r>
        <w:r>
          <w:rPr/>
          <w:fldChar w:fldCharType="separate"/>
        </w:r>
        <w:r>
          <w:rPr>
            <w:rStyle w:val="Hyperlink"/>
          </w:rPr>
          <w:t>84</w:t>
        </w:r>
        <w:r>
          <w:rPr/>
          <w:fldChar w:fldCharType="end"/>
        </w:r>
      </w:hyperlink>
    </w:p>
    <w:p w:rsidRDefault="00000000" w:rsidR="00000000">
      <w:pPr>
        <w:pStyle w:val="TOC1"/>
        <w:tabs>
          <w:tab w:val="left" w:pos="440"/>
          <w:tab w:val="right" w:pos="9350" w:leader="dot"/>
        </w:tabs>
        <w:rPr>
          <w:rFonts w:ascii="Calibri" w:hAnsi="Calibri"/>
          <w:noProof/>
        </w:rPr>
      </w:pPr>
      <w:hyperlink w:anchor="_Toc256000101" w:history="1">
        <w:r>
          <w:rPr>
            <w:rStyle w:val="Hyperlink"/>
          </w:rPr>
          <w:t>4.</w:t>
        </w:r>
        <w:r>
          <w:rPr>
            <w:rStyle w:val="Hyperlink"/>
            <w:rFonts w:ascii="Calibri" w:hAnsi="Calibri"/>
            <w:noProof/>
          </w:rPr>
          <w:tab/>
        </w:r>
        <w:r>
          <w:rPr>
            <w:rStyle w:val="Hyperlink"/>
          </w:rPr>
          <w:t>Leasehold Properties</w:t>
        </w:r>
        <w:r>
          <w:rPr>
            <w:rStyle w:val="Hyperlink"/>
          </w:rPr>
          <w:tab/>
        </w:r>
        <w:r>
          <w:rPr/>
          <w:fldChar w:fldCharType="begin"/>
        </w:r>
        <w:r>
          <w:rPr/>
          <w:instrText xml:space="preserve">PAGEREF _Toc256000101 \h</w:instrText>
        </w:r>
        <w:r>
          <w:rPr/>
          <w:fldChar w:fldCharType="separate"/>
        </w:r>
        <w:r>
          <w:rPr>
            <w:rStyle w:val="Hyperlink"/>
          </w:rPr>
          <w:t>85</w:t>
        </w:r>
        <w:r>
          <w:rPr/>
          <w:fldChar w:fldCharType="end"/>
        </w:r>
      </w:hyperlink>
    </w:p>
    <w:p w:rsidRDefault="00000000" w:rsidR="00000000">
      <w:pPr>
        <w:pStyle w:val="TOC1"/>
        <w:tabs>
          <w:tab w:val="left" w:pos="440"/>
          <w:tab w:val="right" w:pos="9350" w:leader="dot"/>
        </w:tabs>
        <w:rPr>
          <w:rFonts w:ascii="Calibri" w:hAnsi="Calibri"/>
          <w:noProof/>
        </w:rPr>
      </w:pPr>
      <w:hyperlink w:anchor="_Toc256000102" w:history="1">
        <w:r>
          <w:rPr>
            <w:rStyle w:val="Hyperlink"/>
          </w:rPr>
          <w:t>5.</w:t>
        </w:r>
        <w:r>
          <w:rPr>
            <w:rStyle w:val="Hyperlink"/>
            <w:rFonts w:ascii="Calibri" w:hAnsi="Calibri"/>
            <w:noProof/>
          </w:rPr>
          <w:tab/>
        </w:r>
        <w:r>
          <w:rPr>
            <w:rStyle w:val="Hyperlink"/>
          </w:rPr>
          <w:t>Encumbrances</w:t>
        </w:r>
        <w:r>
          <w:rPr>
            <w:rStyle w:val="Hyperlink"/>
          </w:rPr>
          <w:tab/>
        </w:r>
        <w:r>
          <w:rPr/>
          <w:fldChar w:fldCharType="begin"/>
        </w:r>
        <w:r>
          <w:rPr/>
          <w:instrText xml:space="preserve">PAGEREF _Toc256000102 \h</w:instrText>
        </w:r>
        <w:r>
          <w:rPr/>
          <w:fldChar w:fldCharType="separate"/>
        </w:r>
        <w:r>
          <w:rPr>
            <w:rStyle w:val="Hyperlink"/>
          </w:rPr>
          <w:t>86</w:t>
        </w:r>
        <w:r>
          <w:rPr/>
          <w:fldChar w:fldCharType="end"/>
        </w:r>
      </w:hyperlink>
    </w:p>
    <w:p w:rsidRDefault="00000000" w:rsidR="00000000">
      <w:pPr>
        <w:pStyle w:val="TOC1"/>
        <w:tabs>
          <w:tab w:val="left" w:pos="440"/>
          <w:tab w:val="right" w:pos="9350" w:leader="dot"/>
        </w:tabs>
        <w:rPr>
          <w:rFonts w:ascii="Calibri" w:hAnsi="Calibri"/>
          <w:noProof/>
        </w:rPr>
      </w:pPr>
      <w:hyperlink w:anchor="_Toc256000103" w:history="1">
        <w:r>
          <w:rPr>
            <w:rStyle w:val="Hyperlink"/>
          </w:rPr>
          <w:t>6.</w:t>
        </w:r>
        <w:r>
          <w:rPr>
            <w:rStyle w:val="Hyperlink"/>
            <w:rFonts w:ascii="Calibri" w:hAnsi="Calibri"/>
            <w:noProof/>
          </w:rPr>
          <w:tab/>
        </w:r>
        <w:r>
          <w:rPr>
            <w:rStyle w:val="Hyperlink"/>
          </w:rPr>
          <w:t>Planning and use of Properties</w:t>
        </w:r>
        <w:r>
          <w:rPr>
            <w:rStyle w:val="Hyperlink"/>
          </w:rPr>
          <w:tab/>
        </w:r>
        <w:r>
          <w:rPr/>
          <w:fldChar w:fldCharType="begin"/>
        </w:r>
        <w:r>
          <w:rPr/>
          <w:instrText xml:space="preserve">PAGEREF _Toc256000103 \h</w:instrText>
        </w:r>
        <w:r>
          <w:rPr/>
          <w:fldChar w:fldCharType="separate"/>
        </w:r>
        <w:r>
          <w:rPr>
            <w:rStyle w:val="Hyperlink"/>
          </w:rPr>
          <w:t>87</w:t>
        </w:r>
        <w:r>
          <w:rPr/>
          <w:fldChar w:fldCharType="end"/>
        </w:r>
      </w:hyperlink>
    </w:p>
    <w:p w:rsidRDefault="00000000" w:rsidR="00000000">
      <w:pPr>
        <w:pStyle w:val="TOC1"/>
        <w:tabs>
          <w:tab w:val="left" w:pos="440"/>
          <w:tab w:val="right" w:pos="9350" w:leader="dot"/>
        </w:tabs>
        <w:rPr>
          <w:rFonts w:ascii="Calibri" w:hAnsi="Calibri"/>
          <w:noProof/>
        </w:rPr>
      </w:pPr>
      <w:hyperlink w:anchor="_Toc256000104" w:history="1">
        <w:r>
          <w:rPr>
            <w:rStyle w:val="Hyperlink"/>
          </w:rPr>
          <w:t>7.</w:t>
        </w:r>
        <w:r>
          <w:rPr>
            <w:rStyle w:val="Hyperlink"/>
            <w:rFonts w:ascii="Calibri" w:hAnsi="Calibri"/>
            <w:noProof/>
          </w:rPr>
          <w:tab/>
        </w:r>
        <w:r>
          <w:rPr>
            <w:rStyle w:val="Hyperlink"/>
          </w:rPr>
          <w:t>Statutory obligations</w:t>
        </w:r>
        <w:r>
          <w:rPr>
            <w:rStyle w:val="Hyperlink"/>
          </w:rPr>
          <w:tab/>
        </w:r>
        <w:r>
          <w:rPr/>
          <w:fldChar w:fldCharType="begin"/>
        </w:r>
        <w:r>
          <w:rPr/>
          <w:instrText xml:space="preserve">PAGEREF _Toc256000104 \h</w:instrText>
        </w:r>
        <w:r>
          <w:rPr/>
          <w:fldChar w:fldCharType="separate"/>
        </w:r>
        <w:r>
          <w:rPr>
            <w:rStyle w:val="Hyperlink"/>
          </w:rPr>
          <w:t>88</w:t>
        </w:r>
        <w:r>
          <w:rPr/>
          <w:fldChar w:fldCharType="end"/>
        </w:r>
      </w:hyperlink>
    </w:p>
    <w:p w:rsidRDefault="00000000" w:rsidR="00000000">
      <w:pPr>
        <w:pStyle w:val="TOC1"/>
        <w:tabs>
          <w:tab w:val="left" w:pos="440"/>
          <w:tab w:val="right" w:pos="9350" w:leader="dot"/>
        </w:tabs>
        <w:rPr>
          <w:rFonts w:ascii="Calibri" w:hAnsi="Calibri"/>
          <w:noProof/>
        </w:rPr>
      </w:pPr>
      <w:hyperlink w:anchor="_Toc256000105" w:history="1">
        <w:r>
          <w:rPr>
            <w:rStyle w:val="Hyperlink"/>
          </w:rPr>
          <w:t>8.</w:t>
        </w:r>
        <w:r>
          <w:rPr>
            <w:rStyle w:val="Hyperlink"/>
            <w:rFonts w:ascii="Calibri" w:hAnsi="Calibri"/>
            <w:noProof/>
          </w:rPr>
          <w:tab/>
        </w:r>
        <w:r>
          <w:rPr>
            <w:rStyle w:val="Hyperlink"/>
          </w:rPr>
          <w:t>Condition</w:t>
        </w:r>
        <w:r>
          <w:rPr>
            <w:rStyle w:val="Hyperlink"/>
          </w:rPr>
          <w:tab/>
        </w:r>
        <w:r>
          <w:rPr/>
          <w:fldChar w:fldCharType="begin"/>
        </w:r>
        <w:r>
          <w:rPr/>
          <w:instrText xml:space="preserve">PAGEREF _Toc256000105 \h</w:instrText>
        </w:r>
        <w:r>
          <w:rPr/>
          <w:fldChar w:fldCharType="separate"/>
        </w:r>
        <w:r>
          <w:rPr>
            <w:rStyle w:val="Hyperlink"/>
          </w:rPr>
          <w:t>88</w:t>
        </w:r>
        <w:r>
          <w:rPr/>
          <w:fldChar w:fldCharType="end"/>
        </w:r>
      </w:hyperlink>
    </w:p>
    <w:p w:rsidRDefault="00000000" w:rsidR="00000000">
      <w:pPr>
        <w:pStyle w:val="TOC1"/>
        <w:tabs>
          <w:tab w:val="left" w:pos="440"/>
          <w:tab w:val="right" w:pos="9350" w:leader="dot"/>
        </w:tabs>
        <w:rPr>
          <w:rFonts w:ascii="Calibri" w:hAnsi="Calibri"/>
          <w:noProof/>
        </w:rPr>
      </w:pPr>
      <w:hyperlink w:anchor="_Toc256000106" w:history="1">
        <w:r>
          <w:rPr>
            <w:rStyle w:val="Hyperlink"/>
          </w:rPr>
          <w:t>9.</w:t>
        </w:r>
        <w:r>
          <w:rPr>
            <w:rStyle w:val="Hyperlink"/>
            <w:rFonts w:ascii="Calibri" w:hAnsi="Calibri"/>
            <w:noProof/>
          </w:rPr>
          <w:tab/>
        </w:r>
        <w:r>
          <w:rPr>
            <w:rStyle w:val="Hyperlink"/>
          </w:rPr>
          <w:t>Complaints and disputes</w:t>
        </w:r>
        <w:r>
          <w:rPr>
            <w:rStyle w:val="Hyperlink"/>
          </w:rPr>
          <w:tab/>
        </w:r>
        <w:r>
          <w:rPr/>
          <w:fldChar w:fldCharType="begin"/>
        </w:r>
        <w:r>
          <w:rPr/>
          <w:instrText xml:space="preserve">PAGEREF _Toc256000106 \h</w:instrText>
        </w:r>
        <w:r>
          <w:rPr/>
          <w:fldChar w:fldCharType="separate"/>
        </w:r>
        <w:r>
          <w:rPr>
            <w:rStyle w:val="Hyperlink"/>
          </w:rPr>
          <w:t>89</w:t>
        </w:r>
        <w:r>
          <w:rPr/>
          <w:fldChar w:fldCharType="end"/>
        </w:r>
      </w:hyperlink>
    </w:p>
    <w:p w:rsidRDefault="00000000" w:rsidR="00000000">
      <w:pPr>
        <w:pStyle w:val="TOC1"/>
        <w:tabs>
          <w:tab w:val="left" w:pos="880"/>
          <w:tab w:val="right" w:pos="9350" w:leader="dot"/>
        </w:tabs>
        <w:rPr>
          <w:rFonts w:ascii="Calibri" w:hAnsi="Calibri"/>
          <w:noProof/>
        </w:rPr>
      </w:pPr>
      <w:hyperlink w:anchor="_Toc256000107" w:history="1">
        <w:r>
          <w:rPr>
            <w:rStyle w:val="Hyperlink"/>
          </w:rPr>
          <w:t>Part 6</w:t>
        </w:r>
        <w:r>
          <w:rPr>
            <w:rStyle w:val="Hyperlink"/>
            <w:rFonts w:ascii="Calibri" w:hAnsi="Calibri"/>
            <w:noProof/>
          </w:rPr>
          <w:tab/>
        </w:r>
        <w:r>
          <w:rPr>
            <w:rStyle w:val="Hyperlink"/>
          </w:rPr>
          <w:t>Environment and health and safety</w:t>
        </w:r>
        <w:r>
          <w:rPr>
            <w:rStyle w:val="Hyperlink"/>
          </w:rPr>
          <w:tab/>
        </w:r>
        <w:r>
          <w:rPr/>
          <w:fldChar w:fldCharType="begin"/>
        </w:r>
        <w:r>
          <w:rPr/>
          <w:instrText xml:space="preserve">PAGEREF _Toc256000107 \h</w:instrText>
        </w:r>
        <w:r>
          <w:rPr/>
          <w:fldChar w:fldCharType="separate"/>
        </w:r>
        <w:r>
          <w:rPr>
            <w:rStyle w:val="Hyperlink"/>
          </w:rPr>
          <w:t>89</w:t>
        </w:r>
        <w:r>
          <w:rPr/>
          <w:fldChar w:fldCharType="end"/>
        </w:r>
      </w:hyperlink>
    </w:p>
    <w:p w:rsidRDefault="00000000" w:rsidR="00000000">
      <w:pPr>
        <w:pStyle w:val="TOC1"/>
        <w:tabs>
          <w:tab w:val="left" w:pos="440"/>
          <w:tab w:val="right" w:pos="9350" w:leader="dot"/>
        </w:tabs>
        <w:rPr>
          <w:rFonts w:ascii="Calibri" w:hAnsi="Calibri"/>
          <w:noProof/>
        </w:rPr>
      </w:pPr>
      <w:hyperlink w:anchor="_Toc256000108" w:history="1">
        <w:r>
          <w:rPr>
            <w:rStyle w:val="Hyperlink"/>
          </w:rPr>
          <w:t>1.</w:t>
        </w:r>
        <w:r>
          <w:rPr>
            <w:rStyle w:val="Hyperlink"/>
            <w:rFonts w:ascii="Calibri" w:hAnsi="Calibri"/>
            <w:noProof/>
          </w:rPr>
          <w:tab/>
        </w:r>
        <w:r>
          <w:rPr>
            <w:rStyle w:val="Hyperlink"/>
          </w:rPr>
          <w:t>Interpretation</w:t>
        </w:r>
        <w:r>
          <w:rPr>
            <w:rStyle w:val="Hyperlink"/>
          </w:rPr>
          <w:tab/>
        </w:r>
        <w:r>
          <w:rPr/>
          <w:fldChar w:fldCharType="begin"/>
        </w:r>
        <w:r>
          <w:rPr/>
          <w:instrText xml:space="preserve">PAGEREF _Toc256000108 \h</w:instrText>
        </w:r>
        <w:r>
          <w:rPr/>
          <w:fldChar w:fldCharType="separate"/>
        </w:r>
        <w:r>
          <w:rPr>
            <w:rStyle w:val="Hyperlink"/>
          </w:rPr>
          <w:t>89</w:t>
        </w:r>
        <w:r>
          <w:rPr/>
          <w:fldChar w:fldCharType="end"/>
        </w:r>
      </w:hyperlink>
    </w:p>
    <w:p w:rsidRDefault="00000000" w:rsidR="00000000">
      <w:pPr>
        <w:pStyle w:val="TOC1"/>
        <w:tabs>
          <w:tab w:val="left" w:pos="440"/>
          <w:tab w:val="right" w:pos="9350" w:leader="dot"/>
        </w:tabs>
        <w:rPr>
          <w:rFonts w:ascii="Calibri" w:hAnsi="Calibri"/>
          <w:noProof/>
        </w:rPr>
      </w:pPr>
      <w:hyperlink w:anchor="_Toc256000109" w:history="1">
        <w:r>
          <w:rPr>
            <w:rStyle w:val="Hyperlink"/>
          </w:rPr>
          <w:t>2.</w:t>
        </w:r>
        <w:r>
          <w:rPr>
            <w:rStyle w:val="Hyperlink"/>
            <w:rFonts w:ascii="Calibri" w:hAnsi="Calibri"/>
            <w:noProof/>
          </w:rPr>
          <w:tab/>
        </w:r>
        <w:r>
          <w:rPr>
            <w:rStyle w:val="Hyperlink"/>
          </w:rPr>
          <w:t>EHS warranties</w:t>
        </w:r>
        <w:r>
          <w:rPr>
            <w:rStyle w:val="Hyperlink"/>
          </w:rPr>
          <w:tab/>
        </w:r>
        <w:r>
          <w:rPr/>
          <w:fldChar w:fldCharType="begin"/>
        </w:r>
        <w:r>
          <w:rPr/>
          <w:instrText xml:space="preserve">PAGEREF _Toc256000109 \h</w:instrText>
        </w:r>
        <w:r>
          <w:rPr/>
          <w:fldChar w:fldCharType="separate"/>
        </w:r>
        <w:r>
          <w:rPr>
            <w:rStyle w:val="Hyperlink"/>
          </w:rPr>
          <w:t>90</w:t>
        </w:r>
        <w:r>
          <w:rPr/>
          <w:fldChar w:fldCharType="end"/>
        </w:r>
      </w:hyperlink>
    </w:p>
    <w:p w:rsidRDefault="00000000" w:rsidR="00000000">
      <w:pPr>
        <w:pStyle w:val="TOC1"/>
        <w:tabs>
          <w:tab w:val="left" w:pos="880"/>
          <w:tab w:val="right" w:pos="9350" w:leader="dot"/>
        </w:tabs>
        <w:rPr>
          <w:rFonts w:ascii="Calibri" w:hAnsi="Calibri"/>
          <w:noProof/>
        </w:rPr>
      </w:pPr>
      <w:hyperlink w:anchor="_Toc256000110" w:history="1">
        <w:r>
          <w:rPr>
            <w:rStyle w:val="Hyperlink"/>
          </w:rPr>
          <w:t>Part 7</w:t>
        </w:r>
        <w:r>
          <w:rPr>
            <w:rStyle w:val="Hyperlink"/>
            <w:rFonts w:ascii="Calibri" w:hAnsi="Calibri"/>
            <w:noProof/>
          </w:rPr>
          <w:tab/>
        </w:r>
        <w:r>
          <w:rPr>
            <w:rStyle w:val="Hyperlink"/>
          </w:rPr>
          <w:t>Taxation</w:t>
        </w:r>
        <w:r>
          <w:rPr>
            <w:rStyle w:val="Hyperlink"/>
          </w:rPr>
          <w:tab/>
        </w:r>
        <w:r>
          <w:rPr/>
          <w:fldChar w:fldCharType="begin"/>
        </w:r>
        <w:r>
          <w:rPr/>
          <w:instrText xml:space="preserve">PAGEREF _Toc256000110 \h</w:instrText>
        </w:r>
        <w:r>
          <w:rPr/>
          <w:fldChar w:fldCharType="separate"/>
        </w:r>
        <w:r>
          <w:rPr>
            <w:rStyle w:val="Hyperlink"/>
          </w:rPr>
          <w:t>91</w:t>
        </w:r>
        <w:r>
          <w:rPr/>
          <w:fldChar w:fldCharType="end"/>
        </w:r>
      </w:hyperlink>
    </w:p>
    <w:p w:rsidRDefault="00000000" w:rsidR="00000000">
      <w:pPr>
        <w:pStyle w:val="TOC1"/>
        <w:tabs>
          <w:tab w:val="left" w:pos="440"/>
          <w:tab w:val="right" w:pos="9350" w:leader="dot"/>
        </w:tabs>
        <w:rPr>
          <w:rFonts w:ascii="Calibri" w:hAnsi="Calibri"/>
          <w:noProof/>
        </w:rPr>
      </w:pPr>
      <w:hyperlink w:anchor="_Toc256000111" w:history="1">
        <w:r>
          <w:rPr>
            <w:rStyle w:val="Hyperlink"/>
          </w:rPr>
          <w:t>1.</w:t>
        </w:r>
        <w:r>
          <w:rPr>
            <w:rStyle w:val="Hyperlink"/>
            <w:rFonts w:ascii="Calibri" w:hAnsi="Calibri"/>
            <w:noProof/>
          </w:rPr>
          <w:tab/>
        </w:r>
        <w:r>
          <w:rPr>
            <w:rStyle w:val="Hyperlink"/>
          </w:rPr>
          <w:t>Tax compliance</w:t>
        </w:r>
        <w:r>
          <w:rPr>
            <w:rStyle w:val="Hyperlink"/>
          </w:rPr>
          <w:tab/>
        </w:r>
        <w:r>
          <w:rPr/>
          <w:fldChar w:fldCharType="begin"/>
        </w:r>
        <w:r>
          <w:rPr/>
          <w:instrText xml:space="preserve">PAGEREF _Toc256000111 \h</w:instrText>
        </w:r>
        <w:r>
          <w:rPr/>
          <w:fldChar w:fldCharType="separate"/>
        </w:r>
        <w:r>
          <w:rPr>
            <w:rStyle w:val="Hyperlink"/>
          </w:rPr>
          <w:t>91</w:t>
        </w:r>
        <w:r>
          <w:rPr/>
          <w:fldChar w:fldCharType="end"/>
        </w:r>
      </w:hyperlink>
    </w:p>
    <w:p w:rsidRDefault="00000000" w:rsidR="00000000">
      <w:pPr>
        <w:pStyle w:val="TOC1"/>
        <w:tabs>
          <w:tab w:val="left" w:pos="440"/>
          <w:tab w:val="right" w:pos="9350" w:leader="dot"/>
        </w:tabs>
        <w:rPr>
          <w:rFonts w:ascii="Calibri" w:hAnsi="Calibri"/>
          <w:noProof/>
        </w:rPr>
      </w:pPr>
      <w:hyperlink w:anchor="_Toc256000112" w:history="1">
        <w:r>
          <w:rPr>
            <w:rStyle w:val="Hyperlink"/>
          </w:rPr>
          <w:t>2.</w:t>
        </w:r>
        <w:r>
          <w:rPr>
            <w:rStyle w:val="Hyperlink"/>
            <w:rFonts w:ascii="Calibri" w:hAnsi="Calibri"/>
            <w:noProof/>
          </w:rPr>
          <w:tab/>
        </w:r>
        <w:r>
          <w:rPr>
            <w:rStyle w:val="Hyperlink"/>
          </w:rPr>
          <w:t>Capital allowances</w:t>
        </w:r>
        <w:r>
          <w:rPr>
            <w:rStyle w:val="Hyperlink"/>
          </w:rPr>
          <w:tab/>
        </w:r>
        <w:r>
          <w:rPr/>
          <w:fldChar w:fldCharType="begin"/>
        </w:r>
        <w:r>
          <w:rPr/>
          <w:instrText xml:space="preserve">PAGEREF _Toc256000112 \h</w:instrText>
        </w:r>
        <w:r>
          <w:rPr/>
          <w:fldChar w:fldCharType="separate"/>
        </w:r>
        <w:r>
          <w:rPr>
            <w:rStyle w:val="Hyperlink"/>
          </w:rPr>
          <w:t>92</w:t>
        </w:r>
        <w:r>
          <w:rPr/>
          <w:fldChar w:fldCharType="end"/>
        </w:r>
      </w:hyperlink>
    </w:p>
    <w:p w:rsidRDefault="00000000" w:rsidR="00000000">
      <w:pPr>
        <w:pStyle w:val="TOC1"/>
        <w:tabs>
          <w:tab w:val="left" w:pos="440"/>
          <w:tab w:val="right" w:pos="9350" w:leader="dot"/>
        </w:tabs>
        <w:rPr>
          <w:rFonts w:ascii="Calibri" w:hAnsi="Calibri"/>
          <w:noProof/>
        </w:rPr>
      </w:pPr>
      <w:hyperlink w:anchor="_Toc256000113" w:history="1">
        <w:r>
          <w:rPr>
            <w:rStyle w:val="Hyperlink"/>
          </w:rPr>
          <w:t>3.</w:t>
        </w:r>
        <w:r>
          <w:rPr>
            <w:rStyle w:val="Hyperlink"/>
            <w:rFonts w:ascii="Calibri" w:hAnsi="Calibri"/>
            <w:noProof/>
          </w:rPr>
          <w:tab/>
        </w:r>
        <w:r>
          <w:rPr>
            <w:rStyle w:val="Hyperlink"/>
          </w:rPr>
          <w:t>Stamp duty and SDLT</w:t>
        </w:r>
        <w:r>
          <w:rPr>
            <w:rStyle w:val="Hyperlink"/>
          </w:rPr>
          <w:tab/>
        </w:r>
        <w:r>
          <w:rPr/>
          <w:fldChar w:fldCharType="begin"/>
        </w:r>
        <w:r>
          <w:rPr/>
          <w:instrText xml:space="preserve">PAGEREF _Toc256000113 \h</w:instrText>
        </w:r>
        <w:r>
          <w:rPr/>
          <w:fldChar w:fldCharType="separate"/>
        </w:r>
        <w:r>
          <w:rPr>
            <w:rStyle w:val="Hyperlink"/>
          </w:rPr>
          <w:t>92</w:t>
        </w:r>
        <w:r>
          <w:rPr/>
          <w:fldChar w:fldCharType="end"/>
        </w:r>
      </w:hyperlink>
    </w:p>
    <w:p w:rsidRDefault="00000000" w:rsidR="00000000">
      <w:pPr>
        <w:pStyle w:val="TOC1"/>
        <w:tabs>
          <w:tab w:val="left" w:pos="440"/>
          <w:tab w:val="right" w:pos="9350" w:leader="dot"/>
        </w:tabs>
        <w:rPr>
          <w:rFonts w:ascii="Calibri" w:hAnsi="Calibri"/>
          <w:noProof/>
        </w:rPr>
      </w:pPr>
      <w:hyperlink w:anchor="_Toc256000114" w:history="1">
        <w:r>
          <w:rPr>
            <w:rStyle w:val="Hyperlink"/>
          </w:rPr>
          <w:t>4.</w:t>
        </w:r>
        <w:r>
          <w:rPr>
            <w:rStyle w:val="Hyperlink"/>
            <w:rFonts w:ascii="Calibri" w:hAnsi="Calibri"/>
            <w:noProof/>
          </w:rPr>
          <w:tab/>
        </w:r>
        <w:r>
          <w:rPr>
            <w:rStyle w:val="Hyperlink"/>
          </w:rPr>
          <w:t>VAT</w:t>
        </w:r>
        <w:r>
          <w:rPr>
            <w:rStyle w:val="Hyperlink"/>
          </w:rPr>
          <w:tab/>
        </w:r>
        <w:r>
          <w:rPr/>
          <w:fldChar w:fldCharType="begin"/>
        </w:r>
        <w:r>
          <w:rPr/>
          <w:instrText xml:space="preserve">PAGEREF _Toc256000114 \h</w:instrText>
        </w:r>
        <w:r>
          <w:rPr/>
          <w:fldChar w:fldCharType="separate"/>
        </w:r>
        <w:r>
          <w:rPr>
            <w:rStyle w:val="Hyperlink"/>
          </w:rPr>
          <w:t>92</w:t>
        </w:r>
        <w:r>
          <w:rPr/>
          <w:fldChar w:fldCharType="end"/>
        </w:r>
      </w:hyperlink>
    </w:p>
    <w:p w:rsidRDefault="00000000" w:rsidR="00000000">
      <w:pPr>
        <w:pStyle w:val="TOC1"/>
        <w:tabs>
          <w:tab w:val="left" w:pos="440"/>
          <w:tab w:val="right" w:pos="9350" w:leader="dot"/>
        </w:tabs>
        <w:rPr>
          <w:rFonts w:ascii="Calibri" w:hAnsi="Calibri"/>
          <w:noProof/>
        </w:rPr>
      </w:pPr>
      <w:hyperlink w:anchor="_Toc256000115" w:history="1">
        <w:r>
          <w:rPr>
            <w:rStyle w:val="Hyperlink"/>
          </w:rPr>
          <w:t>5.</w:t>
        </w:r>
        <w:r>
          <w:rPr>
            <w:rStyle w:val="Hyperlink"/>
            <w:rFonts w:ascii="Calibri" w:hAnsi="Calibri"/>
            <w:noProof/>
          </w:rPr>
          <w:tab/>
        </w:r>
        <w:r>
          <w:rPr>
            <w:rStyle w:val="Hyperlink"/>
          </w:rPr>
          <w:t>Inheritance tax</w:t>
        </w:r>
        <w:r>
          <w:rPr>
            <w:rStyle w:val="Hyperlink"/>
          </w:rPr>
          <w:tab/>
        </w:r>
        <w:r>
          <w:rPr/>
          <w:fldChar w:fldCharType="begin"/>
        </w:r>
        <w:r>
          <w:rPr/>
          <w:instrText xml:space="preserve">PAGEREF _Toc256000115 \h</w:instrText>
        </w:r>
        <w:r>
          <w:rPr/>
          <w:fldChar w:fldCharType="separate"/>
        </w:r>
        <w:r>
          <w:rPr>
            <w:rStyle w:val="Hyperlink"/>
          </w:rPr>
          <w:t>93</w:t>
        </w:r>
        <w:r>
          <w:rPr/>
          <w:fldChar w:fldCharType="end"/>
        </w:r>
      </w:hyperlink>
    </w:p>
    <w:p w:rsidRDefault="00000000" w:rsidR="00000000">
      <w:pPr>
        <w:pStyle w:val="TOC1"/>
        <w:tabs>
          <w:tab w:val="left" w:pos="440"/>
          <w:tab w:val="right" w:pos="9350" w:leader="dot"/>
        </w:tabs>
        <w:rPr>
          <w:rFonts w:ascii="Calibri" w:hAnsi="Calibri"/>
          <w:noProof/>
        </w:rPr>
      </w:pPr>
      <w:hyperlink w:anchor="_Toc256000116" w:history="1">
        <w:r>
          <w:rPr>
            <w:rStyle w:val="Hyperlink"/>
          </w:rPr>
          <w:t>6.</w:t>
        </w:r>
        <w:r>
          <w:rPr>
            <w:rStyle w:val="Hyperlink"/>
            <w:rFonts w:ascii="Calibri" w:hAnsi="Calibri"/>
            <w:noProof/>
          </w:rPr>
          <w:tab/>
        </w:r>
        <w:r>
          <w:rPr>
            <w:rStyle w:val="Hyperlink"/>
          </w:rPr>
          <w:t>[Distraint by HMRC]</w:t>
        </w:r>
        <w:r>
          <w:rPr>
            <w:rStyle w:val="Hyperlink"/>
          </w:rPr>
          <w:tab/>
        </w:r>
        <w:r>
          <w:rPr/>
          <w:fldChar w:fldCharType="begin"/>
        </w:r>
        <w:r>
          <w:rPr/>
          <w:instrText xml:space="preserve">PAGEREF _Toc256000116 \h</w:instrText>
        </w:r>
        <w:r>
          <w:rPr/>
          <w:fldChar w:fldCharType="separate"/>
        </w:r>
        <w:r>
          <w:rPr>
            <w:rStyle w:val="Hyperlink"/>
          </w:rPr>
          <w:t>93</w:t>
        </w:r>
        <w:r>
          <w:rPr/>
          <w:fldChar w:fldCharType="end"/>
        </w:r>
      </w:hyperlink>
    </w:p>
    <w:p w:rsidRDefault="00000000" w:rsidR="00000000">
      <w:pPr>
        <w:pStyle w:val="TOC1"/>
        <w:tabs>
          <w:tab w:val="left" w:pos="1320"/>
          <w:tab w:val="right" w:pos="9350" w:leader="dot"/>
        </w:tabs>
        <w:rPr>
          <w:rFonts w:ascii="Calibri" w:hAnsi="Calibri"/>
          <w:noProof/>
        </w:rPr>
      </w:pPr>
      <w:hyperlink w:anchor="_Toc256000117" w:history="1">
        <w:r>
          <w:rPr>
            <w:rStyle w:val="Hyperlink"/>
          </w:rPr>
          <w:t>Schedule 14</w:t>
        </w:r>
        <w:r>
          <w:rPr>
            <w:rStyle w:val="Hyperlink"/>
            <w:rFonts w:ascii="Calibri" w:hAnsi="Calibri"/>
            <w:noProof/>
          </w:rPr>
          <w:tab/>
        </w:r>
        <w:r>
          <w:rPr>
            <w:rStyle w:val="Hyperlink"/>
          </w:rPr>
          <w:t>Pension transfer provisions</w:t>
        </w:r>
        <w:r>
          <w:rPr>
            <w:rStyle w:val="Hyperlink"/>
          </w:rPr>
          <w:tab/>
        </w:r>
        <w:r>
          <w:rPr/>
          <w:fldChar w:fldCharType="begin"/>
        </w:r>
        <w:r>
          <w:rPr/>
          <w:instrText xml:space="preserve">PAGEREF _Toc256000117 \h</w:instrText>
        </w:r>
        <w:r>
          <w:rPr/>
          <w:fldChar w:fldCharType="separate"/>
        </w:r>
        <w:r>
          <w:rPr>
            <w:rStyle w:val="Hyperlink"/>
          </w:rPr>
          <w:t>94</w:t>
        </w:r>
        <w:r>
          <w:rPr/>
          <w:fldChar w:fldCharType="end"/>
        </w:r>
      </w:hyperlink>
    </w:p>
    <w:p w:rsidRDefault="00000000" w:rsidR="00000000">
      <w:pPr>
        <w:pStyle w:val="TOC1"/>
        <w:tabs>
          <w:tab w:val="left" w:pos="440"/>
          <w:tab w:val="right" w:pos="9350" w:leader="dot"/>
        </w:tabs>
        <w:rPr>
          <w:rFonts w:ascii="Calibri" w:hAnsi="Calibri"/>
          <w:noProof/>
        </w:rPr>
      </w:pPr>
      <w:hyperlink w:anchor="_Toc256000118" w:history="1">
        <w:r>
          <w:rPr>
            <w:rStyle w:val="Hyperlink"/>
          </w:rPr>
          <w:t>1.</w:t>
        </w:r>
        <w:r>
          <w:rPr>
            <w:rStyle w:val="Hyperlink"/>
            <w:rFonts w:ascii="Calibri" w:hAnsi="Calibri"/>
            <w:noProof/>
          </w:rPr>
          <w:tab/>
        </w:r>
        <w:r>
          <w:rPr>
            <w:rStyle w:val="Hyperlink"/>
          </w:rPr>
          <w:t>Interpretation</w:t>
        </w:r>
        <w:r>
          <w:rPr>
            <w:rStyle w:val="Hyperlink"/>
          </w:rPr>
          <w:tab/>
        </w:r>
        <w:r>
          <w:rPr/>
          <w:fldChar w:fldCharType="begin"/>
        </w:r>
        <w:r>
          <w:rPr/>
          <w:instrText xml:space="preserve">PAGEREF _Toc256000118 \h</w:instrText>
        </w:r>
        <w:r>
          <w:rPr/>
          <w:fldChar w:fldCharType="separate"/>
        </w:r>
        <w:r>
          <w:rPr>
            <w:rStyle w:val="Hyperlink"/>
          </w:rPr>
          <w:t>94</w:t>
        </w:r>
        <w:r>
          <w:rPr/>
          <w:fldChar w:fldCharType="end"/>
        </w:r>
      </w:hyperlink>
    </w:p>
    <w:p w:rsidRDefault="00000000" w:rsidR="00000000">
      <w:pPr>
        <w:pStyle w:val="TOC1"/>
        <w:tabs>
          <w:tab w:val="left" w:pos="440"/>
          <w:tab w:val="right" w:pos="9350" w:leader="dot"/>
        </w:tabs>
        <w:rPr>
          <w:rFonts w:ascii="Calibri" w:hAnsi="Calibri"/>
          <w:noProof/>
        </w:rPr>
      </w:pPr>
      <w:hyperlink w:anchor="_Toc256000119" w:history="1">
        <w:r>
          <w:rPr>
            <w:rStyle w:val="Hyperlink"/>
          </w:rPr>
          <w:t>2.</w:t>
        </w:r>
        <w:r>
          <w:rPr>
            <w:rStyle w:val="Hyperlink"/>
            <w:rFonts w:ascii="Calibri" w:hAnsi="Calibri"/>
            <w:noProof/>
          </w:rPr>
          <w:tab/>
        </w:r>
        <w:r>
          <w:rPr>
            <w:rStyle w:val="Hyperlink"/>
          </w:rPr>
          <w:t>Interim period</w:t>
        </w:r>
        <w:r>
          <w:rPr>
            <w:rStyle w:val="Hyperlink"/>
          </w:rPr>
          <w:tab/>
        </w:r>
        <w:r>
          <w:rPr/>
          <w:fldChar w:fldCharType="begin"/>
        </w:r>
        <w:r>
          <w:rPr/>
          <w:instrText xml:space="preserve">PAGEREF _Toc256000119 \h</w:instrText>
        </w:r>
        <w:r>
          <w:rPr/>
          <w:fldChar w:fldCharType="separate"/>
        </w:r>
        <w:r>
          <w:rPr>
            <w:rStyle w:val="Hyperlink"/>
          </w:rPr>
          <w:t>95</w:t>
        </w:r>
        <w:r>
          <w:rPr/>
          <w:fldChar w:fldCharType="end"/>
        </w:r>
      </w:hyperlink>
    </w:p>
    <w:p w:rsidRDefault="00000000" w:rsidR="00000000">
      <w:pPr>
        <w:pStyle w:val="TOC1"/>
        <w:tabs>
          <w:tab w:val="left" w:pos="440"/>
          <w:tab w:val="right" w:pos="9350" w:leader="dot"/>
        </w:tabs>
        <w:rPr>
          <w:rFonts w:ascii="Calibri" w:hAnsi="Calibri"/>
          <w:noProof/>
        </w:rPr>
      </w:pPr>
      <w:hyperlink w:anchor="_Toc256000120" w:history="1">
        <w:r>
          <w:rPr>
            <w:rStyle w:val="Hyperlink"/>
          </w:rPr>
          <w:t>3.</w:t>
        </w:r>
        <w:r>
          <w:rPr>
            <w:rStyle w:val="Hyperlink"/>
            <w:rFonts w:ascii="Calibri" w:hAnsi="Calibri"/>
            <w:noProof/>
          </w:rPr>
          <w:tab/>
        </w:r>
        <w:r>
          <w:rPr>
            <w:rStyle w:val="Hyperlink"/>
          </w:rPr>
          <w:t>The Buyer's Scheme</w:t>
        </w:r>
        <w:r>
          <w:rPr>
            <w:rStyle w:val="Hyperlink"/>
          </w:rPr>
          <w:tab/>
        </w:r>
        <w:r>
          <w:rPr/>
          <w:fldChar w:fldCharType="begin"/>
        </w:r>
        <w:r>
          <w:rPr/>
          <w:instrText xml:space="preserve">PAGEREF _Toc256000120 \h</w:instrText>
        </w:r>
        <w:r>
          <w:rPr/>
          <w:fldChar w:fldCharType="separate"/>
        </w:r>
        <w:r>
          <w:rPr>
            <w:rStyle w:val="Hyperlink"/>
          </w:rPr>
          <w:t>96</w:t>
        </w:r>
        <w:r>
          <w:rPr/>
          <w:fldChar w:fldCharType="end"/>
        </w:r>
      </w:hyperlink>
    </w:p>
    <w:p w:rsidRDefault="00000000" w:rsidR="00000000">
      <w:pPr>
        <w:pStyle w:val="TOC1"/>
        <w:tabs>
          <w:tab w:val="left" w:pos="440"/>
          <w:tab w:val="right" w:pos="9350" w:leader="dot"/>
        </w:tabs>
        <w:rPr>
          <w:rFonts w:ascii="Calibri" w:hAnsi="Calibri"/>
          <w:noProof/>
        </w:rPr>
      </w:pPr>
      <w:hyperlink w:anchor="_Toc256000121" w:history="1">
        <w:r>
          <w:rPr>
            <w:rStyle w:val="Hyperlink"/>
          </w:rPr>
          <w:t>4.</w:t>
        </w:r>
        <w:r>
          <w:rPr>
            <w:rStyle w:val="Hyperlink"/>
            <w:rFonts w:ascii="Calibri" w:hAnsi="Calibri"/>
            <w:noProof/>
          </w:rPr>
          <w:tab/>
        </w:r>
        <w:r>
          <w:rPr>
            <w:rStyle w:val="Hyperlink"/>
          </w:rPr>
          <w:t>The transfer payment</w:t>
        </w:r>
        <w:r>
          <w:rPr>
            <w:rStyle w:val="Hyperlink"/>
          </w:rPr>
          <w:tab/>
        </w:r>
        <w:r>
          <w:rPr/>
          <w:fldChar w:fldCharType="begin"/>
        </w:r>
        <w:r>
          <w:rPr/>
          <w:instrText xml:space="preserve">PAGEREF _Toc256000121 \h</w:instrText>
        </w:r>
        <w:r>
          <w:rPr/>
          <w:fldChar w:fldCharType="separate"/>
        </w:r>
        <w:r>
          <w:rPr>
            <w:rStyle w:val="Hyperlink"/>
          </w:rPr>
          <w:t>97</w:t>
        </w:r>
        <w:r>
          <w:rPr/>
          <w:fldChar w:fldCharType="end"/>
        </w:r>
      </w:hyperlink>
    </w:p>
    <w:p w:rsidRDefault="00000000" w:rsidR="00000000">
      <w:pPr>
        <w:pStyle w:val="TOC1"/>
        <w:tabs>
          <w:tab w:val="left" w:pos="440"/>
          <w:tab w:val="right" w:pos="9350" w:leader="dot"/>
        </w:tabs>
        <w:rPr>
          <w:rFonts w:ascii="Calibri" w:hAnsi="Calibri"/>
          <w:noProof/>
        </w:rPr>
      </w:pPr>
      <w:hyperlink w:anchor="_Toc256000122" w:history="1">
        <w:r>
          <w:rPr>
            <w:rStyle w:val="Hyperlink"/>
          </w:rPr>
          <w:t>5.</w:t>
        </w:r>
        <w:r>
          <w:rPr>
            <w:rStyle w:val="Hyperlink"/>
            <w:rFonts w:ascii="Calibri" w:hAnsi="Calibri"/>
            <w:noProof/>
          </w:rPr>
          <w:tab/>
        </w:r>
        <w:r>
          <w:rPr>
            <w:rStyle w:val="Hyperlink"/>
          </w:rPr>
          <w:t>Additional voluntary contributions</w:t>
        </w:r>
        <w:r>
          <w:rPr>
            <w:rStyle w:val="Hyperlink"/>
          </w:rPr>
          <w:tab/>
        </w:r>
        <w:r>
          <w:rPr/>
          <w:fldChar w:fldCharType="begin"/>
        </w:r>
        <w:r>
          <w:rPr/>
          <w:instrText xml:space="preserve">PAGEREF _Toc256000122 \h</w:instrText>
        </w:r>
        <w:r>
          <w:rPr/>
          <w:fldChar w:fldCharType="separate"/>
        </w:r>
        <w:r>
          <w:rPr>
            <w:rStyle w:val="Hyperlink"/>
          </w:rPr>
          <w:t>98</w:t>
        </w:r>
        <w:r>
          <w:rPr/>
          <w:fldChar w:fldCharType="end"/>
        </w:r>
      </w:hyperlink>
    </w:p>
    <w:p w:rsidRDefault="00000000" w:rsidR="00000000">
      <w:pPr>
        <w:pStyle w:val="TOC1"/>
        <w:tabs>
          <w:tab w:val="left" w:pos="440"/>
          <w:tab w:val="right" w:pos="9350" w:leader="dot"/>
        </w:tabs>
        <w:rPr>
          <w:rFonts w:ascii="Calibri" w:hAnsi="Calibri"/>
          <w:noProof/>
        </w:rPr>
      </w:pPr>
      <w:hyperlink w:anchor="_Toc256000123" w:history="1">
        <w:r>
          <w:rPr>
            <w:rStyle w:val="Hyperlink"/>
          </w:rPr>
          <w:t>6.</w:t>
        </w:r>
        <w:r>
          <w:rPr>
            <w:rStyle w:val="Hyperlink"/>
            <w:rFonts w:ascii="Calibri" w:hAnsi="Calibri"/>
            <w:noProof/>
          </w:rPr>
          <w:tab/>
        </w:r>
        <w:r>
          <w:rPr>
            <w:rStyle w:val="Hyperlink"/>
          </w:rPr>
          <w:t>Communications with relevant employees</w:t>
        </w:r>
        <w:r>
          <w:rPr>
            <w:rStyle w:val="Hyperlink"/>
          </w:rPr>
          <w:tab/>
        </w:r>
        <w:r>
          <w:rPr/>
          <w:fldChar w:fldCharType="begin"/>
        </w:r>
        <w:r>
          <w:rPr/>
          <w:instrText xml:space="preserve">PAGEREF _Toc256000123 \h</w:instrText>
        </w:r>
        <w:r>
          <w:rPr/>
          <w:fldChar w:fldCharType="separate"/>
        </w:r>
        <w:r>
          <w:rPr>
            <w:rStyle w:val="Hyperlink"/>
          </w:rPr>
          <w:t>98</w:t>
        </w:r>
        <w:r>
          <w:rPr/>
          <w:fldChar w:fldCharType="end"/>
        </w:r>
      </w:hyperlink>
    </w:p>
    <w:p w:rsidRDefault="00000000" w:rsidR="00000000">
      <w:pPr>
        <w:pStyle w:val="TOC1"/>
        <w:tabs>
          <w:tab w:val="left" w:pos="440"/>
          <w:tab w:val="right" w:pos="9350" w:leader="dot"/>
        </w:tabs>
        <w:rPr>
          <w:rFonts w:ascii="Calibri" w:hAnsi="Calibri"/>
          <w:noProof/>
        </w:rPr>
      </w:pPr>
      <w:hyperlink w:anchor="_Toc256000124" w:history="1">
        <w:r>
          <w:rPr>
            <w:rStyle w:val="Hyperlink"/>
          </w:rPr>
          <w:t>7.</w:t>
        </w:r>
        <w:r>
          <w:rPr>
            <w:rStyle w:val="Hyperlink"/>
            <w:rFonts w:ascii="Calibri" w:hAnsi="Calibri"/>
            <w:noProof/>
          </w:rPr>
          <w:tab/>
        </w:r>
        <w:r>
          <w:rPr>
            <w:rStyle w:val="Hyperlink"/>
          </w:rPr>
          <w:t>Disputes</w:t>
        </w:r>
        <w:r>
          <w:rPr>
            <w:rStyle w:val="Hyperlink"/>
          </w:rPr>
          <w:tab/>
        </w:r>
        <w:r>
          <w:rPr/>
          <w:fldChar w:fldCharType="begin"/>
        </w:r>
        <w:r>
          <w:rPr/>
          <w:instrText xml:space="preserve">PAGEREF _Toc256000124 \h</w:instrText>
        </w:r>
        <w:r>
          <w:rPr/>
          <w:fldChar w:fldCharType="separate"/>
        </w:r>
        <w:r>
          <w:rPr>
            <w:rStyle w:val="Hyperlink"/>
          </w:rPr>
          <w:t>98</w:t>
        </w:r>
        <w:r>
          <w:rPr/>
          <w:fldChar w:fldCharType="end"/>
        </w:r>
      </w:hyperlink>
    </w:p>
    <w:p w:rsidRDefault="00000000" w:rsidR="00000000">
      <w:pPr>
        <w:pStyle w:val="TOC1"/>
        <w:tabs>
          <w:tab w:val="left" w:pos="440"/>
          <w:tab w:val="right" w:pos="9350" w:leader="dot"/>
        </w:tabs>
        <w:rPr>
          <w:rFonts w:ascii="Calibri" w:hAnsi="Calibri"/>
          <w:noProof/>
        </w:rPr>
      </w:pPr>
      <w:hyperlink w:anchor="_Toc256000125" w:history="1">
        <w:r>
          <w:rPr>
            <w:rStyle w:val="Hyperlink"/>
          </w:rPr>
          <w:t>8.</w:t>
        </w:r>
        <w:r>
          <w:rPr>
            <w:rStyle w:val="Hyperlink"/>
            <w:rFonts w:ascii="Calibri" w:hAnsi="Calibri"/>
            <w:noProof/>
          </w:rPr>
          <w:tab/>
        </w:r>
        <w:r>
          <w:rPr>
            <w:rStyle w:val="Hyperlink"/>
          </w:rPr>
          <w:t>Indemnities</w:t>
        </w:r>
        <w:r>
          <w:rPr>
            <w:rStyle w:val="Hyperlink"/>
          </w:rPr>
          <w:tab/>
        </w:r>
        <w:r>
          <w:rPr/>
          <w:fldChar w:fldCharType="begin"/>
        </w:r>
        <w:r>
          <w:rPr/>
          <w:instrText xml:space="preserve">PAGEREF _Toc256000125 \h</w:instrText>
        </w:r>
        <w:r>
          <w:rPr/>
          <w:fldChar w:fldCharType="separate"/>
        </w:r>
        <w:r>
          <w:rPr>
            <w:rStyle w:val="Hyperlink"/>
          </w:rPr>
          <w:t>99</w:t>
        </w:r>
        <w:r>
          <w:rPr/>
          <w:fldChar w:fldCharType="end"/>
        </w:r>
      </w:hyperlink>
    </w:p>
    <w:p w:rsidRDefault="00000000" w:rsidR="00000000">
      <w:pPr>
        <w:pStyle w:val="TOC1"/>
        <w:tabs>
          <w:tab w:val="left" w:pos="1320"/>
          <w:tab w:val="right" w:pos="9350" w:leader="dot"/>
        </w:tabs>
        <w:rPr>
          <w:rFonts w:ascii="Calibri" w:hAnsi="Calibri"/>
          <w:noProof/>
        </w:rPr>
      </w:pPr>
      <w:hyperlink w:anchor="_Toc256000126" w:history="1">
        <w:r>
          <w:rPr>
            <w:rStyle w:val="Hyperlink"/>
          </w:rPr>
          <w:t>Schedule 15</w:t>
        </w:r>
        <w:r>
          <w:rPr>
            <w:rStyle w:val="Hyperlink"/>
            <w:rFonts w:ascii="Calibri" w:hAnsi="Calibri"/>
            <w:noProof/>
          </w:rPr>
          <w:tab/>
        </w:r>
        <w:r>
          <w:rPr>
            <w:rStyle w:val="Hyperlink"/>
          </w:rPr>
          <w:t>Form of fair processing notice</w:t>
        </w:r>
        <w:r>
          <w:rPr>
            <w:rStyle w:val="Hyperlink"/>
          </w:rPr>
          <w:tab/>
        </w:r>
        <w:r>
          <w:rPr/>
          <w:fldChar w:fldCharType="begin"/>
        </w:r>
        <w:r>
          <w:rPr/>
          <w:instrText xml:space="preserve">PAGEREF _Toc256000126 \h</w:instrText>
        </w:r>
        <w:r>
          <w:rPr/>
          <w:fldChar w:fldCharType="separate"/>
        </w:r>
        <w:r>
          <w:rPr>
            <w:rStyle w:val="Hyperlink"/>
          </w:rPr>
          <w:t>100</w:t>
        </w:r>
        <w:r>
          <w:rPr/>
          <w:fldChar w:fldCharType="end"/>
        </w:r>
      </w:hyperlink>
    </w:p>
    <w:p w:rsidRDefault="00000000" w:rsidR="00000000">
      <w:pPr>
        <w:pStyle w:val="TOC1"/>
        <w:tabs>
          <w:tab w:val="left" w:pos="1320"/>
          <w:tab w:val="right" w:pos="9350" w:leader="dot"/>
        </w:tabs>
        <w:rPr>
          <w:rFonts w:ascii="Calibri" w:hAnsi="Calibri"/>
          <w:noProof/>
        </w:rPr>
      </w:pPr>
      <w:hyperlink w:anchor="_Toc256000127" w:history="1">
        <w:r>
          <w:rPr>
            <w:rStyle w:val="Hyperlink"/>
          </w:rPr>
          <w:t>Schedule 16</w:t>
        </w:r>
        <w:r>
          <w:rPr>
            <w:rStyle w:val="Hyperlink"/>
            <w:rFonts w:ascii="Calibri" w:hAnsi="Calibri"/>
            <w:noProof/>
          </w:rPr>
          <w:tab/>
        </w:r>
        <w:r>
          <w:rPr>
            <w:rStyle w:val="Hyperlink"/>
          </w:rPr>
          <w:t>Apportionments</w:t>
        </w:r>
        <w:r>
          <w:rPr>
            <w:rStyle w:val="Hyperlink"/>
          </w:rPr>
          <w:tab/>
        </w:r>
        <w:r>
          <w:rPr/>
          <w:fldChar w:fldCharType="begin"/>
        </w:r>
        <w:r>
          <w:rPr/>
          <w:instrText xml:space="preserve">PAGEREF _Toc256000127 \h</w:instrText>
        </w:r>
        <w:r>
          <w:rPr/>
          <w:fldChar w:fldCharType="separate"/>
        </w:r>
        <w:r>
          <w:rPr>
            <w:rStyle w:val="Hyperlink"/>
          </w:rPr>
          <w:t>101</w:t>
        </w:r>
        <w:r>
          <w:rPr/>
          <w:fldChar w:fldCharType="end"/>
        </w:r>
      </w:hyperlink>
    </w:p>
    <w:p w:rsidRDefault="00000000" w:rsidR="00000000" w:rsidP="008B4A53">
      <w:pPr>
        <w:pStyle w:val="HeadingLevel2"/>
      </w:pPr>
      <w:r>
        <w:fldChar w:fldCharType="end"/>
      </w:r>
    </w:p>
    <w:p w:rsidRDefault="00000000" w:rsidR="00000000" w:rsidP="008B4A53">
      <w:pPr>
        <w:pStyle w:val="HeadingLevel2"/>
      </w:pPr>
      <w:r>
        <w:t>ANNEX</w:t>
      </w:r>
    </w:p>
    <w:p w:rsidRDefault="00000000" w:rsidR="00000000">
      <w:pPr>
        <w:pStyle w:val="TOC1"/>
        <w:tabs>
          <w:tab w:val="left" w:pos="1100"/>
          <w:tab w:val="right" w:pos="9350" w:leader="dot"/>
        </w:tabs>
        <w:rPr>
          <w:rFonts w:ascii="Calibri" w:hAnsi="Calibri"/>
          <w:noProof/>
        </w:rPr>
      </w:pPr>
      <w:r>
        <w:fldChar w:fldCharType="begin"/>
      </w:r>
      <w:r>
        <w:instrText xml:space="preserve">TOC \t "Annex, 1, Annex Title, 1" \h</w:instrText>
      </w:r>
      <w:r>
        <w:fldChar w:fldCharType="separate"/>
      </w:r>
      <w:hyperlink w:anchor="_Toc256000128" w:history="1">
        <w:r>
          <w:rPr>
            <w:rStyle w:val="Hyperlink"/>
          </w:rPr>
          <w:t>ANNEX A</w:t>
        </w:r>
        <w:r>
          <w:rPr>
            <w:rStyle w:val="Hyperlink"/>
            <w:rFonts w:ascii="Calibri" w:hAnsi="Calibri"/>
            <w:noProof/>
          </w:rPr>
          <w:tab/>
        </w:r>
        <w:r>
          <w:rPr>
            <w:rStyle w:val="Hyperlink"/>
          </w:rPr>
          <w:t>Actuary's letter</w:t>
        </w:r>
        <w:r>
          <w:rPr>
            <w:rStyle w:val="Hyperlink"/>
          </w:rPr>
          <w:tab/>
        </w:r>
        <w:r>
          <w:rPr/>
          <w:fldChar w:fldCharType="begin"/>
        </w:r>
        <w:r>
          <w:rPr/>
          <w:instrText xml:space="preserve">PAGEREF _Toc256000128 \h</w:instrText>
        </w:r>
        <w:r>
          <w:rPr/>
          <w:fldChar w:fldCharType="separate"/>
        </w:r>
        <w:r>
          <w:rPr>
            <w:rStyle w:val="Hyperlink"/>
          </w:rPr>
          <w:t>103</w:t>
        </w:r>
        <w:r>
          <w:rPr/>
          <w:fldChar w:fldCharType="end"/>
        </w:r>
      </w:hyperlink>
    </w:p>
    <w:p w:rsidRDefault="00000000" w:rsidR="00000000">
      <w:pPr>
        <w:pStyle w:val="TOC1"/>
        <w:tabs>
          <w:tab w:val="left" w:pos="1100"/>
          <w:tab w:val="right" w:pos="9350" w:leader="dot"/>
        </w:tabs>
        <w:rPr>
          <w:rFonts w:ascii="Calibri" w:hAnsi="Calibri"/>
          <w:noProof/>
        </w:rPr>
      </w:pPr>
      <w:hyperlink w:anchor="_Toc256000129" w:history="1">
        <w:r>
          <w:rPr>
            <w:rStyle w:val="Hyperlink"/>
          </w:rPr>
          <w:t>ANNEX B</w:t>
        </w:r>
        <w:r>
          <w:rPr>
            <w:rStyle w:val="Hyperlink"/>
            <w:rFonts w:ascii="Calibri" w:hAnsi="Calibri"/>
            <w:noProof/>
          </w:rPr>
          <w:tab/>
        </w:r>
        <w:r>
          <w:rPr>
            <w:rStyle w:val="Hyperlink"/>
          </w:rPr>
          <w:t>Deed of accession</w:t>
        </w:r>
        <w:r>
          <w:rPr>
            <w:rStyle w:val="Hyperlink"/>
          </w:rPr>
          <w:tab/>
        </w:r>
        <w:r>
          <w:rPr/>
          <w:fldChar w:fldCharType="begin"/>
        </w:r>
        <w:r>
          <w:rPr/>
          <w:instrText xml:space="preserve">PAGEREF _Toc256000129 \h</w:instrText>
        </w:r>
        <w:r>
          <w:rPr/>
          <w:fldChar w:fldCharType="separate"/>
        </w:r>
        <w:r>
          <w:rPr>
            <w:rStyle w:val="Hyperlink"/>
          </w:rPr>
          <w:t>104</w:t>
        </w:r>
        <w:r>
          <w:rPr/>
          <w:fldChar w:fldCharType="end"/>
        </w:r>
      </w:hyperlink>
    </w:p>
    <w:p w:rsidRDefault="00000000" w:rsidR="00000000" w:rsidP="008B4A53">
      <w:pPr>
        <w:pStyle w:val="HeadingLevel2"/>
      </w:pPr>
      <w:r>
        <w:fldChar w:fldCharType="end"/>
      </w:r>
    </w:p>
    <w:p w:rsidRDefault="00000000" w:rsidR="00000000" w:rsidP="008B4A53">
      <w:pPr>
        <w:pStyle w:val="DescriptiveHeading"/>
        <w:sectPr w:rsidR="00E362A7">
          <w:footerReference w:type="even" r:id="rId11"/>
          <w:footerReference w:type="default" r:id="rId12"/>
          <w:footerReference w:type="first" r:id="rId13"/>
          <w:type w:val="continuous"/>
          <w:pgSz w:w="12240" w:h="15840"/>
          <w:pgMar w:top="1440" w:right="1440" w:bottom="1440" w:left="1440" w:header="720" w:footer="720" w:gutter="0"/>
          <w:cols w:space="720"/>
        </w:sectPr>
      </w:pPr>
    </w:p>
    <w:p w:rsidRDefault="00000000" w:rsidR="00000000" w:rsidP="008B4A53">
      <w:pPr>
        <w:pStyle w:val="DescriptiveHeading"/>
      </w:pPr>
    </w:p>
    <w:p w:rsidRDefault="00000000" w:rsidR="00000000" w:rsidP="008B4A53">
      <w:pPr>
        <w:pStyle w:val="IntroDefault"/>
      </w:pPr>
      <w:r>
        <w:t>This agreement is dated [DATE]</w:t>
      </w:r>
    </w:p>
    <w:p w:rsidRDefault="00000000" w:rsidR="00000000" w:rsidP="008B4A53">
      <w:pPr>
        <w:pStyle w:val="DescriptiveHeading"/>
      </w:pPr>
      <w:r>
        <w:t>Parties</w:t>
      </w:r>
    </w:p>
    <w:p w:rsidRDefault="00000000" w:rsidR="00000000" w:rsidP="008B4A53">
      <w:pPr>
        <w:pStyle w:val="Parties"/>
        <w:rPr>
          <w:rFonts w:ascii="Arial" w:hAnsi="Arial" w:eastAsia="Arial" w:cs="Arial"/>
        </w:rPr>
      </w:pPr>
      <w:r>
        <w:rPr>
          <w:rFonts w:ascii="Arial" w:hAnsi="Arial" w:eastAsia="Arial" w:cs="Arial"/>
        </w:rPr>
        <w:t xml:space="preserve">[FULL COMPANY NAME] incorporated and registered in </w:t>
      </w:r>
      <w:del w:id="b986ba5f-995f-4bf3-aa37-912fff51818b" w:author="AI Legal Counsel" w:authorEmail="ai@example.com" w:date="2026-02-05T08:50:00.000Z">
        <w:r>
          <w:rPr>
            <w:rFonts w:ascii="Arial" w:hAnsi="Arial" w:eastAsia="Arial" w:cs="Arial"/>
          </w:rPr>
          <w:delText>England and Wales</w:delText>
        </w:r>
      </w:del>
      <w:ins w:id="b986ba5f-995f-4bf3-aa37-912fff51818b" w:author="AI Legal Counsel" w:authorEmail="ai@example.com" w:date="2026-02-05T08:50:00.000Z">
        <w:r>
          <w:rPr>
            <w:rFonts w:ascii="Arial" w:hAnsi="Arial" w:eastAsia="Arial" w:cs="Arial"/>
          </w:rPr>
          <w:t>Singapore under the Companies Act 1967</w:t>
        </w:r>
      </w:ins>
      <w:r>
        <w:rPr>
          <w:rFonts w:ascii="Arial" w:hAnsi="Arial" w:eastAsia="Arial" w:cs="Arial"/>
        </w:rPr>
        <w:t xml:space="preserve"> with company </w:t>
      </w:r>
      <w:ins w:id="6941a571-b70a-4056-b1ab-a0c06e8bfa86" w:author="AI Legal Counsel" w:authorEmail="ai@example.com" w:date="2026-02-05T08:50:00.000Z">
        <w:r>
          <w:rPr>
            <w:rFonts w:ascii="Arial" w:hAnsi="Arial" w:eastAsia="Arial" w:cs="Arial"/>
          </w:rPr>
          <w:t xml:space="preserve">registration </w:t>
        </w:r>
      </w:ins>
      <w:r>
        <w:rPr>
          <w:rFonts w:ascii="Arial" w:hAnsi="Arial" w:eastAsia="Arial" w:cs="Arial"/>
        </w:rPr>
        <w:t>number [NUMBER] whose registered office is at [REGISTERED OFFICE ADDRESS]  (</w:t>
      </w:r>
      <w:r>
        <w:rPr>
          <w:rStyle w:val="DefTerm"/>
        </w:rPr>
        <w:t>Seller</w:t>
      </w:r>
      <w:r>
        <w:t xml:space="preserve">) </w:t>
      </w:r>
    </w:p>
    <w:p w:rsidRDefault="00000000" w:rsidR="00000000" w:rsidP="008B4A53">
      <w:pPr>
        <w:pStyle w:val="Parties"/>
        <w:rPr>
          <w:rFonts w:ascii="Arial" w:hAnsi="Arial" w:eastAsia="Arial" w:cs="Arial"/>
        </w:rPr>
      </w:pPr>
      <w:r>
        <w:rPr>
          <w:rFonts w:ascii="Arial" w:hAnsi="Arial" w:eastAsia="Arial" w:cs="Arial"/>
        </w:rPr>
        <w:t xml:space="preserve">[FULL COMPANY NAME] incorporated and registered in </w:t>
      </w:r>
      <w:del w:id="d80dd4e5-5148-4e7d-bf77-90ee3623ef80" w:author="AI Legal Counsel" w:authorEmail="ai@example.com" w:date="2026-02-05T08:50:00.000Z">
        <w:r>
          <w:rPr>
            <w:rFonts w:ascii="Arial" w:hAnsi="Arial" w:eastAsia="Arial" w:cs="Arial"/>
          </w:rPr>
          <w:delText>England and Wales</w:delText>
        </w:r>
      </w:del>
      <w:ins w:id="d80dd4e5-5148-4e7d-bf77-90ee3623ef80" w:author="AI Legal Counsel" w:authorEmail="ai@example.com" w:date="2026-02-05T08:50:00.000Z">
        <w:r>
          <w:rPr>
            <w:rFonts w:ascii="Arial" w:hAnsi="Arial" w:eastAsia="Arial" w:cs="Arial"/>
          </w:rPr>
          <w:t>Singapore under the Companies Act 1967</w:t>
        </w:r>
      </w:ins>
      <w:r>
        <w:rPr>
          <w:rFonts w:ascii="Arial" w:hAnsi="Arial" w:eastAsia="Arial" w:cs="Arial"/>
        </w:rPr>
        <w:t xml:space="preserve"> with company </w:t>
      </w:r>
      <w:ins w:id="ca175b61-3792-4810-ac45-51417fdd7189" w:author="AI Legal Counsel" w:authorEmail="ai@example.com" w:date="2026-02-05T08:50:00.000Z">
        <w:r>
          <w:rPr>
            <w:rFonts w:ascii="Arial" w:hAnsi="Arial" w:eastAsia="Arial" w:cs="Arial"/>
          </w:rPr>
          <w:t xml:space="preserve">registration </w:t>
        </w:r>
      </w:ins>
      <w:r>
        <w:rPr>
          <w:rFonts w:ascii="Arial" w:hAnsi="Arial" w:eastAsia="Arial" w:cs="Arial"/>
        </w:rPr>
        <w:t>number [NUMBER] whose registered office is at [REGISTERED OFFICE ADDRESS]  (</w:t>
      </w:r>
      <w:r>
        <w:rPr>
          <w:rStyle w:val="DefTerm"/>
        </w:rPr>
        <w:t>Buyer</w:t>
      </w:r>
      <w:r>
        <w:t xml:space="preserve">) </w:t>
      </w:r>
    </w:p>
    <w:p w:rsidRDefault="00000000" w:rsidR="00000000" w:rsidP="008B4A53">
      <w:pPr>
        <w:pStyle w:val="DescriptiveHeading"/>
      </w:pPr>
      <w:r>
        <w:t>BACKGROUND</w:t>
      </w:r>
    </w:p>
    <w:p w:rsidRDefault="00000000" w:rsidR="00000000" w:rsidP="008B4A53">
      <w:pPr>
        <w:pStyle w:val="Background"/>
      </w:pPr>
      <w:bookmarkStart w:id="0" w:name="a228618"/>
      <w:r>
        <w:t>The Business is carried on by the Seller under the Business Name.</w:t>
      </w:r>
      <w:bookmarkEnd w:id="0"/>
    </w:p>
    <w:p w:rsidRDefault="00000000" w:rsidR="00000000" w:rsidP="008B4A53">
      <w:pPr>
        <w:pStyle w:val="Background"/>
      </w:pPr>
      <w:bookmarkStart w:id="1" w:name="a380255"/>
      <w:r>
        <w:t>The Seller has agreed to sell and transfer, and the Buyer has agreed to buy, the Business (comprising the Assets) as a going concern on the terms and conditions set out in this agreement.</w:t>
      </w:r>
      <w:bookmarkEnd w:id="1"/>
    </w:p>
    <w:p w:rsidRDefault="00000000" w:rsidR="00000000" w:rsidP="008B4A53">
      <w:pPr>
        <w:pStyle w:val="DescriptiveHeading"/>
      </w:pPr>
      <w:r>
        <w:t>Agreed terms</w:t>
      </w:r>
    </w:p>
    <w:p w:rsidRDefault="00000000" w:rsidR="00000000" w:rsidP="008B4A53">
      <w:pPr>
        <w:pStyle w:val="TitleClause"/>
      </w:pPr>
      <w:r>
        <w:fldChar w:fldCharType="begin"/>
      </w:r>
      <w:r>
        <w:instrText>TC "1. Interpretation" \l 1</w:instrText>
      </w:r>
      <w:r>
        <w:fldChar w:fldCharType="end"/>
      </w:r>
      <w:bookmarkStart w:id="2" w:name="a539263"/>
      <w:bookmarkStart w:id="3" w:name="_Toc256000000"/>
      <w:r>
        <w:t>Interpretation</w:t>
      </w:r>
      <w:bookmarkEnd w:id="2"/>
      <w:bookmarkEnd w:id="3"/>
    </w:p>
    <w:p w:rsidRDefault="00000000" w:rsidR="00000000" w:rsidP="008B4A53">
      <w:pPr>
        <w:pStyle w:val="Untitledsubclause1"/>
      </w:pPr>
      <w:bookmarkStart w:id="4" w:name="a738163"/>
      <w:r>
        <w:t xml:space="preserve">The definitions and rules of interpretation in this clause </w:t>
      </w:r>
      <w:r>
        <w:fldChar w:fldCharType="begin"/>
      </w:r>
      <w:r>
        <w:rPr>
          <w:highlight w:val="lightGray"/>
        </w:rPr>
        <w:instrText>REF a539263 \h \w \n</w:instrText>
      </w:r>
      <w:r>
        <w:fldChar w:fldCharType="separate"/>
      </w:r>
      <w:r>
        <w:t>1</w:t>
      </w:r>
      <w:r>
        <w:fldChar w:fldCharType="end"/>
      </w:r>
      <w:r>
        <w:t xml:space="preserve"> shall apply in this agreement.</w:t>
      </w:r>
      <w:bookmarkEnd w:id="4"/>
    </w:p>
    <w:p w:rsidRDefault="00000000" w:rsidR="00000000" w:rsidP="008B4A53">
      <w:pPr>
        <w:pStyle w:val="DefinedTermPara"/>
        <w:rPr>
          <w:rStyle w:val="DefTerm"/>
        </w:rPr>
      </w:pPr>
      <w:bookmarkStart w:id="5" w:name="a175095"/>
      <w:r>
        <w:rPr>
          <w:rStyle w:val="DefTerm"/>
        </w:rPr>
        <w:t>Accounts</w:t>
      </w:r>
      <w:r>
        <w:t xml:space="preserve">: [the audited financial statements of the Seller as at the Accounts Date including the balance sheet and profit and loss accounts together with the notes thereon, the cash flow statement and the directors' and auditor's reports </w:t>
      </w:r>
      <w:r>
        <w:rPr>
          <w:b/>
        </w:rPr>
        <w:t>OR</w:t>
      </w:r>
      <w:r>
        <w:t xml:space="preserve"> the [unaudited] accounts relating to the Business as at and to the Accounts Date, comprising a balance sheet and profit and loss account together with the notes thereon and a cash flow statement] [, a copy of which is attached to the Disclosure Letter].</w:t>
      </w:r>
      <w:bookmarkEnd w:id="5"/>
    </w:p>
    <w:p w:rsidRDefault="00000000" w:rsidR="00000000" w:rsidP="008B4A53">
      <w:pPr>
        <w:pStyle w:val="DefinedTermPara"/>
        <w:rPr>
          <w:rStyle w:val="DefTerm"/>
        </w:rPr>
      </w:pPr>
      <w:bookmarkStart w:id="6" w:name="a581295"/>
      <w:r>
        <w:rPr>
          <w:rStyle w:val="DefTerm"/>
        </w:rPr>
        <w:t>Accounts Date</w:t>
      </w:r>
      <w:r>
        <w:t>: [DATE].</w:t>
      </w:r>
      <w:bookmarkEnd w:id="6"/>
    </w:p>
    <w:p w:rsidRDefault="00000000" w:rsidR="00000000" w:rsidP="008B4A53">
      <w:pPr>
        <w:pStyle w:val="DefinedTermPara"/>
        <w:rPr>
          <w:rStyle w:val="DefTerm"/>
        </w:rPr>
      </w:pPr>
      <w:bookmarkStart w:id="7" w:name="a190035"/>
      <w:r>
        <w:rPr>
          <w:rStyle w:val="DefTerm"/>
        </w:rPr>
        <w:t>Advance Receipts</w:t>
      </w:r>
      <w:r>
        <w:t>: all amounts received (whether by deposit, pre-payment or otherwise) by or on behalf of the Seller on or before the Effective Time so far as the same relate to anything (including any service) to be provided by the Buyer under any of the Business Contracts or otherwise in connection with the carrying on of the Business [in the ordinary course] after the Effective Time.</w:t>
      </w:r>
      <w:bookmarkEnd w:id="7"/>
    </w:p>
    <w:p w:rsidRDefault="00000000" w:rsidR="00000000" w:rsidP="008B4A53">
      <w:pPr>
        <w:pStyle w:val="DefinedTermPara"/>
        <w:rPr>
          <w:rStyle w:val="DefTerm"/>
        </w:rPr>
      </w:pPr>
      <w:bookmarkStart w:id="8" w:name="a100245"/>
      <w:r>
        <w:rPr>
          <w:rStyle w:val="DefTerm"/>
        </w:rPr>
        <w:t>Assets</w:t>
      </w:r>
      <w:r>
        <w:t xml:space="preserve">: the assets to be sold and purchased by the Buyer under this agreement as described in clause </w:t>
      </w:r>
      <w:r>
        <w:fldChar w:fldCharType="begin"/>
      </w:r>
      <w:r>
        <w:rPr>
          <w:highlight w:val="lightGray"/>
        </w:rPr>
        <w:instrText>REF a985101 \h \w \n</w:instrText>
      </w:r>
      <w:r>
        <w:fldChar w:fldCharType="separate"/>
      </w:r>
      <w:r>
        <w:t>3.1</w:t>
      </w:r>
      <w:r>
        <w:fldChar w:fldCharType="end"/>
      </w:r>
      <w:r>
        <w:t>.</w:t>
      </w:r>
      <w:bookmarkEnd w:id="8"/>
    </w:p>
    <w:p w:rsidRDefault="00000000" w:rsidR="00000000" w:rsidP="008B4A53">
      <w:pPr>
        <w:pStyle w:val="DefinedTermPara"/>
        <w:rPr>
          <w:rStyle w:val="DefTerm"/>
        </w:rPr>
      </w:pPr>
      <w:bookmarkStart w:id="9" w:name="a282303"/>
      <w:r>
        <w:rPr>
          <w:rStyle w:val="DefTerm"/>
          <w:b w:val="0"/>
        </w:rPr>
        <w:t>[</w:t>
      </w:r>
      <w:r>
        <w:rPr>
          <w:rStyle w:val="DefTerm"/>
        </w:rPr>
        <w:t>Assumed Liabilities</w:t>
      </w:r>
      <w:r>
        <w:rPr>
          <w:rStyle w:val="DefTerm"/>
        </w:rPr>
        <w:fldChar w:fldCharType="begin"/>
      </w:r>
      <w:r>
        <w:rPr>
          <w:rStyle w:val="DefTerm"/>
        </w:rPr>
        <w:instrText xml:space="preserve"> MACROBUTTON optional </w:instrText>
      </w:r>
      <w:r>
        <w:rPr>
          <w:rStyle w:val="DefTerm"/>
        </w:rPr>
        <w:fldChar w:fldCharType="end"/>
      </w:r>
      <w:r>
        <w:t>: [INSERT DETAILS].]</w:t>
      </w:r>
      <w:bookmarkEnd w:id="9"/>
    </w:p>
    <w:p w:rsidRDefault="00000000" w:rsidR="00000000" w:rsidP="008B4A53">
      <w:pPr>
        <w:pStyle w:val="IgnoredSpacing"/>
      </w:pPr>
    </w:p>
    <w:p w:rsidRDefault="00000000" w:rsidR="00000000" w:rsidP="008B4A53">
      <w:pPr>
        <w:pStyle w:val="DefinedTermPara"/>
        <w:rPr>
          <w:rStyle w:val="DefTerm"/>
        </w:rPr>
      </w:pPr>
      <w:bookmarkStart w:id="10" w:name="a473401"/>
      <w:r>
        <w:rPr>
          <w:rStyle w:val="DefTerm"/>
        </w:rPr>
        <w:t>Book Debts</w:t>
      </w:r>
      <w:r>
        <w:t>: all trade and other debts and amounts owing to the Seller as at the Effective Time in respect of goods or services supplied by the Seller in the ordinary course of carrying on the Business (whether or not invoiced) prior to the Effective Time.</w:t>
      </w:r>
      <w:bookmarkEnd w:id="10"/>
    </w:p>
    <w:p w:rsidRDefault="00000000" w:rsidR="00000000" w:rsidP="008B4A53">
      <w:pPr>
        <w:pStyle w:val="DefinedTermPara"/>
        <w:rPr>
          <w:rStyle w:val="DefTerm"/>
        </w:rPr>
      </w:pPr>
      <w:bookmarkStart w:id="11" w:name="a779052"/>
      <w:r>
        <w:rPr>
          <w:rStyle w:val="DefTerm"/>
        </w:rPr>
        <w:t>Business</w:t>
      </w:r>
      <w:r>
        <w:t>: the business of [DESCRIPTION OF BUSINESS] carried on by the Seller [at the Effective Time].</w:t>
      </w:r>
      <w:bookmarkEnd w:id="11"/>
    </w:p>
    <w:p w:rsidRDefault="00000000" w:rsidR="00000000" w:rsidP="008B4A53">
      <w:pPr>
        <w:pStyle w:val="DefinedTermPara"/>
        <w:rPr>
          <w:rStyle w:val="DefTerm"/>
        </w:rPr>
      </w:pPr>
      <w:bookmarkStart w:id="12" w:name="a631003"/>
      <w:r>
        <w:rPr>
          <w:rStyle w:val="DefTerm"/>
        </w:rPr>
        <w:t>Business Contracts</w:t>
      </w:r>
      <w:r>
        <w:t xml:space="preserve">: the Customer Contracts, Supplier Contracts, IT Contracts, IP Licences, and the Leasing and Hire Agreements [and all other contracts, arrangements, licences and other commitments relating to the Business entered into on or before, and which remain to be performed in whole or in part at, the Effective Time, which have been entered into by or for the benefit of the Seller, or the benefit of which is held in trust for or has been assigned or subcontracted to the Seller[, but excluding the Leases [and licences] specified in </w:t>
      </w:r>
      <w:r>
        <w:fldChar w:fldCharType="begin"/>
      </w:r>
      <w:r>
        <w:rPr>
          <w:highlight w:val="lightGray"/>
        </w:rPr>
        <w:instrText>REF a715751 \h \w \n</w:instrText>
      </w:r>
      <w:r>
        <w:fldChar w:fldCharType="separate"/>
      </w:r>
      <w:r>
        <w:t>Part 2</w:t>
      </w:r>
      <w:r>
        <w:fldChar w:fldCharType="end"/>
      </w:r>
      <w:r>
        <w:t xml:space="preserve"> of </w:t>
      </w:r>
      <w:r>
        <w:fldChar w:fldCharType="begin"/>
      </w:r>
      <w:r>
        <w:rPr>
          <w:highlight w:val="lightGray"/>
        </w:rPr>
        <w:instrText>REF a854608 \h \w \n</w:instrText>
      </w:r>
      <w:r>
        <w:fldChar w:fldCharType="separate"/>
      </w:r>
      <w:r>
        <w:t>Schedule 9</w:t>
      </w:r>
      <w:r>
        <w:fldChar w:fldCharType="end"/>
      </w:r>
      <w:r>
        <w:t xml:space="preserve"> and those contracts which are Excluded Assets or contracts with Employees]].</w:t>
      </w:r>
      <w:bookmarkEnd w:id="12"/>
    </w:p>
    <w:p w:rsidRDefault="00000000" w:rsidR="00000000" w:rsidP="008B4A53">
      <w:pPr>
        <w:pStyle w:val="DefinedTermPara"/>
        <w:rPr>
          <w:rStyle w:val="DefTerm"/>
        </w:rPr>
      </w:pPr>
      <w:bookmarkStart w:id="13" w:name="a286605"/>
      <w:r>
        <w:rPr>
          <w:rStyle w:val="DefTerm"/>
        </w:rPr>
        <w:t>Business Day</w:t>
      </w:r>
      <w:r>
        <w:rPr>
          <w:rFonts w:ascii="Arial" w:hAnsi="Arial" w:eastAsia="Arial" w:cs="Arial"/>
        </w:rPr>
        <w:t xml:space="preserve">: a day other than a Saturday, Sunday or public holiday in </w:t>
      </w:r>
      <w:del w:id="8cab1583-3e9a-4b1e-894b-c2372ffdebd0" w:author="AI Legal Counsel" w:authorEmail="ai@example.com" w:date="2026-02-05T08:50:00.000Z">
        <w:r>
          <w:rPr>
            <w:rFonts w:ascii="Arial" w:hAnsi="Arial" w:eastAsia="Arial" w:cs="Arial"/>
          </w:rPr>
          <w:delText>England</w:delText>
        </w:r>
      </w:del>
      <w:ins w:id="8cab1583-3e9a-4b1e-894b-c2372ffdebd0" w:author="AI Legal Counsel" w:authorEmail="ai@example.com" w:date="2026-02-05T08:50:00.000Z">
        <w:r>
          <w:rPr>
            <w:rFonts w:ascii="Arial" w:hAnsi="Arial" w:eastAsia="Arial" w:cs="Arial"/>
          </w:rPr>
          <w:t>Singapore</w:t>
        </w:r>
      </w:ins>
      <w:r>
        <w:rPr>
          <w:rFonts w:ascii="Arial" w:hAnsi="Arial" w:eastAsia="Arial" w:cs="Arial"/>
        </w:rPr>
        <w:t xml:space="preserve"> when banks in </w:t>
      </w:r>
      <w:del w:id="42750555-4845-4002-ae91-bd34487f3748" w:author="AI Legal Counsel" w:authorEmail="ai@example.com" w:date="2026-02-05T08:50:00.000Z">
        <w:r>
          <w:rPr>
            <w:rFonts w:ascii="Arial" w:hAnsi="Arial" w:eastAsia="Arial" w:cs="Arial"/>
          </w:rPr>
          <w:delText>London</w:delText>
        </w:r>
      </w:del>
      <w:ins w:id="42750555-4845-4002-ae91-bd34487f3748" w:author="AI Legal Counsel" w:authorEmail="ai@example.com" w:date="2026-02-05T08:50:00.000Z">
        <w:r>
          <w:rPr>
            <w:rFonts w:ascii="Arial" w:hAnsi="Arial" w:eastAsia="Arial" w:cs="Arial"/>
          </w:rPr>
          <w:t>Singapore</w:t>
        </w:r>
      </w:ins>
      <w:r>
        <w:rPr>
          <w:rFonts w:ascii="Arial" w:hAnsi="Arial" w:eastAsia="Arial" w:cs="Arial"/>
        </w:rPr>
        <w:t xml:space="preserve"> are open for business.</w:t>
      </w:r>
      <w:bookmarkEnd w:id="13"/>
    </w:p>
    <w:p w:rsidRDefault="00000000" w:rsidR="00000000" w:rsidP="008B4A53">
      <w:pPr>
        <w:pStyle w:val="DefinedTermPara"/>
        <w:rPr>
          <w:rStyle w:val="DefTerm"/>
        </w:rPr>
      </w:pPr>
      <w:bookmarkStart w:id="14" w:name="a893961"/>
      <w:r>
        <w:rPr>
          <w:rStyle w:val="DefTerm"/>
        </w:rPr>
        <w:t>Business Information</w:t>
      </w:r>
      <w:r>
        <w:t>: all information, know-how and techniques (whether or not confidential and in whatever form held) which in any way relate to any of the following:</w:t>
      </w:r>
      <w:bookmarkEnd w:id="14"/>
    </w:p>
    <w:p w:rsidRDefault="00000000" w:rsidR="00000000" w:rsidP="008B4A53">
      <w:pPr>
        <w:pStyle w:val="DefinedTermNumber"/>
      </w:pPr>
      <w:bookmarkStart w:id="15" w:name="a945367"/>
      <w:r>
        <w:t xml:space="preserve">all or any part of the Business or Assets; </w:t>
      </w:r>
      <w:bookmarkEnd w:id="15"/>
    </w:p>
    <w:p w:rsidRDefault="00000000" w:rsidR="00000000" w:rsidP="008B4A53">
      <w:pPr>
        <w:pStyle w:val="DefinedTermNumber"/>
      </w:pPr>
      <w:bookmarkStart w:id="16" w:name="a992030"/>
      <w:r>
        <w:t>any products manufactured or sold or services rendered by the Business;</w:t>
      </w:r>
      <w:bookmarkEnd w:id="16"/>
    </w:p>
    <w:p w:rsidRDefault="00000000" w:rsidR="00000000" w:rsidP="008B4A53">
      <w:pPr>
        <w:pStyle w:val="DefinedTermNumber"/>
      </w:pPr>
      <w:bookmarkStart w:id="17" w:name="a375849"/>
      <w:r>
        <w:t xml:space="preserve">any documentation, formulae, designs, specifications, drawings, data, manuals or instructions relating to (a) or (b) above; </w:t>
      </w:r>
      <w:bookmarkEnd w:id="17"/>
    </w:p>
    <w:p w:rsidRDefault="00000000" w:rsidR="00000000" w:rsidP="008B4A53">
      <w:pPr>
        <w:pStyle w:val="DefinedTermNumber"/>
      </w:pPr>
      <w:bookmarkStart w:id="18" w:name="a305434"/>
      <w:r>
        <w:t>suppliers, distributors or agents of the Business;</w:t>
      </w:r>
      <w:bookmarkEnd w:id="18"/>
    </w:p>
    <w:p w:rsidRDefault="00000000" w:rsidR="00000000" w:rsidP="008B4A53">
      <w:pPr>
        <w:pStyle w:val="DefinedTermNumber"/>
      </w:pPr>
      <w:bookmarkStart w:id="19" w:name="a277121"/>
      <w:r>
        <w:t>the operations, management, administration or financial affairs of the Business (including any accounts, business plans or forecasts, information relating to future business development or planning and information relating to litigation or legal advice); and</w:t>
      </w:r>
      <w:bookmarkEnd w:id="19"/>
    </w:p>
    <w:p w:rsidRDefault="00000000" w:rsidR="00000000" w:rsidP="008B4A53">
      <w:pPr>
        <w:pStyle w:val="DefinedTermNumber"/>
      </w:pPr>
      <w:bookmarkStart w:id="20" w:name="a153101"/>
      <w:r>
        <w:t>the sale or marketing of any of the products manufactured or sold or services rendered by the Business, including all customer names and lists, sales and marketing information (including targets, sales and market share statistics, market surveys, discounts, commissions, rebates and reports on research).</w:t>
      </w:r>
      <w:bookmarkEnd w:id="20"/>
    </w:p>
    <w:p w:rsidRDefault="00000000" w:rsidR="00000000" w:rsidP="008B4A53">
      <w:pPr>
        <w:pStyle w:val="DefinedTermPara"/>
        <w:rPr>
          <w:rStyle w:val="DefTerm"/>
        </w:rPr>
      </w:pPr>
      <w:bookmarkStart w:id="21" w:name="a356478"/>
      <w:r>
        <w:rPr>
          <w:rStyle w:val="DefTerm"/>
        </w:rPr>
        <w:t>Business Intellectual Property Rights</w:t>
      </w:r>
      <w:r>
        <w:t xml:space="preserve">: Intellectual Property Rights owned, used or held for use by the Seller [or any member of the Seller Group] in, or in connection with, the Business (including those set out in </w:t>
      </w:r>
      <w:r>
        <w:fldChar w:fldCharType="begin"/>
      </w:r>
      <w:r>
        <w:rPr>
          <w:highlight w:val="lightGray"/>
        </w:rPr>
        <w:instrText>REF a858653 \h \w \n</w:instrText>
      </w:r>
      <w:r>
        <w:fldChar w:fldCharType="separate"/>
      </w:r>
      <w:r>
        <w:t>Part 1</w:t>
      </w:r>
      <w:r>
        <w:fldChar w:fldCharType="end"/>
      </w:r>
      <w:r>
        <w:t xml:space="preserve"> of </w:t>
      </w:r>
      <w:r>
        <w:fldChar w:fldCharType="begin"/>
      </w:r>
      <w:r>
        <w:rPr>
          <w:highlight w:val="lightGray"/>
        </w:rPr>
        <w:instrText>REF a164367 \h \w \n</w:instrText>
      </w:r>
      <w:r>
        <w:fldChar w:fldCharType="separate"/>
      </w:r>
      <w:r>
        <w:t>Schedule 7</w:t>
      </w:r>
      <w:r>
        <w:fldChar w:fldCharType="end"/>
      </w:r>
      <w:r>
        <w:t xml:space="preserve">). </w:t>
      </w:r>
      <w:bookmarkEnd w:id="21"/>
    </w:p>
    <w:p w:rsidRDefault="00000000" w:rsidR="00000000" w:rsidP="008B4A53">
      <w:pPr>
        <w:pStyle w:val="DefinedTermPara"/>
        <w:rPr>
          <w:rStyle w:val="DefTerm"/>
        </w:rPr>
      </w:pPr>
      <w:bookmarkStart w:id="22" w:name="a770214"/>
      <w:r>
        <w:rPr>
          <w:rStyle w:val="DefTerm"/>
        </w:rPr>
        <w:t>Business Name</w:t>
      </w:r>
      <w:r>
        <w:t>: [NAME OF BUSINESS] or any name including the word [WORD].</w:t>
      </w:r>
      <w:bookmarkEnd w:id="22"/>
    </w:p>
    <w:p w:rsidRDefault="00000000" w:rsidR="00000000" w:rsidP="008B4A53">
      <w:pPr>
        <w:pStyle w:val="DefinedTermPara"/>
        <w:rPr>
          <w:rStyle w:val="DefTerm"/>
        </w:rPr>
      </w:pPr>
      <w:bookmarkStart w:id="23" w:name="a694734"/>
      <w:r>
        <w:rPr>
          <w:rStyle w:val="DefTerm"/>
          <w:b w:val="0"/>
        </w:rPr>
        <w:t>[</w:t>
      </w:r>
      <w:r>
        <w:rPr>
          <w:rStyle w:val="DefTerm"/>
        </w:rPr>
        <w:t>Buyer's Licence</w:t>
      </w:r>
      <w:r>
        <w:rPr>
          <w:rStyle w:val="DefTerm"/>
        </w:rPr>
        <w:fldChar w:fldCharType="begin"/>
      </w:r>
      <w:r>
        <w:rPr>
          <w:rStyle w:val="DefTerm"/>
        </w:rPr>
        <w:instrText xml:space="preserve"> MACROBUTTON optional </w:instrText>
      </w:r>
      <w:r>
        <w:rPr>
          <w:rStyle w:val="DefTerm"/>
        </w:rPr>
        <w:fldChar w:fldCharType="end"/>
      </w:r>
      <w:r>
        <w:t xml:space="preserve">: has the meaning given in clause </w:t>
      </w:r>
      <w:r>
        <w:fldChar w:fldCharType="begin"/>
      </w:r>
      <w:r>
        <w:rPr>
          <w:highlight w:val="lightGray"/>
        </w:rPr>
        <w:instrText>REF a779117 \h \w \n</w:instrText>
      </w:r>
      <w:r>
        <w:fldChar w:fldCharType="separate"/>
      </w:r>
      <w:r>
        <w:t>18</w:t>
      </w:r>
      <w:r>
        <w:fldChar w:fldCharType="end"/>
      </w:r>
      <w:r>
        <w:t>.]</w:t>
      </w:r>
      <w:bookmarkEnd w:id="23"/>
    </w:p>
    <w:p w:rsidRDefault="00000000" w:rsidR="00000000" w:rsidP="008B4A53">
      <w:pPr>
        <w:pStyle w:val="DefinedTermPara"/>
        <w:rPr>
          <w:rStyle w:val="DefTerm"/>
        </w:rPr>
      </w:pPr>
      <w:bookmarkStart w:id="24" w:name="a682461"/>
      <w:r>
        <w:rPr>
          <w:rStyle w:val="DefTerm"/>
          <w:b w:val="0"/>
        </w:rPr>
        <w:t>[</w:t>
      </w:r>
      <w:r>
        <w:rPr>
          <w:rStyle w:val="DefTerm"/>
        </w:rPr>
        <w:t>Buyer's Shared Intellectual Property Rights</w:t>
      </w:r>
      <w:r>
        <w:rPr>
          <w:rStyle w:val="DefTerm"/>
        </w:rPr>
        <w:fldChar w:fldCharType="begin"/>
      </w:r>
      <w:r>
        <w:rPr>
          <w:rStyle w:val="DefTerm"/>
        </w:rPr>
        <w:instrText xml:space="preserve"> MACROBUTTON optional </w:instrText>
      </w:r>
      <w:r>
        <w:rPr>
          <w:rStyle w:val="DefTerm"/>
        </w:rPr>
        <w:fldChar w:fldCharType="end"/>
      </w:r>
      <w:r>
        <w:t xml:space="preserve">: the Intellectual Property Rights set out in </w:t>
      </w:r>
      <w:r>
        <w:fldChar w:fldCharType="begin"/>
      </w:r>
      <w:r>
        <w:rPr>
          <w:highlight w:val="lightGray"/>
        </w:rPr>
        <w:instrText>REF a510215 \h \w \n</w:instrText>
      </w:r>
      <w:r>
        <w:fldChar w:fldCharType="separate"/>
      </w:r>
      <w:r>
        <w:t>Part 2</w:t>
      </w:r>
      <w:r>
        <w:fldChar w:fldCharType="end"/>
      </w:r>
      <w:r>
        <w:t xml:space="preserve"> of </w:t>
      </w:r>
      <w:r>
        <w:fldChar w:fldCharType="begin"/>
      </w:r>
      <w:r>
        <w:rPr>
          <w:highlight w:val="lightGray"/>
        </w:rPr>
        <w:instrText>REF a164367 \h \w \n</w:instrText>
      </w:r>
      <w:r>
        <w:fldChar w:fldCharType="separate"/>
      </w:r>
      <w:r>
        <w:t>Schedule 7</w:t>
      </w:r>
      <w:r>
        <w:fldChar w:fldCharType="end"/>
      </w:r>
      <w:r>
        <w:t>.]</w:t>
      </w:r>
      <w:bookmarkEnd w:id="24"/>
    </w:p>
    <w:p w:rsidRDefault="00000000" w:rsidR="00000000" w:rsidP="008B4A53">
      <w:pPr>
        <w:pStyle w:val="IgnoredSpacing"/>
      </w:pPr>
    </w:p>
    <w:p w:rsidRDefault="00000000" w:rsidR="00000000" w:rsidP="008B4A53">
      <w:pPr>
        <w:pStyle w:val="DefinedTermPara"/>
        <w:rPr>
          <w:rStyle w:val="DefTerm"/>
        </w:rPr>
      </w:pPr>
      <w:bookmarkStart w:id="25" w:name="a416810"/>
      <w:r>
        <w:rPr>
          <w:rStyle w:val="DefTerm"/>
        </w:rPr>
        <w:t>Buyer's Solicitors</w:t>
      </w:r>
      <w:r>
        <w:t>: [NAME AND ADDRESS].</w:t>
      </w:r>
      <w:bookmarkEnd w:id="25"/>
    </w:p>
    <w:p w:rsidRDefault="00000000" w:rsidR="00000000" w:rsidP="008B4A53">
      <w:pPr>
        <w:pStyle w:val="DefinedTermPara"/>
        <w:rPr>
          <w:rStyle w:val="DefTerm"/>
        </w:rPr>
      </w:pPr>
      <w:bookmarkStart w:id="26" w:name="a696933"/>
      <w:del w:id="f9fbc3f9-592f-4a6f-96b7-80ce445a7ef6" w:author="AI Legal Counsel" w:authorEmail="ai@example.com" w:date="2026-02-05T08:50:00.000Z">
        <w:r>
          <w:rPr>
            <w:b/>
            <w:rFonts w:ascii="Arial" w:hAnsi="Arial" w:eastAsia="Arial" w:cs="Arial"/>
          </w:rPr>
          <w:delText>CAA 2001</w:delText>
        </w:r>
        <w:r>
          <w:rPr>
            <w:rFonts w:ascii="Arial" w:hAnsi="Arial" w:eastAsia="Arial" w:cs="Arial"/>
          </w:rPr>
          <w:delText>: Capital Allowances Act 2001.</w:delText>
        </w:r>
      </w:del>
      <w:ins w:id="f9fbc3f9-592f-4a6f-96b7-80ce445a7ef6" w:author="AI Legal Counsel" w:authorEmail="ai@example.com" w:date="2026-02-05T08:50:00.000Z">
        <w:r>
          <w:rPr>
            <w:b/>
            <w:rFonts w:ascii="Arial" w:hAnsi="Arial" w:eastAsia="Arial" w:cs="Arial"/>
          </w:rPr>
          <w:t>ITA: Income Tax Act 1947 (including the provisions relating to capital allowances).</w:t>
        </w:r>
      </w:ins>
      <w:bookmarkEnd w:id="26"/>
    </w:p>
    <w:p w:rsidRDefault="00000000" w:rsidR="00000000" w:rsidP="008B4A53">
      <w:pPr>
        <w:pStyle w:val="DefinedTermPara"/>
        <w:rPr>
          <w:rStyle w:val="DefTerm"/>
        </w:rPr>
      </w:pPr>
      <w:bookmarkStart w:id="27" w:name="a562601"/>
      <w:r>
        <w:rPr>
          <w:rStyle w:val="DefTerm"/>
        </w:rPr>
        <w:t>Claim</w:t>
      </w:r>
      <w:r>
        <w:t>: a claim under the Warranties.</w:t>
      </w:r>
      <w:bookmarkEnd w:id="27"/>
    </w:p>
    <w:p w:rsidRDefault="00000000" w:rsidR="00000000" w:rsidP="008B4A53">
      <w:pPr>
        <w:pStyle w:val="DefinedTermPara"/>
        <w:rPr>
          <w:rStyle w:val="DefTerm"/>
        </w:rPr>
      </w:pPr>
      <w:bookmarkStart w:id="28" w:name="a652818"/>
      <w:r>
        <w:rPr>
          <w:b/>
          <w:rFonts w:ascii="Arial" w:hAnsi="Arial" w:eastAsia="Arial" w:cs="Arial"/>
        </w:rPr>
        <w:t xml:space="preserve">Companies </w:t>
      </w:r>
      <w:del w:id="db0fa77d-bf51-44a7-a2d6-50c0f894e074" w:author="AI Legal Counsel" w:authorEmail="ai@example.com" w:date="2026-02-05T08:50:00.000Z">
        <w:r>
          <w:rPr>
            <w:b/>
            <w:rFonts w:ascii="Arial" w:hAnsi="Arial" w:eastAsia="Arial" w:cs="Arial"/>
          </w:rPr>
          <w:delText>Acts</w:delText>
        </w:r>
        <w:r>
          <w:rPr>
            <w:rFonts w:ascii="Arial" w:hAnsi="Arial" w:eastAsia="Arial" w:cs="Arial"/>
          </w:rPr>
          <w:delText>: the Companies Act 1985 and</w:delText>
        </w:r>
      </w:del>
      <w:ins w:id="db0fa77d-bf51-44a7-a2d6-50c0f894e074" w:author="AI Legal Counsel" w:authorEmail="ai@example.com" w:date="2026-02-05T08:50:00.000Z">
        <w:r>
          <w:rPr>
            <w:b/>
            <w:rFonts w:ascii="Arial" w:hAnsi="Arial" w:eastAsia="Arial" w:cs="Arial"/>
          </w:rPr>
          <w:t>Act:</w:t>
        </w:r>
      </w:ins>
      <w:r>
        <w:rPr>
          <w:rFonts w:ascii="Arial" w:hAnsi="Arial" w:eastAsia="Arial" w:cs="Arial"/>
        </w:rPr>
        <w:t xml:space="preserve"> the Companies Act </w:t>
      </w:r>
      <w:del w:id="d187051f-9746-4a29-88a6-e214663b13f9" w:author="AI Legal Counsel" w:authorEmail="ai@example.com" w:date="2026-02-05T08:50:00.000Z">
        <w:r>
          <w:rPr>
            <w:rFonts w:ascii="Arial" w:hAnsi="Arial" w:eastAsia="Arial" w:cs="Arial"/>
          </w:rPr>
          <w:delText>2006</w:delText>
        </w:r>
      </w:del>
      <w:ins w:id="d187051f-9746-4a29-88a6-e214663b13f9" w:author="AI Legal Counsel" w:authorEmail="ai@example.com" w:date="2026-02-05T08:50:00.000Z">
        <w:r>
          <w:rPr>
            <w:rFonts w:ascii="Arial" w:hAnsi="Arial" w:eastAsia="Arial" w:cs="Arial"/>
          </w:rPr>
          <w:t>1967</w:t>
        </w:r>
      </w:ins>
      <w:r>
        <w:rPr>
          <w:rFonts w:ascii="Arial" w:hAnsi="Arial" w:eastAsia="Arial" w:cs="Arial"/>
        </w:rPr>
        <w:t>.</w:t>
      </w:r>
      <w:bookmarkEnd w:id="28"/>
    </w:p>
    <w:p w:rsidRDefault="00000000" w:rsidR="00000000" w:rsidP="008B4A53">
      <w:pPr>
        <w:pStyle w:val="DefinedTermPara"/>
        <w:rPr>
          <w:rStyle w:val="DefTerm"/>
        </w:rPr>
      </w:pPr>
      <w:bookmarkStart w:id="29" w:name="a216336"/>
      <w:r>
        <w:rPr>
          <w:rStyle w:val="DefTerm"/>
        </w:rPr>
        <w:t>Completion</w:t>
      </w:r>
      <w:r>
        <w:t>: completion of the sale and purchase of the Business (comprising the Assets) in accordance with this agreement.</w:t>
      </w:r>
      <w:bookmarkEnd w:id="29"/>
    </w:p>
    <w:p w:rsidRDefault="00000000" w:rsidR="00000000" w:rsidP="008B4A53">
      <w:pPr>
        <w:pStyle w:val="DefinedTermPara"/>
        <w:rPr>
          <w:rStyle w:val="DefTerm"/>
        </w:rPr>
      </w:pPr>
      <w:bookmarkStart w:id="30" w:name="a689246"/>
      <w:r>
        <w:rPr>
          <w:rStyle w:val="DefTerm"/>
        </w:rPr>
        <w:t>Completion Date</w:t>
      </w:r>
      <w:r>
        <w:t xml:space="preserve">: the date on which Completion takes place pursuant to clause </w:t>
      </w:r>
      <w:r>
        <w:fldChar w:fldCharType="begin"/>
      </w:r>
      <w:r>
        <w:rPr>
          <w:highlight w:val="lightGray"/>
        </w:rPr>
        <w:instrText>REF a143606 \h \w \n</w:instrText>
      </w:r>
      <w:r>
        <w:fldChar w:fldCharType="separate"/>
      </w:r>
      <w:r>
        <w:t>6</w:t>
      </w:r>
      <w:r>
        <w:fldChar w:fldCharType="end"/>
      </w:r>
      <w:r>
        <w:t>.</w:t>
      </w:r>
      <w:bookmarkEnd w:id="30"/>
    </w:p>
    <w:p w:rsidRDefault="00000000" w:rsidR="00000000" w:rsidP="008B4A53">
      <w:pPr>
        <w:pStyle w:val="DefinedTermPara"/>
        <w:rPr>
          <w:rStyle w:val="DefTerm"/>
        </w:rPr>
      </w:pPr>
      <w:bookmarkStart w:id="31" w:name="a765144"/>
      <w:r>
        <w:rPr>
          <w:rStyle w:val="DefTerm"/>
        </w:rPr>
        <w:t>Conditions</w:t>
      </w:r>
      <w:r>
        <w:t xml:space="preserve">: the conditions to Completion set out in </w:t>
      </w:r>
      <w:r>
        <w:fldChar w:fldCharType="begin"/>
      </w:r>
      <w:r>
        <w:rPr>
          <w:highlight w:val="lightGray"/>
        </w:rPr>
        <w:instrText>REF a938288 \h \w \n</w:instrText>
      </w:r>
      <w:r>
        <w:fldChar w:fldCharType="separate"/>
      </w:r>
      <w:r>
        <w:t>Schedule 3</w:t>
      </w:r>
      <w:r>
        <w:fldChar w:fldCharType="end"/>
      </w:r>
      <w:r>
        <w:t>.</w:t>
      </w:r>
      <w:bookmarkEnd w:id="31"/>
    </w:p>
    <w:p w:rsidRDefault="00000000" w:rsidR="00000000" w:rsidP="008B4A53">
      <w:pPr>
        <w:pStyle w:val="DefinedTermPara"/>
        <w:rPr>
          <w:rStyle w:val="DefTerm"/>
        </w:rPr>
      </w:pPr>
      <w:bookmarkStart w:id="32" w:name="a826411"/>
      <w:r>
        <w:rPr>
          <w:rStyle w:val="DefTerm"/>
        </w:rPr>
        <w:t>Connected</w:t>
      </w:r>
      <w:r>
        <w:rPr>
          <w:rFonts w:ascii="Arial" w:hAnsi="Arial" w:eastAsia="Arial" w:cs="Arial"/>
        </w:rPr>
        <w:t xml:space="preserve">: has the meaning, in relation to a person, given in section </w:t>
      </w:r>
      <w:del w:id="17964f2d-8171-409c-9695-c564a0cb81fe" w:author="AI Legal Counsel" w:authorEmail="ai@example.com" w:date="2026-02-05T08:50:00.000Z">
        <w:r>
          <w:rPr>
            <w:rFonts w:ascii="Arial" w:hAnsi="Arial" w:eastAsia="Arial" w:cs="Arial"/>
          </w:rPr>
          <w:delText>1122</w:delText>
        </w:r>
      </w:del>
      <w:ins w:id="17964f2d-8171-409c-9695-c564a0cb81fe" w:author="AI Legal Counsel" w:authorEmail="ai@example.com" w:date="2026-02-05T08:50:00.000Z">
        <w:r>
          <w:rPr>
            <w:rFonts w:ascii="Arial" w:hAnsi="Arial" w:eastAsia="Arial" w:cs="Arial"/>
          </w:rPr>
          <w:t>6</w:t>
        </w:r>
      </w:ins>
      <w:r>
        <w:rPr>
          <w:rFonts w:ascii="Arial" w:hAnsi="Arial" w:eastAsia="Arial" w:cs="Arial"/>
        </w:rPr>
        <w:t xml:space="preserve"> of the </w:t>
      </w:r>
      <w:del w:id="464d39a8-50ed-47be-be9a-e47c42fd8af0" w:author="AI Legal Counsel" w:authorEmail="ai@example.com" w:date="2026-02-05T08:50:00.000Z">
        <w:r>
          <w:rPr>
            <w:rFonts w:ascii="Arial" w:hAnsi="Arial" w:eastAsia="Arial" w:cs="Arial"/>
          </w:rPr>
          <w:delText>Corporation</w:delText>
        </w:r>
      </w:del>
      <w:ins w:id="464d39a8-50ed-47be-be9a-e47c42fd8af0" w:author="AI Legal Counsel" w:authorEmail="ai@example.com" w:date="2026-02-05T08:50:00.000Z">
        <w:r>
          <w:rPr>
            <w:rFonts w:ascii="Arial" w:hAnsi="Arial" w:eastAsia="Arial" w:cs="Arial"/>
          </w:rPr>
          <w:t>Income</w:t>
        </w:r>
      </w:ins>
      <w:r>
        <w:rPr>
          <w:rFonts w:ascii="Arial" w:hAnsi="Arial" w:eastAsia="Arial" w:cs="Arial"/>
        </w:rPr>
        <w:t xml:space="preserve"> Tax Act </w:t>
      </w:r>
      <w:del w:id="27134847-6a02-4206-a7dd-9ead2c1120fd" w:author="AI Legal Counsel" w:authorEmail="ai@example.com" w:date="2026-02-05T08:50:00.000Z">
        <w:r>
          <w:rPr>
            <w:rFonts w:ascii="Arial" w:hAnsi="Arial" w:eastAsia="Arial" w:cs="Arial"/>
          </w:rPr>
          <w:delText>2010</w:delText>
        </w:r>
      </w:del>
      <w:ins w:id="27134847-6a02-4206-a7dd-9ead2c1120fd" w:author="AI Legal Counsel" w:authorEmail="ai@example.com" w:date="2026-02-05T08:50:00.000Z">
        <w:r>
          <w:rPr>
            <w:rFonts w:ascii="Arial" w:hAnsi="Arial" w:eastAsia="Arial" w:cs="Arial"/>
          </w:rPr>
          <w:t>1947</w:t>
        </w:r>
      </w:ins>
      <w:r>
        <w:rPr>
          <w:rFonts w:ascii="Arial" w:hAnsi="Arial" w:eastAsia="Arial" w:cs="Arial"/>
        </w:rPr>
        <w:t>.</w:t>
      </w:r>
      <w:bookmarkEnd w:id="32"/>
    </w:p>
    <w:p w:rsidRDefault="00000000" w:rsidR="00000000" w:rsidP="008B4A53">
      <w:pPr>
        <w:pStyle w:val="DefinedTermPara"/>
        <w:rPr>
          <w:rStyle w:val="DefTerm"/>
        </w:rPr>
      </w:pPr>
      <w:bookmarkStart w:id="33" w:name="a388974"/>
      <w:r>
        <w:rPr>
          <w:rStyle w:val="DefTerm"/>
        </w:rPr>
        <w:t>Current Use</w:t>
      </w:r>
      <w:r>
        <w:t>: in relation to each Property, the current use as identified for that Property in Part 1 and Part 2 of Schedule 9.</w:t>
      </w:r>
      <w:bookmarkEnd w:id="33"/>
    </w:p>
    <w:p w:rsidRDefault="00000000" w:rsidR="00000000" w:rsidP="008B4A53">
      <w:pPr>
        <w:pStyle w:val="DefinedTermPara"/>
        <w:rPr>
          <w:rStyle w:val="DefTerm"/>
        </w:rPr>
      </w:pPr>
      <w:bookmarkStart w:id="34" w:name="a373095"/>
      <w:r>
        <w:rPr>
          <w:rStyle w:val="DefTerm"/>
        </w:rPr>
        <w:t>Customers</w:t>
      </w:r>
      <w:r>
        <w:t>: the customers [or clients] [and former customers [or clients]] of the Business.</w:t>
      </w:r>
      <w:bookmarkEnd w:id="34"/>
    </w:p>
    <w:p w:rsidRDefault="00000000" w:rsidR="00000000" w:rsidP="008B4A53">
      <w:pPr>
        <w:pStyle w:val="DefinedTermPara"/>
        <w:rPr>
          <w:rStyle w:val="DefTerm"/>
        </w:rPr>
      </w:pPr>
      <w:bookmarkStart w:id="35" w:name="a995259"/>
      <w:r>
        <w:rPr>
          <w:rStyle w:val="DefTerm"/>
        </w:rPr>
        <w:t>Customer Contracts</w:t>
      </w:r>
      <w:r>
        <w:t xml:space="preserve">: all contracts, engagements or orders entered into on or before the Effective Time by or on behalf of the Seller with Customers for the manufacture, sale, loan or hire of goods or equipment or provision of services by the Seller in connection with the Business which, at the Effective Time, remain to be performed in whole or in part by the Seller including the contracts which are set out in </w:t>
      </w:r>
      <w:r>
        <w:fldChar w:fldCharType="begin"/>
      </w:r>
      <w:r>
        <w:rPr>
          <w:highlight w:val="lightGray"/>
        </w:rPr>
        <w:instrText>REF a694388 \h \w \n</w:instrText>
      </w:r>
      <w:r>
        <w:fldChar w:fldCharType="separate"/>
      </w:r>
      <w:r>
        <w:t>Schedule 4</w:t>
      </w:r>
      <w:r>
        <w:fldChar w:fldCharType="end"/>
      </w:r>
      <w:r>
        <w:t>.</w:t>
      </w:r>
      <w:bookmarkEnd w:id="35"/>
    </w:p>
    <w:p w:rsidRDefault="00000000" w:rsidR="00000000" w:rsidP="008B4A53">
      <w:pPr>
        <w:pStyle w:val="DefinedTermPara"/>
        <w:rPr>
          <w:rStyle w:val="DefTerm"/>
        </w:rPr>
      </w:pPr>
      <w:bookmarkStart w:id="36" w:name="a731327"/>
      <w:r>
        <w:rPr>
          <w:rStyle w:val="DefTerm"/>
          <w:b w:val="0"/>
        </w:rPr>
        <w:t>[</w:t>
      </w:r>
      <w:r>
        <w:rPr>
          <w:rStyle w:val="DefTerm"/>
        </w:rPr>
        <w:t>Customer Data</w:t>
      </w:r>
      <w:r>
        <w:rPr>
          <w:rStyle w:val="DefTerm"/>
        </w:rPr>
        <w:fldChar w:fldCharType="begin"/>
      </w:r>
      <w:r>
        <w:rPr>
          <w:rStyle w:val="DefTerm"/>
        </w:rPr>
        <w:instrText xml:space="preserve"> MACROBUTTON optional </w:instrText>
      </w:r>
      <w:r>
        <w:rPr>
          <w:rStyle w:val="DefTerm"/>
        </w:rPr>
        <w:fldChar w:fldCharType="end"/>
      </w:r>
      <w:r>
        <w:t xml:space="preserve">: the Customer </w:t>
      </w:r>
      <w:r>
        <w:rPr>
          <w:b/>
        </w:rPr>
        <w:t>personal data</w:t>
      </w:r>
      <w:r>
        <w:rPr>
          <w:rFonts w:ascii="Arial" w:hAnsi="Arial" w:eastAsia="Arial" w:cs="Arial"/>
        </w:rPr>
        <w:t xml:space="preserve"> (as defined in the </w:t>
      </w:r>
      <w:del w:id="caa979fa-bddf-49ee-8971-a15ab751c85a" w:author="AI Legal Counsel" w:authorEmail="ai@example.com" w:date="2026-02-05T08:50:00.000Z">
        <w:r>
          <w:rPr>
            <w:rFonts w:ascii="Arial" w:hAnsi="Arial" w:eastAsia="Arial" w:cs="Arial"/>
          </w:rPr>
          <w:delText>DPA 1998</w:delText>
        </w:r>
      </w:del>
      <w:ins w:id="caa979fa-bddf-49ee-8971-a15ab751c85a" w:author="AI Legal Counsel" w:authorEmail="ai@example.com" w:date="2026-02-05T08:50:00.000Z">
        <w:r>
          <w:rPr>
            <w:rFonts w:ascii="Arial" w:hAnsi="Arial" w:eastAsia="Arial" w:cs="Arial"/>
          </w:rPr>
          <w:t>PDPA</w:t>
        </w:r>
      </w:ins>
      <w:r>
        <w:rPr>
          <w:rFonts w:ascii="Arial" w:hAnsi="Arial" w:eastAsia="Arial" w:cs="Arial"/>
        </w:rPr>
        <w:t>) which forms part of the Customer Database.]</w:t>
      </w:r>
      <w:bookmarkEnd w:id="36"/>
    </w:p>
    <w:p w:rsidRDefault="00000000" w:rsidR="00000000" w:rsidP="008B4A53">
      <w:pPr>
        <w:pStyle w:val="IgnoredSpacing"/>
      </w:pPr>
    </w:p>
    <w:p w:rsidRDefault="00000000" w:rsidR="00000000" w:rsidP="008B4A53">
      <w:pPr>
        <w:pStyle w:val="DefinedTermPara"/>
        <w:rPr>
          <w:rStyle w:val="DefTerm"/>
        </w:rPr>
      </w:pPr>
      <w:bookmarkStart w:id="37" w:name="a584211"/>
      <w:r>
        <w:rPr>
          <w:rStyle w:val="DefTerm"/>
        </w:rPr>
        <w:t>Customer Database</w:t>
      </w:r>
      <w:r>
        <w:t>: the database owned by the Seller for the purpose of providing [products and/or services] to Customers.</w:t>
      </w:r>
      <w:bookmarkEnd w:id="37"/>
    </w:p>
    <w:p w:rsidRDefault="00000000" w:rsidR="00000000" w:rsidP="008B4A53">
      <w:pPr>
        <w:pStyle w:val="DefinedTermPara"/>
        <w:rPr>
          <w:rStyle w:val="DefTerm"/>
        </w:rPr>
      </w:pPr>
      <w:bookmarkStart w:id="38" w:name="a397666"/>
      <w:r>
        <w:rPr>
          <w:rStyle w:val="DefTerm"/>
          <w:b w:val="0"/>
        </w:rPr>
        <w:t>[</w:t>
      </w:r>
      <w:del w:id="544941e1-deaa-4e2b-9da0-a0fb0d9b6e61" w:author="AI Legal Counsel" w:authorEmail="ai@example.com" w:date="2026-02-05T08:50:00.000Z">
        <w:r>
          <w:rPr>
            <w:b/>
            <w:rFonts w:ascii="Arial" w:hAnsi="Arial" w:eastAsia="Arial" w:cs="Arial"/>
          </w:rPr>
          <w:delText>Data Controller</w:delText>
        </w:r>
      </w:del>
      <w:ins w:id="544941e1-deaa-4e2b-9da0-a0fb0d9b6e61" w:author="AI Legal Counsel" w:authorEmail="ai@example.com" w:date="2026-02-05T08:50:00.000Z">
        <w:r>
          <w:rPr>
            <w:b/>
            <w:rFonts w:ascii="Arial" w:hAnsi="Arial" w:eastAsia="Arial" w:cs="Arial"/>
          </w:rPr>
          <w:t>Organisation</w:t>
        </w:r>
      </w:ins>
      <w:r>
        <w:rPr>
          <w:rStyle w:val="DefTerm"/>
        </w:rPr>
        <w:fldChar w:fldCharType="begin"/>
      </w:r>
      <w:r>
        <w:rPr>
          <w:rStyle w:val="DefTerm"/>
        </w:rPr>
        <w:instrText xml:space="preserve"> MACROBUTTON optional </w:instrText>
      </w:r>
      <w:r>
        <w:rPr>
          <w:rStyle w:val="DefTerm"/>
        </w:rPr>
        <w:fldChar w:fldCharType="end"/>
      </w:r>
      <w:r>
        <w:rPr>
          <w:rFonts w:ascii="Arial" w:hAnsi="Arial" w:eastAsia="Arial" w:cs="Arial"/>
        </w:rPr>
        <w:t xml:space="preserve">: as defined in section </w:t>
      </w:r>
      <w:del w:id="fc75c5be-9dec-4bd4-aa65-a4fe53d7d22e" w:author="AI Legal Counsel" w:authorEmail="ai@example.com" w:date="2026-02-05T08:50:00.000Z">
        <w:r>
          <w:rPr>
            <w:rFonts w:ascii="Arial" w:hAnsi="Arial" w:eastAsia="Arial" w:cs="Arial"/>
          </w:rPr>
          <w:delText>1</w:delText>
        </w:r>
      </w:del>
      <w:ins w:id="fc75c5be-9dec-4bd4-aa65-a4fe53d7d22e" w:author="AI Legal Counsel" w:authorEmail="ai@example.com" w:date="2026-02-05T08:50:00.000Z">
        <w:r>
          <w:rPr>
            <w:rFonts w:ascii="Arial" w:hAnsi="Arial" w:eastAsia="Arial" w:cs="Arial"/>
          </w:rPr>
          <w:t>2</w:t>
        </w:r>
      </w:ins>
      <w:r>
        <w:rPr>
          <w:rFonts w:ascii="Arial" w:hAnsi="Arial" w:eastAsia="Arial" w:cs="Arial"/>
        </w:rPr>
        <w:t xml:space="preserve"> of the </w:t>
      </w:r>
      <w:del w:id="e1e0ffbf-973b-4433-984e-ecab143f077c" w:author="AI Legal Counsel" w:authorEmail="ai@example.com" w:date="2026-02-05T08:50:00.000Z">
        <w:r>
          <w:rPr>
            <w:rFonts w:ascii="Arial" w:hAnsi="Arial" w:eastAsia="Arial" w:cs="Arial"/>
          </w:rPr>
          <w:delText>DPA 1998</w:delText>
        </w:r>
      </w:del>
      <w:ins w:id="e1e0ffbf-973b-4433-984e-ecab143f077c" w:author="AI Legal Counsel" w:authorEmail="ai@example.com" w:date="2026-02-05T08:50:00.000Z">
        <w:r>
          <w:rPr>
            <w:rFonts w:ascii="Arial" w:hAnsi="Arial" w:eastAsia="Arial" w:cs="Arial"/>
          </w:rPr>
          <w:t>PDPA</w:t>
        </w:r>
      </w:ins>
      <w:r>
        <w:rPr>
          <w:rFonts w:ascii="Arial" w:hAnsi="Arial" w:eastAsia="Arial" w:cs="Arial"/>
        </w:rPr>
        <w:t>.]</w:t>
      </w:r>
      <w:bookmarkEnd w:id="38"/>
    </w:p>
    <w:p w:rsidRDefault="00000000" w:rsidR="00000000" w:rsidP="008B4A53">
      <w:pPr>
        <w:pStyle w:val="IgnoredSpacing"/>
      </w:pPr>
    </w:p>
    <w:p w:rsidRDefault="00000000" w:rsidR="00000000" w:rsidP="008B4A53">
      <w:pPr>
        <w:pStyle w:val="DefinedTermPara"/>
        <w:rPr>
          <w:rStyle w:val="DefTerm"/>
        </w:rPr>
      </w:pPr>
      <w:bookmarkStart w:id="39" w:name="a569447"/>
      <w:r>
        <w:rPr>
          <w:rStyle w:val="DefTerm"/>
        </w:rPr>
        <w:t>Data Employees</w:t>
      </w:r>
      <w:r>
        <w:t>: the Employees and former employees of the Seller employed or formerly employed in connection with the Business.</w:t>
      </w:r>
      <w:bookmarkEnd w:id="39"/>
    </w:p>
    <w:p w:rsidRDefault="00000000" w:rsidR="00000000" w:rsidP="008B4A53">
      <w:pPr>
        <w:pStyle w:val="DefinedTermPara"/>
        <w:rPr>
          <w:rStyle w:val="DefTerm"/>
        </w:rPr>
      </w:pPr>
      <w:bookmarkStart w:id="40" w:name="a953230"/>
      <w:r>
        <w:rPr>
          <w:rStyle w:val="DefTerm"/>
        </w:rPr>
        <w:t>Disclosed</w:t>
      </w:r>
      <w:r>
        <w:t>: fairly[, fully, clearly and accurately] disclosed [(with sufficient details to identify the nature and scope of the matter disclosed)] in or under the Disclosure Letter.</w:t>
      </w:r>
      <w:bookmarkEnd w:id="40"/>
    </w:p>
    <w:p w:rsidRDefault="00000000" w:rsidR="00000000" w:rsidP="008B4A53">
      <w:pPr>
        <w:pStyle w:val="DefinedTermPara"/>
        <w:rPr>
          <w:rStyle w:val="DefTerm"/>
        </w:rPr>
      </w:pPr>
      <w:bookmarkStart w:id="41" w:name="a955622"/>
      <w:r>
        <w:rPr>
          <w:rStyle w:val="DefTerm"/>
        </w:rPr>
        <w:t>Disclosure Letter</w:t>
      </w:r>
      <w:r>
        <w:t>: a letter from the Seller to the Buyer with the same date as this agreement together with the bundle of documents attached to it (</w:t>
      </w:r>
      <w:r w:rsidRPr="001E6A05">
        <w:rPr>
          <w:rStyle w:val="DefTerm"/>
        </w:rPr>
        <w:t>Disclosure Bundle</w:t>
      </w:r>
      <w:r>
        <w:t>), each in the agreed form.</w:t>
      </w:r>
      <w:bookmarkEnd w:id="41"/>
    </w:p>
    <w:p w:rsidRDefault="00000000" w:rsidR="00000000" w:rsidP="008B4A53">
      <w:pPr>
        <w:pStyle w:val="DefinedTermPara"/>
        <w:rPr>
          <w:rStyle w:val="DefTerm"/>
        </w:rPr>
      </w:pPr>
      <w:bookmarkStart w:id="42" w:name="a611340"/>
      <w:del w:id="da478c84-26cd-41c8-9b03-51bc4b0344b7" w:author="AI Legal Counsel" w:authorEmail="ai@example.com" w:date="2026-02-05T08:50:00.000Z">
        <w:r>
          <w:rPr>
            <w:b/>
            <w:rFonts w:ascii="Arial" w:hAnsi="Arial" w:eastAsia="Arial" w:cs="Arial"/>
          </w:rPr>
          <w:delText>DPA 1998</w:delText>
        </w:r>
      </w:del>
      <w:ins w:id="da478c84-26cd-41c8-9b03-51bc4b0344b7" w:author="AI Legal Counsel" w:authorEmail="ai@example.com" w:date="2026-02-05T08:50:00.000Z">
        <w:r>
          <w:rPr>
            <w:b/>
            <w:rFonts w:ascii="Arial" w:hAnsi="Arial" w:eastAsia="Arial" w:cs="Arial"/>
          </w:rPr>
          <w:t>PDPA</w:t>
        </w:r>
      </w:ins>
      <w:r>
        <w:rPr>
          <w:rFonts w:ascii="Arial" w:hAnsi="Arial" w:eastAsia="Arial" w:cs="Arial"/>
        </w:rPr>
        <w:t xml:space="preserve">: the </w:t>
      </w:r>
      <w:ins w:id="7ea83adb-109b-4484-8957-2c1da8764efb" w:author="AI Legal Counsel" w:authorEmail="ai@example.com" w:date="2026-02-05T08:50:00.000Z">
        <w:r>
          <w:rPr>
            <w:rFonts w:ascii="Arial" w:hAnsi="Arial" w:eastAsia="Arial" w:cs="Arial"/>
          </w:rPr>
          <w:t xml:space="preserve">Personal </w:t>
        </w:r>
      </w:ins>
      <w:r>
        <w:rPr>
          <w:rFonts w:ascii="Arial" w:hAnsi="Arial" w:eastAsia="Arial" w:cs="Arial"/>
        </w:rPr>
        <w:t xml:space="preserve">Data Protection Act </w:t>
      </w:r>
      <w:del w:id="d5302ca5-9ed4-488b-8f6c-bf69399a433f" w:author="AI Legal Counsel" w:authorEmail="ai@example.com" w:date="2026-02-05T08:50:00.000Z">
        <w:r>
          <w:rPr>
            <w:rFonts w:ascii="Arial" w:hAnsi="Arial" w:eastAsia="Arial" w:cs="Arial"/>
          </w:rPr>
          <w:delText>1998</w:delText>
        </w:r>
      </w:del>
      <w:ins w:id="d5302ca5-9ed4-488b-8f6c-bf69399a433f" w:author="AI Legal Counsel" w:authorEmail="ai@example.com" w:date="2026-02-05T08:50:00.000Z">
        <w:r>
          <w:rPr>
            <w:rFonts w:ascii="Arial" w:hAnsi="Arial" w:eastAsia="Arial" w:cs="Arial"/>
          </w:rPr>
          <w:t>2012</w:t>
        </w:r>
      </w:ins>
      <w:r>
        <w:rPr>
          <w:rFonts w:ascii="Arial" w:hAnsi="Arial" w:eastAsia="Arial" w:cs="Arial"/>
        </w:rPr>
        <w:t>.</w:t>
      </w:r>
      <w:bookmarkEnd w:id="42"/>
    </w:p>
    <w:p w:rsidRDefault="00000000" w:rsidR="00000000" w:rsidP="008B4A53">
      <w:pPr>
        <w:pStyle w:val="DefinedTermPara"/>
        <w:rPr>
          <w:rStyle w:val="DefTerm"/>
        </w:rPr>
      </w:pPr>
      <w:bookmarkStart w:id="43" w:name="a672626"/>
      <w:r>
        <w:rPr>
          <w:rStyle w:val="DefTerm"/>
        </w:rPr>
        <w:t>Effective Time</w:t>
      </w:r>
      <w:r>
        <w:t xml:space="preserve">: [Completion </w:t>
      </w:r>
      <w:r>
        <w:rPr>
          <w:b/>
        </w:rPr>
        <w:t>OR</w:t>
      </w:r>
      <w:r>
        <w:t xml:space="preserve"> close of business on the Completion Date].</w:t>
      </w:r>
      <w:bookmarkEnd w:id="43"/>
    </w:p>
    <w:p w:rsidRDefault="00000000" w:rsidR="00000000" w:rsidP="008B4A53">
      <w:pPr>
        <w:pStyle w:val="DefinedTermPara"/>
        <w:rPr>
          <w:rStyle w:val="DefTerm"/>
        </w:rPr>
      </w:pPr>
      <w:bookmarkStart w:id="44" w:name="a862699"/>
      <w:r>
        <w:rPr>
          <w:rStyle w:val="DefTerm"/>
          <w:b w:val="0"/>
        </w:rPr>
        <w:t>[</w:t>
      </w:r>
      <w:r>
        <w:rPr>
          <w:rStyle w:val="DefTerm"/>
        </w:rPr>
        <w:t>Employee Data</w:t>
      </w:r>
      <w:r>
        <w:rPr>
          <w:rStyle w:val="DefTerm"/>
        </w:rPr>
        <w:fldChar w:fldCharType="begin"/>
      </w:r>
      <w:r>
        <w:rPr>
          <w:rStyle w:val="DefTerm"/>
        </w:rPr>
        <w:instrText xml:space="preserve"> MACROBUTTON optional </w:instrText>
      </w:r>
      <w:r>
        <w:rPr>
          <w:rStyle w:val="DefTerm"/>
        </w:rPr>
        <w:fldChar w:fldCharType="end"/>
      </w:r>
      <w:r>
        <w:t xml:space="preserve">: the </w:t>
      </w:r>
      <w:r>
        <w:rPr>
          <w:b/>
        </w:rPr>
        <w:t>personal data</w:t>
      </w:r>
      <w:r>
        <w:rPr>
          <w:rFonts w:ascii="Arial" w:hAnsi="Arial" w:eastAsia="Arial" w:cs="Arial"/>
        </w:rPr>
        <w:t xml:space="preserve"> (as defined in the </w:t>
      </w:r>
      <w:del w:id="7f7e7b78-e1ba-4f6b-90a1-ce01ca208d9a" w:author="AI Legal Counsel" w:authorEmail="ai@example.com" w:date="2026-02-05T08:50:00.000Z">
        <w:r>
          <w:rPr>
            <w:rFonts w:ascii="Arial" w:hAnsi="Arial" w:eastAsia="Arial" w:cs="Arial"/>
          </w:rPr>
          <w:delText>DPA 1998</w:delText>
        </w:r>
      </w:del>
      <w:ins w:id="7f7e7b78-e1ba-4f6b-90a1-ce01ca208d9a" w:author="AI Legal Counsel" w:authorEmail="ai@example.com" w:date="2026-02-05T08:50:00.000Z">
        <w:r>
          <w:rPr>
            <w:rFonts w:ascii="Arial" w:hAnsi="Arial" w:eastAsia="Arial" w:cs="Arial"/>
          </w:rPr>
          <w:t>PDPA</w:t>
        </w:r>
      </w:ins>
      <w:r>
        <w:rPr>
          <w:rFonts w:ascii="Arial" w:hAnsi="Arial" w:eastAsia="Arial" w:cs="Arial"/>
        </w:rPr>
        <w:t>) of the Data Employees which forms part of the Employee Database.]</w:t>
      </w:r>
      <w:bookmarkEnd w:id="44"/>
    </w:p>
    <w:p w:rsidRDefault="00000000" w:rsidR="00000000" w:rsidP="008B4A53">
      <w:pPr>
        <w:pStyle w:val="IgnoredSpacing"/>
      </w:pPr>
    </w:p>
    <w:p w:rsidRDefault="00000000" w:rsidR="00000000" w:rsidP="008B4A53">
      <w:pPr>
        <w:pStyle w:val="DefinedTermPara"/>
        <w:rPr>
          <w:rStyle w:val="DefTerm"/>
        </w:rPr>
      </w:pPr>
      <w:bookmarkStart w:id="45" w:name="a189731"/>
      <w:r>
        <w:rPr>
          <w:rStyle w:val="DefTerm"/>
        </w:rPr>
        <w:t>Employee Database</w:t>
      </w:r>
      <w:r>
        <w:t>: the database owned by the Seller in connection with the Data Employees.</w:t>
      </w:r>
      <w:bookmarkEnd w:id="45"/>
    </w:p>
    <w:p w:rsidRDefault="00000000" w:rsidR="00000000" w:rsidP="008B4A53">
      <w:pPr>
        <w:pStyle w:val="DefinedTermPara"/>
        <w:rPr>
          <w:rStyle w:val="DefTerm"/>
        </w:rPr>
      </w:pPr>
      <w:bookmarkStart w:id="46" w:name="a359980"/>
      <w:r>
        <w:rPr>
          <w:rStyle w:val="DefTerm"/>
        </w:rPr>
        <w:t>Employees</w:t>
      </w:r>
      <w:r>
        <w:t xml:space="preserve">: the persons employed by the Seller in the Business [at the Effective Time] (which, at the date of this agreement, consists of those persons whose details are set out in </w:t>
      </w:r>
      <w:r>
        <w:fldChar w:fldCharType="begin"/>
      </w:r>
      <w:r>
        <w:rPr>
          <w:highlight w:val="lightGray"/>
        </w:rPr>
        <w:instrText>REF a534168 \h \w \n</w:instrText>
      </w:r>
      <w:r>
        <w:fldChar w:fldCharType="separate"/>
      </w:r>
      <w:r>
        <w:t>Schedule 5</w:t>
      </w:r>
      <w:r>
        <w:fldChar w:fldCharType="end"/>
      </w:r>
      <w:r>
        <w:t>).</w:t>
      </w:r>
      <w:bookmarkEnd w:id="46"/>
    </w:p>
    <w:p w:rsidRDefault="00000000" w:rsidR="00000000" w:rsidP="008B4A53">
      <w:pPr>
        <w:pStyle w:val="DefinedTermPara"/>
        <w:rPr>
          <w:rStyle w:val="DefTerm"/>
        </w:rPr>
      </w:pPr>
      <w:bookmarkStart w:id="47" w:name="a497948"/>
      <w:r>
        <w:rPr>
          <w:rStyle w:val="DefTerm"/>
        </w:rPr>
        <w:t>Encumbrance</w:t>
      </w:r>
      <w:r>
        <w:t>: any interest or equity of any person (including any right to acquire, option or right of pre-emption) or any mortgage, charge, pledge, lien, assignment, hypothecation, security interest, title retention or any other security agreement or arrangement.</w:t>
      </w:r>
      <w:bookmarkEnd w:id="47"/>
    </w:p>
    <w:p w:rsidRDefault="00000000" w:rsidR="00000000" w:rsidP="008B4A53">
      <w:pPr>
        <w:pStyle w:val="DefinedTermPara"/>
        <w:rPr>
          <w:rStyle w:val="DefTerm"/>
        </w:rPr>
      </w:pPr>
      <w:bookmarkStart w:id="48" w:name="a424064"/>
      <w:r>
        <w:rPr>
          <w:rStyle w:val="DefTerm"/>
        </w:rPr>
        <w:t>Excluded Assets</w:t>
      </w:r>
      <w:r>
        <w:t xml:space="preserve">: the assets [and rights] set out in clause </w:t>
      </w:r>
      <w:r>
        <w:fldChar w:fldCharType="begin"/>
      </w:r>
      <w:r>
        <w:rPr>
          <w:highlight w:val="lightGray"/>
        </w:rPr>
        <w:instrText>REF a1046116 \h \w \n</w:instrText>
      </w:r>
      <w:r>
        <w:fldChar w:fldCharType="separate"/>
      </w:r>
      <w:r>
        <w:t>3.2</w:t>
      </w:r>
      <w:r>
        <w:fldChar w:fldCharType="end"/>
      </w:r>
      <w:r>
        <w:t xml:space="preserve"> as being excluded from the Transaction.</w:t>
      </w:r>
      <w:bookmarkEnd w:id="48"/>
    </w:p>
    <w:p w:rsidRDefault="00000000" w:rsidR="00000000" w:rsidP="008B4A53">
      <w:pPr>
        <w:pStyle w:val="DefinedTermPara"/>
        <w:rPr>
          <w:rStyle w:val="DefTerm"/>
        </w:rPr>
      </w:pPr>
      <w:bookmarkStart w:id="49" w:name="a685888"/>
      <w:r>
        <w:rPr>
          <w:rStyle w:val="DefTerm"/>
        </w:rPr>
        <w:t>Excluded Contract Liabilities</w:t>
      </w:r>
      <w:r>
        <w:t>: all liabilities of the Seller relating to or arising in connection with:</w:t>
      </w:r>
      <w:bookmarkEnd w:id="49"/>
    </w:p>
    <w:p w:rsidRDefault="00000000" w:rsidR="00000000" w:rsidP="008B4A53">
      <w:pPr>
        <w:pStyle w:val="DefinedTermNumber"/>
      </w:pPr>
      <w:bookmarkStart w:id="50" w:name="a342450"/>
      <w:r>
        <w:t>any breach of contract (including any breach of a Business Contract) or breach of duty which are attributable to any act, neglect, omission or default of any member of the Seller Group or any of their employees, sub-contractors or agents before the Effective Time; or</w:t>
      </w:r>
      <w:bookmarkEnd w:id="50"/>
    </w:p>
    <w:p w:rsidRDefault="00000000" w:rsidR="00000000" w:rsidP="008B4A53">
      <w:pPr>
        <w:pStyle w:val="DefinedTermNumber"/>
      </w:pPr>
      <w:bookmarkStart w:id="51" w:name="a398433"/>
      <w:r>
        <w:t>any product or service delivered or performed by any member of the Seller Group before the Effective Time.</w:t>
      </w:r>
      <w:bookmarkEnd w:id="51"/>
    </w:p>
    <w:p w:rsidRDefault="00000000" w:rsidR="00000000" w:rsidP="008B4A53">
      <w:pPr>
        <w:pStyle w:val="DefinedTermPara"/>
        <w:rPr>
          <w:rStyle w:val="DefTerm"/>
        </w:rPr>
      </w:pPr>
      <w:bookmarkStart w:id="52" w:name="a224263"/>
      <w:r>
        <w:rPr>
          <w:rStyle w:val="DefTerm"/>
        </w:rPr>
        <w:t>Excluded Liabilities</w:t>
      </w:r>
      <w:r>
        <w:rPr>
          <w:rFonts w:ascii="Arial" w:hAnsi="Arial" w:eastAsia="Arial" w:cs="Arial"/>
        </w:rPr>
        <w:t xml:space="preserve">: the Excluded Contract Liabilities and all the liabilities or obligations relating to the Business or Assets (other than the Assumed Liabilities) and outstanding on, or accrued or referable to the period up to and including, the Effective Time or arising by virtue of the Transaction, including any and all liabilities in respect of </w:t>
      </w:r>
      <w:del w:id="12f04371-835b-4ae5-8b41-34b7ee133196" w:author="AI Legal Counsel" w:authorEmail="ai@example.com" w:date="2026-02-05T08:50:00.000Z">
        <w:r>
          <w:rPr>
            <w:rFonts w:ascii="Arial" w:hAnsi="Arial" w:eastAsia="Arial" w:cs="Arial"/>
          </w:rPr>
          <w:delText>National Insurance, PAYE</w:delText>
        </w:r>
      </w:del>
      <w:ins w:id="12f04371-835b-4ae5-8b41-34b7ee133196" w:author="AI Legal Counsel" w:authorEmail="ai@example.com" w:date="2026-02-05T08:50:00.000Z">
        <w:r>
          <w:rPr>
            <w:rFonts w:ascii="Arial" w:hAnsi="Arial" w:eastAsia="Arial" w:cs="Arial"/>
          </w:rPr>
          <w:t>Central Provident Fund contributions, withholding tax</w:t>
        </w:r>
      </w:ins>
      <w:r>
        <w:rPr>
          <w:rFonts w:ascii="Arial" w:hAnsi="Arial" w:eastAsia="Arial" w:cs="Arial"/>
        </w:rPr>
        <w:t xml:space="preserve">, </w:t>
      </w:r>
      <w:del w:id="2e81a353-274d-41e4-a5ea-4ccc64317e99" w:author="AI Legal Counsel" w:authorEmail="ai@example.com" w:date="2026-02-05T08:50:00.000Z">
        <w:r>
          <w:rPr>
            <w:rFonts w:ascii="Arial" w:hAnsi="Arial" w:eastAsia="Arial" w:cs="Arial"/>
          </w:rPr>
          <w:delText>VAT</w:delText>
        </w:r>
      </w:del>
      <w:ins w:id="2e81a353-274d-41e4-a5ea-4ccc64317e99" w:author="AI Legal Counsel" w:authorEmail="ai@example.com" w:date="2026-02-05T08:50:00.000Z">
        <w:r>
          <w:rPr>
            <w:rFonts w:ascii="Arial" w:hAnsi="Arial" w:eastAsia="Arial" w:cs="Arial"/>
          </w:rPr>
          <w:t>GST</w:t>
        </w:r>
      </w:ins>
      <w:r>
        <w:rPr>
          <w:rFonts w:ascii="Arial" w:hAnsi="Arial" w:eastAsia="Arial" w:cs="Arial"/>
        </w:rPr>
        <w:t xml:space="preserve"> or other Taxation attributable to the Seller in respect of the Business, the Assets or the Employees relating to the period ending on the Effective Time [and all bank and other overdrafts and loans and any connected penalties, charges or fees owing by the Seller].</w:t>
      </w:r>
      <w:bookmarkEnd w:id="52"/>
    </w:p>
    <w:p w:rsidRDefault="00000000" w:rsidR="00000000" w:rsidP="008B4A53" w:rsidRPr="007C252B">
      <w:pPr>
        <w:pStyle w:val="DefinedTermPara"/>
        <w:rPr>
          <w:b/>
        </w:rPr>
      </w:pPr>
      <w:bookmarkStart w:id="53" w:name="a948208"/>
      <w:r>
        <w:rPr>
          <w:rStyle w:val="DefTerm"/>
        </w:rPr>
        <w:t>Fixed Assets</w:t>
      </w:r>
      <w:r>
        <w:t xml:space="preserve">: </w:t>
      </w:r>
      <w:r w:rsidRPr="007C252B">
        <w:t xml:space="preserve">all fixtures, plant, machinery, equipment and other tangible assets used or intended for use in connection with the Business that are physically attached or fixed </w:t>
      </w:r>
      <w:r w:rsidRPr="007C252B">
        <w:t xml:space="preserve">to the Properties as at the Effective Time, including the items listed in </w:t>
      </w:r>
      <w:r>
        <w:fldChar w:fldCharType="begin"/>
      </w:r>
      <w:r>
        <w:rPr>
          <w:highlight w:val="lightGray"/>
        </w:rPr>
        <w:instrText>REF a218440 \h \w \n</w:instrText>
      </w:r>
      <w:r>
        <w:fldChar w:fldCharType="separate"/>
      </w:r>
      <w:r>
        <w:t>Part 1</w:t>
      </w:r>
      <w:r>
        <w:fldChar w:fldCharType="end"/>
      </w:r>
      <w:r w:rsidRPr="007C252B">
        <w:t xml:space="preserve"> of Schedule 6, but excluding items subject to Leasing and Hire Agreements</w:t>
      </w:r>
      <w:r>
        <w:t>.</w:t>
      </w:r>
      <w:bookmarkEnd w:id="53"/>
    </w:p>
    <w:p w:rsidRDefault="00000000" w:rsidR="00000000" w:rsidP="008B4A53" w:rsidRPr="002B535E">
      <w:pPr>
        <w:pStyle w:val="DefinedTermPara"/>
        <w:rPr>
          <w:b/>
        </w:rPr>
      </w:pPr>
      <w:bookmarkStart w:id="54" w:name="a484454"/>
      <w:r>
        <w:rPr>
          <w:rStyle w:val="DefTerm"/>
        </w:rPr>
        <w:t>Freehold Properties</w:t>
      </w:r>
      <w:r>
        <w:t xml:space="preserve">: the freehold properties, particulars of which are set out in </w:t>
      </w:r>
      <w:r>
        <w:fldChar w:fldCharType="begin"/>
      </w:r>
      <w:r>
        <w:rPr>
          <w:highlight w:val="lightGray"/>
        </w:rPr>
        <w:instrText>REF a787929 \h \w \n</w:instrText>
      </w:r>
      <w:r>
        <w:fldChar w:fldCharType="separate"/>
      </w:r>
      <w:r>
        <w:t>Part 1</w:t>
      </w:r>
      <w:r>
        <w:fldChar w:fldCharType="end"/>
      </w:r>
      <w:r>
        <w:t xml:space="preserve"> of </w:t>
      </w:r>
      <w:r>
        <w:fldChar w:fldCharType="begin"/>
      </w:r>
      <w:r>
        <w:rPr>
          <w:highlight w:val="lightGray"/>
        </w:rPr>
        <w:instrText>REF a854608 \h \w \n</w:instrText>
      </w:r>
      <w:r>
        <w:fldChar w:fldCharType="separate"/>
      </w:r>
      <w:r>
        <w:t>Schedule 9</w:t>
      </w:r>
      <w:r>
        <w:fldChar w:fldCharType="end"/>
      </w:r>
      <w:r>
        <w:t>.</w:t>
      </w:r>
      <w:bookmarkEnd w:id="54"/>
    </w:p>
    <w:p w:rsidRDefault="00000000" w:rsidR="00000000" w:rsidP="008B4A53" w:rsidRPr="002B535E">
      <w:pPr>
        <w:pStyle w:val="DefinedTermPara"/>
        <w:rPr>
          <w:rStyle w:val="DefTerm"/>
        </w:rPr>
      </w:pPr>
      <w:bookmarkStart w:id="55" w:name="a274914"/>
      <w:del w:id="fbf5186c-cd94-4174-b995-f16313817eec" w:author="AI Legal Counsel" w:authorEmail="ai@example.com" w:date="2026-02-05T08:50:00.000Z">
        <w:r>
          <w:rPr>
            <w:b/>
            <w:rFonts w:ascii="Arial" w:hAnsi="Arial" w:eastAsia="Arial" w:cs="Arial"/>
          </w:rPr>
          <w:delText>FRS 102</w:delText>
        </w:r>
        <w:r>
          <w:rPr>
            <w:b w:val="0"/>
            <w:rFonts w:ascii="Arial" w:hAnsi="Arial" w:eastAsia="Arial" w:cs="Arial"/>
          </w:rPr>
          <w:delText xml:space="preserve">: </w:delText>
        </w:r>
        <w:r>
          <w:rPr>
            <w:b w:val="0"/>
            <w:rFonts w:ascii="Arial" w:hAnsi="Arial" w:eastAsia="Arial" w:cs="Arial"/>
          </w:rPr>
          <w:delText>Financial Reporting Standard 102: The Financial Reporting Standard applicable in the UK and Republic of Ireland</w:delText>
        </w:r>
      </w:del>
      <w:ins w:id="fbf5186c-cd94-4174-b995-f16313817eec" w:author="AI Legal Counsel" w:authorEmail="ai@example.com" w:date="2026-02-05T08:50:00.000Z" w:rsidRPr="002B535E">
        <w:r>
          <w:rPr>
            <w:b/>
            <w:rFonts w:ascii="Arial" w:hAnsi="Arial" w:eastAsia="Arial" w:cs="Arial"/>
          </w:rPr>
          <w:t>SFRS: Singapore Financial Reporting Standards</w:t>
        </w:r>
      </w:ins>
      <w:r w:rsidRPr="002B535E">
        <w:rPr>
          <w:b w:val="0"/>
          <w:rFonts w:ascii="Arial" w:hAnsi="Arial" w:eastAsia="Arial" w:cs="Arial"/>
        </w:rPr>
        <w:t xml:space="preserve"> as issued by the </w:t>
      </w:r>
      <w:del w:id="9a380f17-5782-47c4-8d69-2bbccfddc066" w:author="AI Legal Counsel" w:authorEmail="ai@example.com" w:date="2026-02-05T08:50:00.000Z" w:rsidRPr="002B535E">
        <w:r>
          <w:rPr>
            <w:b w:val="0"/>
            <w:rFonts w:ascii="Arial" w:hAnsi="Arial" w:eastAsia="Arial" w:cs="Arial"/>
          </w:rPr>
          <w:delText>Financial Reporting</w:delText>
        </w:r>
      </w:del>
      <w:ins w:id="9a380f17-5782-47c4-8d69-2bbccfddc066" w:author="AI Legal Counsel" w:authorEmail="ai@example.com" w:date="2026-02-05T08:50:00.000Z" w:rsidRPr="002B535E">
        <w:r>
          <w:rPr>
            <w:b w:val="0"/>
            <w:rFonts w:ascii="Arial" w:hAnsi="Arial" w:eastAsia="Arial" w:cs="Arial"/>
          </w:rPr>
          <w:t>Accounting Standards</w:t>
        </w:r>
      </w:ins>
      <w:r w:rsidRPr="002B535E">
        <w:rPr>
          <w:b w:val="0"/>
          <w:rFonts w:ascii="Arial" w:hAnsi="Arial" w:eastAsia="Arial" w:cs="Arial"/>
        </w:rPr>
        <w:t xml:space="preserve"> Council of </w:t>
      </w:r>
      <w:del w:id="32e09ed4-8e13-4476-83da-4a27ee706738" w:author="AI Legal Counsel" w:authorEmail="ai@example.com" w:date="2026-02-05T08:50:00.000Z" w:rsidRPr="002B535E">
        <w:r>
          <w:rPr>
            <w:b w:val="0"/>
            <w:rFonts w:ascii="Arial" w:hAnsi="Arial" w:eastAsia="Arial" w:cs="Arial"/>
          </w:rPr>
          <w:delText>the UK</w:delText>
        </w:r>
      </w:del>
      <w:ins w:id="32e09ed4-8e13-4476-83da-4a27ee706738" w:author="AI Legal Counsel" w:authorEmail="ai@example.com" w:date="2026-02-05T08:50:00.000Z" w:rsidRPr="002B535E">
        <w:r>
          <w:rPr>
            <w:b w:val="0"/>
            <w:rFonts w:ascii="Arial" w:hAnsi="Arial" w:eastAsia="Arial" w:cs="Arial"/>
          </w:rPr>
          <w:t>Singapore</w:t>
        </w:r>
      </w:ins>
      <w:r w:rsidRPr="002B535E">
        <w:rPr>
          <w:b w:val="0"/>
          <w:rFonts w:ascii="Arial" w:hAnsi="Arial" w:eastAsia="Arial" w:cs="Arial"/>
        </w:rPr>
        <w:t xml:space="preserve"> and in force for the accounting period ended on the Accounts Date</w:t>
      </w:r>
      <w:r>
        <w:rPr>
          <w:rStyle w:val="DefTerm"/>
          <w:b w:val="0"/>
        </w:rPr>
        <w:t>.</w:t>
      </w:r>
      <w:bookmarkEnd w:id="55"/>
    </w:p>
    <w:p w:rsidRDefault="00000000" w:rsidR="00000000" w:rsidP="008B4A53">
      <w:pPr>
        <w:pStyle w:val="DefinedTermPara"/>
        <w:rPr>
          <w:rStyle w:val="DefTerm"/>
        </w:rPr>
      </w:pPr>
      <w:bookmarkStart w:id="56" w:name="a355752"/>
      <w:r>
        <w:rPr>
          <w:rStyle w:val="DefTerm"/>
        </w:rPr>
        <w:t>Goodwill</w:t>
      </w:r>
      <w:r>
        <w:t>: the goodwill of the Seller in relation to the Business including the exclusive right for the Buyer to represent itself as carrying on the Business in succession to the Seller.</w:t>
      </w:r>
      <w:bookmarkEnd w:id="56"/>
    </w:p>
    <w:p w:rsidRDefault="00000000" w:rsidR="00000000" w:rsidP="008B4A53">
      <w:pPr>
        <w:pStyle w:val="DefinedTermPara"/>
        <w:rPr>
          <w:rStyle w:val="DefTerm"/>
        </w:rPr>
      </w:pPr>
      <w:bookmarkStart w:id="57" w:name="a124484"/>
      <w:r>
        <w:rPr>
          <w:rStyle w:val="DefTerm"/>
        </w:rPr>
        <w:t>Group</w:t>
      </w:r>
      <w:r>
        <w:t xml:space="preserve">: </w:t>
      </w:r>
      <w:r w:rsidRPr="00B73E5A">
        <w:t>in relation to a company, that company, any subsidiary or holding company [from time to time OR at the date of this agreement] of that company[, and any subsidiary [from time to time OR at the date of this agreement] of a holding company of that company].</w:t>
      </w:r>
      <w:bookmarkEnd w:id="57"/>
    </w:p>
    <w:p w:rsidRDefault="00000000" w:rsidR="00000000" w:rsidP="008B4A53">
      <w:pPr>
        <w:pStyle w:val="DefinedTermPara"/>
        <w:rPr>
          <w:rStyle w:val="DefTerm"/>
        </w:rPr>
      </w:pPr>
      <w:bookmarkStart w:id="58" w:name="a402980"/>
      <w:del w:id="de4b1504-4c75-452b-86d1-d44d1fe397ff" w:author="AI Legal Counsel" w:authorEmail="ai@example.com" w:date="2026-02-05T08:50:00.000Z">
        <w:r>
          <w:rPr>
            <w:b/>
            <w:rFonts w:ascii="Arial" w:hAnsi="Arial" w:eastAsia="Arial" w:cs="Arial"/>
          </w:rPr>
          <w:delText>HMRC</w:delText>
        </w:r>
      </w:del>
      <w:ins w:id="de4b1504-4c75-452b-86d1-d44d1fe397ff" w:author="AI Legal Counsel" w:authorEmail="ai@example.com" w:date="2026-02-05T08:50:00.000Z">
        <w:r>
          <w:rPr>
            <w:b/>
            <w:rFonts w:ascii="Arial" w:hAnsi="Arial" w:eastAsia="Arial" w:cs="Arial"/>
          </w:rPr>
          <w:t>IRAS</w:t>
        </w:r>
      </w:ins>
      <w:r>
        <w:rPr>
          <w:rFonts w:ascii="Arial" w:hAnsi="Arial" w:eastAsia="Arial" w:cs="Arial"/>
        </w:rPr>
        <w:t xml:space="preserve">: </w:t>
      </w:r>
      <w:del w:id="35717dea-af06-49d7-b8c9-1e4592aaba47" w:author="AI Legal Counsel" w:authorEmail="ai@example.com" w:date="2026-02-05T08:50:00.000Z">
        <w:r>
          <w:rPr>
            <w:rFonts w:ascii="Arial" w:hAnsi="Arial" w:eastAsia="Arial" w:cs="Arial"/>
          </w:rPr>
          <w:delText>HM</w:delText>
        </w:r>
      </w:del>
      <w:ins w:id="35717dea-af06-49d7-b8c9-1e4592aaba47" w:author="AI Legal Counsel" w:authorEmail="ai@example.com" w:date="2026-02-05T08:50:00.000Z">
        <w:r>
          <w:rPr>
            <w:rFonts w:ascii="Arial" w:hAnsi="Arial" w:eastAsia="Arial" w:cs="Arial"/>
          </w:rPr>
          <w:t>Inland</w:t>
        </w:r>
      </w:ins>
      <w:r>
        <w:rPr>
          <w:rFonts w:ascii="Arial" w:hAnsi="Arial" w:eastAsia="Arial" w:cs="Arial"/>
        </w:rPr>
        <w:t xml:space="preserve"> Revenue </w:t>
      </w:r>
      <w:del w:id="612e2588-1b9e-450e-b488-c8a501722106" w:author="AI Legal Counsel" w:authorEmail="ai@example.com" w:date="2026-02-05T08:50:00.000Z">
        <w:r>
          <w:rPr>
            <w:rFonts w:ascii="Arial" w:hAnsi="Arial" w:eastAsia="Arial" w:cs="Arial"/>
          </w:rPr>
          <w:delText>and Customs</w:delText>
        </w:r>
      </w:del>
      <w:ins w:id="612e2588-1b9e-450e-b488-c8a501722106" w:author="AI Legal Counsel" w:authorEmail="ai@example.com" w:date="2026-02-05T08:50:00.000Z">
        <w:r>
          <w:rPr>
            <w:rFonts w:ascii="Arial" w:hAnsi="Arial" w:eastAsia="Arial" w:cs="Arial"/>
          </w:rPr>
          <w:t>Authority of Singapore</w:t>
        </w:r>
      </w:ins>
      <w:r>
        <w:rPr>
          <w:rFonts w:ascii="Arial" w:hAnsi="Arial" w:eastAsia="Arial" w:cs="Arial"/>
        </w:rPr>
        <w:t>.</w:t>
      </w:r>
      <w:bookmarkEnd w:id="58"/>
    </w:p>
    <w:p w:rsidRDefault="00000000" w:rsidR="00000000" w:rsidP="008B4A53">
      <w:pPr>
        <w:pStyle w:val="DefinedTermPara"/>
        <w:rPr>
          <w:rStyle w:val="DefTerm"/>
        </w:rPr>
      </w:pPr>
      <w:bookmarkStart w:id="59" w:name="a102951"/>
      <w:r>
        <w:rPr>
          <w:rStyle w:val="DefTerm"/>
          <w:b w:val="0"/>
        </w:rPr>
        <w:t>[</w:t>
      </w:r>
      <w:r>
        <w:rPr>
          <w:rStyle w:val="DefTerm"/>
        </w:rPr>
        <w:t>Indemnity Claim</w:t>
      </w:r>
      <w:r>
        <w:rPr>
          <w:rStyle w:val="DefTerm"/>
        </w:rPr>
        <w:fldChar w:fldCharType="begin"/>
      </w:r>
      <w:r>
        <w:rPr>
          <w:rStyle w:val="DefTerm"/>
        </w:rPr>
        <w:instrText xml:space="preserve"> MACROBUTTON optional </w:instrText>
      </w:r>
      <w:r>
        <w:rPr>
          <w:rStyle w:val="DefTerm"/>
        </w:rPr>
        <w:fldChar w:fldCharType="end"/>
      </w:r>
      <w:r>
        <w:t xml:space="preserve">: a claim under any of the indemnities in clause </w:t>
      </w:r>
      <w:r>
        <w:fldChar w:fldCharType="begin"/>
      </w:r>
      <w:r>
        <w:rPr>
          <w:highlight w:val="lightGray"/>
        </w:rPr>
        <w:instrText>REF a727984 \h \w \n</w:instrText>
      </w:r>
      <w:r>
        <w:fldChar w:fldCharType="separate"/>
      </w:r>
      <w:r>
        <w:t>13</w:t>
      </w:r>
      <w:r>
        <w:fldChar w:fldCharType="end"/>
      </w:r>
      <w:r>
        <w:t>.]</w:t>
      </w:r>
      <w:bookmarkEnd w:id="59"/>
    </w:p>
    <w:p w:rsidRDefault="00000000" w:rsidR="00000000" w:rsidP="008B4A53">
      <w:pPr>
        <w:pStyle w:val="IgnoredSpacing"/>
      </w:pPr>
    </w:p>
    <w:p w:rsidRDefault="00000000" w:rsidR="00000000" w:rsidP="008B4A53">
      <w:pPr>
        <w:pStyle w:val="DefinedTermPara"/>
        <w:rPr>
          <w:rStyle w:val="DefTerm"/>
        </w:rPr>
      </w:pPr>
      <w:bookmarkStart w:id="60" w:name="a224525"/>
      <w:r>
        <w:rPr>
          <w:rStyle w:val="DefTerm"/>
        </w:rPr>
        <w:t>Independent Expert</w:t>
      </w:r>
      <w:r>
        <w:t xml:space="preserve">: has the meaning given to it in clause </w:t>
      </w:r>
      <w:r>
        <w:fldChar w:fldCharType="begin"/>
      </w:r>
      <w:r>
        <w:rPr>
          <w:highlight w:val="lightGray"/>
        </w:rPr>
        <w:instrText>REF a577218 \h \w \n</w:instrText>
      </w:r>
      <w:r>
        <w:fldChar w:fldCharType="separate"/>
      </w:r>
      <w:r>
        <w:t>10.6</w:t>
      </w:r>
      <w:r>
        <w:fldChar w:fldCharType="end"/>
      </w:r>
      <w:r>
        <w:t>.</w:t>
      </w:r>
      <w:bookmarkEnd w:id="60"/>
    </w:p>
    <w:p w:rsidRDefault="00000000" w:rsidR="00000000" w:rsidP="008B4A53">
      <w:pPr>
        <w:pStyle w:val="DefinedTermPara"/>
        <w:rPr>
          <w:rStyle w:val="DefTerm"/>
        </w:rPr>
      </w:pPr>
      <w:bookmarkStart w:id="61" w:name="a478160"/>
      <w:r>
        <w:rPr>
          <w:rStyle w:val="DefTerm"/>
        </w:rPr>
        <w:t>Intellectual Property Rights</w:t>
      </w:r>
      <w:r>
        <w:t>: 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which subsist or will subsist now or in the future in any part of the world.</w:t>
      </w:r>
      <w:bookmarkEnd w:id="61"/>
    </w:p>
    <w:p w:rsidRDefault="00000000" w:rsidR="00000000" w:rsidP="008B4A53">
      <w:pPr>
        <w:pStyle w:val="DefinedTermPara"/>
        <w:rPr>
          <w:rStyle w:val="DefTerm"/>
        </w:rPr>
      </w:pPr>
      <w:bookmarkStart w:id="62" w:name="a537215"/>
      <w:r>
        <w:rPr>
          <w:rStyle w:val="DefTerm"/>
        </w:rPr>
        <w:t>Interim Period</w:t>
      </w:r>
      <w:r>
        <w:t>:  the period from (and including) the date of this agreement up to (and including) the Effective Time or, if earlier, the termination of this agreement in accordance with its terms.</w:t>
      </w:r>
      <w:bookmarkEnd w:id="62"/>
    </w:p>
    <w:p w:rsidRDefault="00000000" w:rsidR="00000000" w:rsidP="008B4A53">
      <w:pPr>
        <w:pStyle w:val="DefinedTermPara"/>
        <w:rPr>
          <w:rStyle w:val="DefTerm"/>
        </w:rPr>
      </w:pPr>
      <w:bookmarkStart w:id="63" w:name="a883908"/>
      <w:r>
        <w:rPr>
          <w:rStyle w:val="DefTerm"/>
          <w:b w:val="0"/>
        </w:rPr>
        <w:t>[</w:t>
      </w:r>
      <w:r>
        <w:rPr>
          <w:rStyle w:val="DefTerm"/>
        </w:rPr>
        <w:t>IP Licences</w:t>
      </w:r>
      <w:r>
        <w:rPr>
          <w:rStyle w:val="DefTerm"/>
        </w:rPr>
        <w:fldChar w:fldCharType="begin"/>
      </w:r>
      <w:r>
        <w:rPr>
          <w:rStyle w:val="DefTerm"/>
        </w:rPr>
        <w:instrText xml:space="preserve"> MACROBUTTON optional </w:instrText>
      </w:r>
      <w:r>
        <w:rPr>
          <w:rStyle w:val="DefTerm"/>
        </w:rPr>
        <w:fldChar w:fldCharType="end"/>
      </w:r>
      <w:r>
        <w:t xml:space="preserve">: licences, agreements, authorisations and permissions (in whatever form, and whether express or implied) under which the Seller [or any member of the Seller Group] uses or exploits any Business Intellectual Property Rights or Business Information owned by any third party (including those specified in </w:t>
      </w:r>
      <w:r>
        <w:fldChar w:fldCharType="begin"/>
      </w:r>
      <w:r>
        <w:rPr>
          <w:highlight w:val="lightGray"/>
        </w:rPr>
        <w:instrText>REF a950740 \h \w \n</w:instrText>
      </w:r>
      <w:r>
        <w:fldChar w:fldCharType="separate"/>
      </w:r>
      <w:r>
        <w:t>Part 4</w:t>
      </w:r>
      <w:r>
        <w:fldChar w:fldCharType="end"/>
      </w:r>
      <w:r>
        <w:t xml:space="preserve"> of </w:t>
      </w:r>
      <w:r>
        <w:fldChar w:fldCharType="begin"/>
      </w:r>
      <w:r>
        <w:rPr>
          <w:highlight w:val="lightGray"/>
        </w:rPr>
        <w:instrText>REF a164367 \h \w \n</w:instrText>
      </w:r>
      <w:r>
        <w:fldChar w:fldCharType="separate"/>
      </w:r>
      <w:r>
        <w:t>Schedule 7</w:t>
      </w:r>
      <w:r>
        <w:fldChar w:fldCharType="end"/>
      </w:r>
      <w:r>
        <w:t>).]</w:t>
      </w:r>
      <w:bookmarkEnd w:id="63"/>
    </w:p>
    <w:p w:rsidRDefault="00000000" w:rsidR="00000000" w:rsidP="008B4A53">
      <w:pPr>
        <w:pStyle w:val="IgnoredSpacing"/>
      </w:pPr>
    </w:p>
    <w:p w:rsidRDefault="00000000" w:rsidR="00000000" w:rsidP="008B4A53">
      <w:pPr>
        <w:pStyle w:val="DefinedTermPara"/>
        <w:rPr>
          <w:rStyle w:val="DefTerm"/>
        </w:rPr>
      </w:pPr>
      <w:bookmarkStart w:id="64" w:name="a593055"/>
      <w:r>
        <w:rPr>
          <w:rStyle w:val="DefTerm"/>
        </w:rPr>
        <w:t>IT Contracts</w:t>
      </w:r>
      <w:r>
        <w:t xml:space="preserve">:  all written and oral arrangements and agreements (including those currently being negotiated) under which any third party (including any member of the </w:t>
      </w:r>
      <w:r>
        <w:t xml:space="preserve">Seller Group or any source code deposit agent) provides or will provide any element of, or services relating to, the IT System, including leasing, hire purchase, licensing, maintenance, website hosting, outsourcing, security, back-up, disaster recovery, insurance, cloud computing and other types of services agreements (including those set out in </w:t>
      </w:r>
      <w:r>
        <w:fldChar w:fldCharType="begin"/>
      </w:r>
      <w:r>
        <w:rPr>
          <w:highlight w:val="lightGray"/>
        </w:rPr>
        <w:instrText>REF a751501 \h \w \n</w:instrText>
      </w:r>
      <w:r>
        <w:fldChar w:fldCharType="separate"/>
      </w:r>
      <w:r>
        <w:t>Part 2</w:t>
      </w:r>
      <w:r>
        <w:fldChar w:fldCharType="end"/>
      </w:r>
      <w:r>
        <w:t xml:space="preserve"> of </w:t>
      </w:r>
      <w:r>
        <w:fldChar w:fldCharType="begin"/>
      </w:r>
      <w:r>
        <w:rPr>
          <w:highlight w:val="lightGray"/>
        </w:rPr>
        <w:instrText>REF a499030 \h \w \n</w:instrText>
      </w:r>
      <w:r>
        <w:fldChar w:fldCharType="separate"/>
      </w:r>
      <w:r>
        <w:t>Schedule 12</w:t>
      </w:r>
      <w:r>
        <w:fldChar w:fldCharType="end"/>
      </w:r>
      <w:r>
        <w:t xml:space="preserve">). </w:t>
      </w:r>
      <w:bookmarkEnd w:id="64"/>
    </w:p>
    <w:p w:rsidRDefault="00000000" w:rsidR="00000000" w:rsidP="008B4A53">
      <w:pPr>
        <w:pStyle w:val="DefinedTermPara"/>
        <w:rPr>
          <w:rStyle w:val="DefTerm"/>
        </w:rPr>
      </w:pPr>
      <w:bookmarkStart w:id="65" w:name="a708255"/>
      <w:r>
        <w:rPr>
          <w:rStyle w:val="DefTerm"/>
        </w:rPr>
        <w:t>IT System</w:t>
      </w:r>
      <w:r>
        <w:t>: all computer hardware (including network and telecommunications equipment), databases (including the Customer Databases and the Employee Databases) (</w:t>
      </w:r>
      <w:r w:rsidRPr="0064664E">
        <w:rPr>
          <w:b/>
        </w:rPr>
        <w:t>Databases</w:t>
      </w:r>
      <w:r>
        <w:t xml:space="preserve">), firmware and software </w:t>
      </w:r>
      <w:r w:rsidRPr="00657AE5">
        <w:t>(including associated user manuals, object code and source code and other materials sufficient to enable a reasonably skilled programmer to maintain and modify the software (</w:t>
      </w:r>
      <w:r w:rsidRPr="00657AE5">
        <w:rPr>
          <w:b/>
        </w:rPr>
        <w:t>Source Code</w:t>
      </w:r>
      <w:r w:rsidRPr="00657AE5">
        <w:t>))</w:t>
      </w:r>
      <w:r>
        <w:t xml:space="preserve"> </w:t>
      </w:r>
      <w:r w:rsidRPr="00657AE5">
        <w:t>(</w:t>
      </w:r>
      <w:r w:rsidRPr="00657AE5">
        <w:rPr>
          <w:b/>
        </w:rPr>
        <w:t>Software</w:t>
      </w:r>
      <w:r w:rsidRPr="00657AE5">
        <w:t>)</w:t>
      </w:r>
      <w:r>
        <w:t xml:space="preserve"> owned, used, leased or licensed by or in relation to the Business (including those set out in </w:t>
      </w:r>
      <w:r>
        <w:fldChar w:fldCharType="begin"/>
      </w:r>
      <w:r>
        <w:rPr>
          <w:highlight w:val="lightGray"/>
        </w:rPr>
        <w:instrText>REF a356292 \h \w \n</w:instrText>
      </w:r>
      <w:r>
        <w:fldChar w:fldCharType="separate"/>
      </w:r>
      <w:r>
        <w:t>Part 1</w:t>
      </w:r>
      <w:r>
        <w:fldChar w:fldCharType="end"/>
      </w:r>
      <w:r>
        <w:t xml:space="preserve"> of </w:t>
      </w:r>
      <w:r>
        <w:fldChar w:fldCharType="begin"/>
      </w:r>
      <w:r>
        <w:rPr>
          <w:highlight w:val="lightGray"/>
        </w:rPr>
        <w:instrText>REF a499030 \h \w \n</w:instrText>
      </w:r>
      <w:r>
        <w:fldChar w:fldCharType="separate"/>
      </w:r>
      <w:r>
        <w:t>Schedule 12</w:t>
      </w:r>
      <w:r>
        <w:fldChar w:fldCharType="end"/>
      </w:r>
      <w:r>
        <w:t>).</w:t>
      </w:r>
      <w:bookmarkEnd w:id="65"/>
    </w:p>
    <w:p w:rsidRDefault="00000000" w:rsidR="00000000" w:rsidP="008B4A53">
      <w:pPr>
        <w:pStyle w:val="DefinedTermPara"/>
        <w:rPr>
          <w:rStyle w:val="DefTerm"/>
        </w:rPr>
      </w:pPr>
      <w:bookmarkStart w:id="66" w:name="a952639"/>
      <w:r>
        <w:rPr>
          <w:rStyle w:val="DefTerm"/>
        </w:rPr>
        <w:t>Lease</w:t>
      </w:r>
      <w:r>
        <w:t xml:space="preserve">: the lease (including any supplemental documents) under which each of the Leasehold Properties is held, and </w:t>
      </w:r>
      <w:r w:rsidRPr="001E6A05">
        <w:rPr>
          <w:rStyle w:val="DefTerm"/>
        </w:rPr>
        <w:t>Leases</w:t>
      </w:r>
      <w:r>
        <w:t xml:space="preserve"> means all of them.</w:t>
      </w:r>
      <w:bookmarkEnd w:id="66"/>
    </w:p>
    <w:p w:rsidRDefault="00000000" w:rsidR="00000000" w:rsidP="008B4A53">
      <w:pPr>
        <w:pStyle w:val="DefinedTermPara"/>
        <w:rPr>
          <w:rStyle w:val="DefTerm"/>
        </w:rPr>
      </w:pPr>
      <w:bookmarkStart w:id="67" w:name="a342028"/>
      <w:r>
        <w:rPr>
          <w:rStyle w:val="DefTerm"/>
        </w:rPr>
        <w:t>Lease Transfer Date</w:t>
      </w:r>
      <w:r>
        <w:t>: in respect of each Leasehold Property, the later of:</w:t>
      </w:r>
      <w:bookmarkEnd w:id="67"/>
    </w:p>
    <w:p w:rsidRDefault="00000000" w:rsidR="00000000" w:rsidP="008B4A53">
      <w:pPr>
        <w:pStyle w:val="DefinedTermNumber"/>
      </w:pPr>
      <w:bookmarkStart w:id="68" w:name="a913508"/>
      <w:r>
        <w:t>the Completion Date; and</w:t>
      </w:r>
      <w:bookmarkEnd w:id="68"/>
    </w:p>
    <w:p w:rsidRDefault="00000000" w:rsidR="00000000" w:rsidP="008B4A53">
      <w:pPr>
        <w:pStyle w:val="DefinedTermNumber"/>
      </w:pPr>
      <w:bookmarkStart w:id="69" w:name="a898700"/>
      <w:r>
        <w:t>the day which is [five] Business Days after the date of the Licence granted in respect of that Leasehold Property.</w:t>
      </w:r>
      <w:bookmarkEnd w:id="69"/>
    </w:p>
    <w:p w:rsidRDefault="00000000" w:rsidR="00000000" w:rsidP="008B4A53">
      <w:pPr>
        <w:pStyle w:val="DefinedTermPara"/>
        <w:rPr>
          <w:rStyle w:val="DefTerm"/>
        </w:rPr>
      </w:pPr>
      <w:bookmarkStart w:id="70" w:name="a314039"/>
      <w:r>
        <w:rPr>
          <w:rStyle w:val="DefTerm"/>
        </w:rPr>
        <w:t>Leasehold Properties</w:t>
      </w:r>
      <w:r>
        <w:t xml:space="preserve">: the leasehold properties, particulars of which are set out in </w:t>
      </w:r>
      <w:r>
        <w:fldChar w:fldCharType="begin"/>
      </w:r>
      <w:r>
        <w:rPr>
          <w:highlight w:val="lightGray"/>
        </w:rPr>
        <w:instrText>REF a715751 \h \w \n</w:instrText>
      </w:r>
      <w:r>
        <w:fldChar w:fldCharType="separate"/>
      </w:r>
      <w:r>
        <w:t>Part 2</w:t>
      </w:r>
      <w:r>
        <w:fldChar w:fldCharType="end"/>
      </w:r>
      <w:r>
        <w:t xml:space="preserve"> of </w:t>
      </w:r>
      <w:r>
        <w:fldChar w:fldCharType="begin"/>
      </w:r>
      <w:r>
        <w:rPr>
          <w:highlight w:val="lightGray"/>
        </w:rPr>
        <w:instrText>REF a854608 \h \w \n</w:instrText>
      </w:r>
      <w:r>
        <w:fldChar w:fldCharType="separate"/>
      </w:r>
      <w:r>
        <w:t>Schedule 9</w:t>
      </w:r>
      <w:r>
        <w:fldChar w:fldCharType="end"/>
      </w:r>
      <w:r>
        <w:t>.</w:t>
      </w:r>
      <w:bookmarkEnd w:id="70"/>
    </w:p>
    <w:p w:rsidRDefault="00000000" w:rsidR="00000000" w:rsidP="008B4A53">
      <w:pPr>
        <w:pStyle w:val="DefinedTermPara"/>
        <w:rPr>
          <w:rStyle w:val="DefTerm"/>
        </w:rPr>
      </w:pPr>
      <w:bookmarkStart w:id="71" w:name="a507819"/>
      <w:r>
        <w:rPr>
          <w:rStyle w:val="DefTerm"/>
        </w:rPr>
        <w:t>Leasing and Hire Agreements</w:t>
      </w:r>
      <w:r>
        <w:t xml:space="preserve">: all contracts, engagements or orders entered into on or before the Effective Time by or on behalf of the Seller in relation to the leasing, lease purchase or hire of goods or equipment for use in the Business which at the Effective Time remain to be performed in whole or in part, including those contracts described in </w:t>
      </w:r>
      <w:r>
        <w:fldChar w:fldCharType="begin"/>
      </w:r>
      <w:r>
        <w:rPr>
          <w:highlight w:val="lightGray"/>
        </w:rPr>
        <w:instrText>REF a499533 \h \w \n</w:instrText>
      </w:r>
      <w:r>
        <w:fldChar w:fldCharType="separate"/>
      </w:r>
      <w:r>
        <w:t>Schedule 8</w:t>
      </w:r>
      <w:r>
        <w:fldChar w:fldCharType="end"/>
      </w:r>
      <w:r>
        <w:t>.</w:t>
      </w:r>
      <w:bookmarkEnd w:id="71"/>
    </w:p>
    <w:p w:rsidRDefault="00000000" w:rsidR="00000000" w:rsidP="008B4A53">
      <w:pPr>
        <w:pStyle w:val="DefinedTermPara"/>
        <w:rPr>
          <w:rStyle w:val="DefTerm"/>
        </w:rPr>
      </w:pPr>
      <w:bookmarkStart w:id="72" w:name="a978182"/>
      <w:r>
        <w:rPr>
          <w:rStyle w:val="DefTerm"/>
        </w:rPr>
        <w:t>Licence</w:t>
      </w:r>
      <w:r>
        <w:t xml:space="preserve">: in relation to a Leasehold Property, has the meaning given in </w:t>
      </w:r>
      <w:r>
        <w:fldChar w:fldCharType="begin"/>
      </w:r>
      <w:r>
        <w:rPr>
          <w:highlight w:val="lightGray"/>
        </w:rPr>
        <w:instrText>REF a629480 \h \w \n</w:instrText>
      </w:r>
      <w:r>
        <w:fldChar w:fldCharType="separate"/>
      </w:r>
      <w:r>
        <w:t>Part 4</w:t>
      </w:r>
      <w:r>
        <w:fldChar w:fldCharType="end"/>
      </w:r>
      <w:r>
        <w:t xml:space="preserve"> of </w:t>
      </w:r>
      <w:r>
        <w:fldChar w:fldCharType="begin"/>
      </w:r>
      <w:r>
        <w:rPr>
          <w:highlight w:val="lightGray"/>
        </w:rPr>
        <w:instrText>REF a854608 \h \w \n</w:instrText>
      </w:r>
      <w:r>
        <w:fldChar w:fldCharType="separate"/>
      </w:r>
      <w:r>
        <w:t>Schedule 9</w:t>
      </w:r>
      <w:r>
        <w:fldChar w:fldCharType="end"/>
      </w:r>
      <w:r>
        <w:t>.</w:t>
      </w:r>
      <w:bookmarkEnd w:id="72"/>
    </w:p>
    <w:p w:rsidRDefault="00000000" w:rsidR="00000000" w:rsidP="008B4A53">
      <w:pPr>
        <w:pStyle w:val="DefinedTermPara"/>
        <w:rPr>
          <w:rStyle w:val="DefTerm"/>
        </w:rPr>
      </w:pPr>
      <w:bookmarkStart w:id="73" w:name="a735985"/>
      <w:r>
        <w:rPr>
          <w:rStyle w:val="DefTerm"/>
          <w:b w:val="0"/>
        </w:rPr>
        <w:t>[</w:t>
      </w:r>
      <w:r>
        <w:rPr>
          <w:rStyle w:val="DefTerm"/>
        </w:rPr>
        <w:t>Licence Back</w:t>
      </w:r>
      <w:r>
        <w:rPr>
          <w:rStyle w:val="DefTerm"/>
        </w:rPr>
        <w:fldChar w:fldCharType="begin"/>
      </w:r>
      <w:r>
        <w:rPr>
          <w:rStyle w:val="DefTerm"/>
        </w:rPr>
        <w:instrText xml:space="preserve"> MACROBUTTON optional </w:instrText>
      </w:r>
      <w:r>
        <w:rPr>
          <w:rStyle w:val="DefTerm"/>
        </w:rPr>
        <w:fldChar w:fldCharType="end"/>
      </w:r>
      <w:r>
        <w:t xml:space="preserve">: has the meaning given in clause </w:t>
      </w:r>
      <w:r>
        <w:fldChar w:fldCharType="begin"/>
      </w:r>
      <w:r>
        <w:rPr>
          <w:highlight w:val="lightGray"/>
        </w:rPr>
        <w:instrText>REF a779117 \h \w \n</w:instrText>
      </w:r>
      <w:r>
        <w:fldChar w:fldCharType="separate"/>
      </w:r>
      <w:r>
        <w:t>18</w:t>
      </w:r>
      <w:r>
        <w:fldChar w:fldCharType="end"/>
      </w:r>
      <w:r>
        <w:t>.]</w:t>
      </w:r>
      <w:bookmarkEnd w:id="73"/>
    </w:p>
    <w:p w:rsidRDefault="00000000" w:rsidR="00000000" w:rsidP="008B4A53">
      <w:pPr>
        <w:pStyle w:val="DefinedTermPara"/>
        <w:rPr>
          <w:rStyle w:val="DefTerm"/>
        </w:rPr>
      </w:pPr>
      <w:bookmarkStart w:id="74" w:name="a323890"/>
      <w:r>
        <w:rPr>
          <w:rStyle w:val="DefTerm"/>
        </w:rPr>
        <w:t>Longstop Date</w:t>
      </w:r>
      <w:r>
        <w:t>: [6.00pm on] [DATE] or such later [time and] date as may be agreed in writing by the Buyer and the Seller.</w:t>
      </w:r>
      <w:bookmarkEnd w:id="74"/>
    </w:p>
    <w:p w:rsidRDefault="00000000" w:rsidR="00000000" w:rsidP="008B4A53">
      <w:pPr>
        <w:pStyle w:val="DefinedTermPara"/>
        <w:rPr>
          <w:rStyle w:val="DefTerm"/>
        </w:rPr>
      </w:pPr>
      <w:bookmarkStart w:id="75" w:name="a197478"/>
      <w:r>
        <w:rPr>
          <w:rStyle w:val="DefTerm"/>
        </w:rPr>
        <w:t>Losses</w:t>
      </w:r>
      <w:r>
        <w:t>: includes all liabilities, costs, expenses, damages and losses (including but not limited to any direct, indirect or consequential losses, loss of profit, loss of reputation and all interest, penalties and legal costs (calculated on a full indemnity basis) and all other [reasonable] professional costs and expenses).</w:t>
      </w:r>
      <w:bookmarkEnd w:id="75"/>
    </w:p>
    <w:p w:rsidRDefault="00000000" w:rsidR="00000000" w:rsidP="008B4A53">
      <w:pPr>
        <w:pStyle w:val="DefinedTermPara"/>
        <w:rPr>
          <w:rStyle w:val="DefTerm"/>
        </w:rPr>
      </w:pPr>
      <w:bookmarkStart w:id="76" w:name="a745137"/>
      <w:r>
        <w:rPr>
          <w:rStyle w:val="DefTerm"/>
        </w:rPr>
        <w:t>Management Accounts</w:t>
      </w:r>
      <w:r>
        <w:t xml:space="preserve">: </w:t>
      </w:r>
      <w:r w:rsidRPr="006A3FDC">
        <w:t xml:space="preserve">the unaudited consolidated statement of financial position as at [DATE], the unaudited consolidated income statement and the unaudited consolidated cash flow statement of the Seller </w:t>
      </w:r>
      <w:r w:rsidRPr="001E6A05">
        <w:t xml:space="preserve">in relation to the Business </w:t>
      </w:r>
      <w:r w:rsidRPr="006A3FDC">
        <w:t xml:space="preserve">[(including any notes </w:t>
      </w:r>
      <w:r w:rsidRPr="006A3FDC">
        <w:t>thereon)] for the period of [NUMBER] months ended [DATE] (a copy of which is included in the Disclosure Bundle).</w:t>
      </w:r>
      <w:bookmarkEnd w:id="76"/>
    </w:p>
    <w:p w:rsidRDefault="00000000" w:rsidR="00000000" w:rsidP="008B4A53">
      <w:pPr>
        <w:pStyle w:val="DefinedTermPara"/>
        <w:rPr>
          <w:rStyle w:val="DefTerm"/>
        </w:rPr>
      </w:pPr>
      <w:bookmarkStart w:id="77" w:name="a197587"/>
      <w:r>
        <w:rPr>
          <w:rStyle w:val="DefTerm"/>
        </w:rPr>
        <w:t>Motor Vehicles</w:t>
      </w:r>
      <w:r>
        <w:t xml:space="preserve">: the motor vehicles described in </w:t>
      </w:r>
      <w:r>
        <w:fldChar w:fldCharType="begin"/>
      </w:r>
      <w:r>
        <w:rPr>
          <w:highlight w:val="lightGray"/>
        </w:rPr>
        <w:instrText>REF a522667 \h \w \n</w:instrText>
      </w:r>
      <w:r>
        <w:fldChar w:fldCharType="separate"/>
      </w:r>
      <w:r>
        <w:t>Schedule 11</w:t>
      </w:r>
      <w:r>
        <w:fldChar w:fldCharType="end"/>
      </w:r>
      <w:r>
        <w:t xml:space="preserve"> [together with any other motor vehicles obtained during the Interim Period for use in the Business, in the ordinary course of business].</w:t>
      </w:r>
      <w:bookmarkEnd w:id="77"/>
    </w:p>
    <w:p w:rsidRDefault="00000000" w:rsidR="00000000" w:rsidP="008B4A53" w:rsidRPr="00443DA4">
      <w:pPr>
        <w:pStyle w:val="DefinedTermPara"/>
        <w:rPr>
          <w:b/>
        </w:rPr>
      </w:pPr>
      <w:bookmarkStart w:id="78" w:name="a832034"/>
      <w:r>
        <w:rPr>
          <w:rStyle w:val="DefTerm"/>
        </w:rPr>
        <w:t>Moveable Assets</w:t>
      </w:r>
      <w:r>
        <w:t xml:space="preserve">: </w:t>
      </w:r>
      <w:r w:rsidRPr="007C252B">
        <w:t xml:space="preserve">all plant, machinery, equipment and other tangible assets used or intended for use in connection with the Business that are not physically attached or fixed to the Properties as at the Effective Time, including for the avoidance of doubt the Motor Vehicles, the Office Equipment and the items listed in </w:t>
      </w:r>
      <w:r>
        <w:fldChar w:fldCharType="begin"/>
      </w:r>
      <w:r>
        <w:rPr>
          <w:highlight w:val="lightGray"/>
        </w:rPr>
        <w:instrText>REF a400023 \h \w \n</w:instrText>
      </w:r>
      <w:r>
        <w:fldChar w:fldCharType="separate"/>
      </w:r>
      <w:r>
        <w:t>Part 2</w:t>
      </w:r>
      <w:r>
        <w:fldChar w:fldCharType="end"/>
      </w:r>
      <w:r w:rsidRPr="007C252B">
        <w:t xml:space="preserve"> of Schedule 6, but excluding items subject to Leasing and Hire Agreements</w:t>
      </w:r>
      <w:r>
        <w:t>.</w:t>
      </w:r>
      <w:bookmarkEnd w:id="78"/>
    </w:p>
    <w:p w:rsidRDefault="00000000" w:rsidR="00000000" w:rsidP="008B4A53">
      <w:pPr>
        <w:pStyle w:val="DefinedTermPara"/>
        <w:rPr>
          <w:rStyle w:val="DefTerm"/>
        </w:rPr>
      </w:pPr>
      <w:bookmarkStart w:id="79" w:name="a592730"/>
      <w:r>
        <w:rPr>
          <w:rStyle w:val="DefTerm"/>
        </w:rPr>
        <w:t>Office Equipment</w:t>
      </w:r>
      <w:r>
        <w:t>: all loose [or severable] items of office equipment[, store equipment], furniture and furnishings and the IT System [but excluding fixed equipment forming part of the Properties] and used or intended for use in connection with the Business.</w:t>
      </w:r>
      <w:bookmarkEnd w:id="79"/>
    </w:p>
    <w:p w:rsidRDefault="00000000" w:rsidR="00000000" w:rsidP="008B4A53">
      <w:pPr>
        <w:pStyle w:val="DefinedTermPara"/>
        <w:rPr>
          <w:rStyle w:val="DefTerm"/>
        </w:rPr>
      </w:pPr>
      <w:bookmarkStart w:id="80" w:name="a156829"/>
      <w:r>
        <w:rPr>
          <w:rStyle w:val="DefTerm"/>
          <w:b w:val="0"/>
        </w:rPr>
        <w:t>[</w:t>
      </w:r>
      <w:r>
        <w:rPr>
          <w:b/>
          <w:rFonts w:ascii="Arial" w:hAnsi="Arial" w:eastAsia="Arial" w:cs="Arial"/>
        </w:rPr>
        <w:t xml:space="preserve">Phase 2 </w:t>
      </w:r>
      <w:del w:id="86de5427-17ed-471f-b3a1-19fc32a8f399" w:author="AI Legal Counsel" w:authorEmail="ai@example.com" w:date="2026-02-05T08:50:00.000Z">
        <w:r>
          <w:rPr>
            <w:b/>
            <w:rFonts w:ascii="Arial" w:hAnsi="Arial" w:eastAsia="Arial" w:cs="Arial"/>
          </w:rPr>
          <w:delText>CMA</w:delText>
        </w:r>
      </w:del>
      <w:ins w:id="86de5427-17ed-471f-b3a1-19fc32a8f399" w:author="AI Legal Counsel" w:authorEmail="ai@example.com" w:date="2026-02-05T08:50:00.000Z">
        <w:r>
          <w:rPr>
            <w:b/>
            <w:rFonts w:ascii="Arial" w:hAnsi="Arial" w:eastAsia="Arial" w:cs="Arial"/>
          </w:rPr>
          <w:t>CCCS</w:t>
        </w:r>
      </w:ins>
      <w:r>
        <w:rPr>
          <w:b/>
          <w:rFonts w:ascii="Arial" w:hAnsi="Arial" w:eastAsia="Arial" w:cs="Arial"/>
        </w:rPr>
        <w:t xml:space="preserve"> Reference</w:t>
      </w:r>
      <w:r>
        <w:rPr>
          <w:rStyle w:val="DefTerm"/>
        </w:rPr>
        <w:fldChar w:fldCharType="begin"/>
      </w:r>
      <w:r>
        <w:rPr>
          <w:rStyle w:val="DefTerm"/>
        </w:rPr>
        <w:instrText xml:space="preserve"> MACROBUTTON optional </w:instrText>
      </w:r>
      <w:r>
        <w:rPr>
          <w:rStyle w:val="DefTerm"/>
        </w:rPr>
        <w:fldChar w:fldCharType="end"/>
      </w:r>
      <w:r>
        <w:rPr>
          <w:rFonts w:ascii="Arial" w:hAnsi="Arial" w:eastAsia="Arial" w:cs="Arial"/>
        </w:rPr>
        <w:t xml:space="preserve">: a reference by the Competition and </w:t>
      </w:r>
      <w:del w:id="acb3113b-d3cb-4c79-a3ec-a179d6634a53" w:author="AI Legal Counsel" w:authorEmail="ai@example.com" w:date="2026-02-05T08:50:00.000Z">
        <w:r>
          <w:rPr>
            <w:rFonts w:ascii="Arial" w:hAnsi="Arial" w:eastAsia="Arial" w:cs="Arial"/>
          </w:rPr>
          <w:delText>Markets Authority to its chair for the constitution of a group under Schedule 4 to the Enterprise and Regulatory Reform</w:delText>
        </w:r>
      </w:del>
      <w:ins w:id="acb3113b-d3cb-4c79-a3ec-a179d6634a53" w:author="AI Legal Counsel" w:authorEmail="ai@example.com" w:date="2026-02-05T08:50:00.000Z">
        <w:r>
          <w:rPr>
            <w:rFonts w:ascii="Arial" w:hAnsi="Arial" w:eastAsia="Arial" w:cs="Arial"/>
          </w:rPr>
          <w:t>Consumer Commission of Singapore for a detailed (Phase 2) review under the Competition</w:t>
        </w:r>
      </w:ins>
      <w:r>
        <w:rPr>
          <w:rFonts w:ascii="Arial" w:hAnsi="Arial" w:eastAsia="Arial" w:cs="Arial"/>
        </w:rPr>
        <w:t xml:space="preserve"> Act </w:t>
      </w:r>
      <w:del w:id="21944eb1-c73f-4e6c-be44-26e0b62b3feb" w:author="AI Legal Counsel" w:authorEmail="ai@example.com" w:date="2026-02-05T08:50:00.000Z">
        <w:r>
          <w:rPr>
            <w:rFonts w:ascii="Arial" w:hAnsi="Arial" w:eastAsia="Arial" w:cs="Arial"/>
          </w:rPr>
          <w:delText>2013</w:delText>
        </w:r>
      </w:del>
      <w:ins w:id="21944eb1-c73f-4e6c-be44-26e0b62b3feb" w:author="AI Legal Counsel" w:authorEmail="ai@example.com" w:date="2026-02-05T08:50:00.000Z">
        <w:r>
          <w:rPr>
            <w:rFonts w:ascii="Arial" w:hAnsi="Arial" w:eastAsia="Arial" w:cs="Arial"/>
          </w:rPr>
          <w:t>2004</w:t>
        </w:r>
      </w:ins>
      <w:r>
        <w:rPr>
          <w:rFonts w:ascii="Arial" w:hAnsi="Arial" w:eastAsia="Arial" w:cs="Arial"/>
        </w:rPr>
        <w:t>. ]</w:t>
      </w:r>
      <w:bookmarkEnd w:id="80"/>
    </w:p>
    <w:p w:rsidRDefault="00000000" w:rsidR="00000000" w:rsidP="008B4A53">
      <w:pPr>
        <w:pStyle w:val="IgnoredSpacing"/>
      </w:pPr>
    </w:p>
    <w:p w:rsidRDefault="00000000" w:rsidR="00000000" w:rsidP="008B4A53">
      <w:pPr>
        <w:pStyle w:val="DefinedTermPara"/>
        <w:rPr>
          <w:rStyle w:val="DefTerm"/>
        </w:rPr>
      </w:pPr>
      <w:bookmarkStart w:id="81" w:name="a298985"/>
      <w:r>
        <w:rPr>
          <w:rStyle w:val="DefTerm"/>
        </w:rPr>
        <w:t>Prepayments</w:t>
      </w:r>
      <w:r>
        <w:t>: all amounts paid (whether by deposit, prepayment or otherwise) on or before the Effective Time by or on behalf of the Seller so far as the same relate to anything (including any service) to be provided to the Buyer under any of the Business Contracts or otherwise in connection with the carrying on of the Business [in the ordinary course] after the Effective Time (but excluding liabilities in respect of Tax).</w:t>
      </w:r>
      <w:bookmarkEnd w:id="81"/>
    </w:p>
    <w:p w:rsidRDefault="00000000" w:rsidR="00000000" w:rsidP="008B4A53">
      <w:pPr>
        <w:pStyle w:val="DefinedTermPara"/>
        <w:rPr>
          <w:rStyle w:val="DefTerm"/>
        </w:rPr>
      </w:pPr>
      <w:bookmarkStart w:id="82" w:name="a238536"/>
      <w:r>
        <w:rPr>
          <w:rStyle w:val="DefTerm"/>
        </w:rPr>
        <w:t>Properties</w:t>
      </w:r>
      <w:r>
        <w:t>: the Freehold Properties and the Leasehold Properties.</w:t>
      </w:r>
      <w:bookmarkEnd w:id="82"/>
    </w:p>
    <w:p w:rsidRDefault="00000000" w:rsidR="00000000" w:rsidP="008B4A53">
      <w:pPr>
        <w:pStyle w:val="DefinedTermPara"/>
        <w:rPr>
          <w:rStyle w:val="DefTerm"/>
        </w:rPr>
      </w:pPr>
      <w:bookmarkStart w:id="83" w:name="a966929"/>
      <w:r>
        <w:rPr>
          <w:rStyle w:val="DefTerm"/>
        </w:rPr>
        <w:t>Purchase Price</w:t>
      </w:r>
      <w:r>
        <w:t xml:space="preserve">: the aggregate consideration for the Business (comprising the Assets) in the amount and to be paid as set out in clause </w:t>
      </w:r>
      <w:r>
        <w:fldChar w:fldCharType="begin"/>
      </w:r>
      <w:r>
        <w:rPr>
          <w:highlight w:val="lightGray"/>
        </w:rPr>
        <w:instrText>REF a799211 \h \w \n</w:instrText>
      </w:r>
      <w:r>
        <w:fldChar w:fldCharType="separate"/>
      </w:r>
      <w:r>
        <w:t>4.1</w:t>
      </w:r>
      <w:r>
        <w:fldChar w:fldCharType="end"/>
      </w:r>
      <w:r>
        <w:t>.</w:t>
      </w:r>
      <w:bookmarkEnd w:id="83"/>
    </w:p>
    <w:p w:rsidRDefault="00000000" w:rsidR="00000000" w:rsidP="008B4A53">
      <w:pPr>
        <w:pStyle w:val="DefinedTermPara"/>
        <w:rPr>
          <w:rStyle w:val="DefTerm"/>
        </w:rPr>
      </w:pPr>
      <w:bookmarkStart w:id="84" w:name="a873885"/>
      <w:r>
        <w:rPr>
          <w:rStyle w:val="DefTerm"/>
        </w:rPr>
        <w:t>Records</w:t>
      </w:r>
      <w:r>
        <w:t xml:space="preserve">: all records and other storage media, regardless of form or characteristics, containing or relating to Business Information or on or in which Business Information is recorded or stored, whether machine-readable or not (including computer disks, hard drives, servers, universal serial bus (USB) sticks, the cloud, books, photographs and other documentary materials) [including </w:t>
      </w:r>
      <w:r>
        <w:rPr>
          <w:b/>
        </w:rPr>
        <w:t>OR</w:t>
      </w:r>
      <w:r>
        <w:t xml:space="preserve"> excluding] the VAT Records.</w:t>
      </w:r>
      <w:bookmarkEnd w:id="84"/>
    </w:p>
    <w:p w:rsidRDefault="00000000" w:rsidR="00000000" w:rsidP="008B4A53">
      <w:pPr>
        <w:pStyle w:val="DefinedTermPara"/>
        <w:rPr>
          <w:rStyle w:val="DefTerm"/>
        </w:rPr>
      </w:pPr>
      <w:bookmarkStart w:id="85" w:name="a390813"/>
      <w:r>
        <w:rPr>
          <w:rStyle w:val="DefTerm"/>
        </w:rPr>
        <w:t>Seller's Scheme</w:t>
      </w:r>
      <w:r>
        <w:rPr>
          <w:rFonts w:ascii="Arial" w:hAnsi="Arial" w:eastAsia="Arial" w:cs="Arial"/>
        </w:rPr>
        <w:t xml:space="preserve">: the </w:t>
      </w:r>
      <w:del w:id="a576423d-820c-4442-9d4a-cf417d66ee46" w:author="AI Legal Counsel" w:authorEmail="ai@example.com" w:date="2026-02-05T08:50:00.000Z">
        <w:r>
          <w:rPr>
            <w:rFonts w:ascii="Arial" w:hAnsi="Arial" w:eastAsia="Arial" w:cs="Arial"/>
          </w:rPr>
          <w:delText>pension</w:delText>
        </w:r>
      </w:del>
      <w:ins w:id="a576423d-820c-4442-9d4a-cf417d66ee46" w:author="AI Legal Counsel" w:authorEmail="ai@example.com" w:date="2026-02-05T08:50:00.000Z">
        <w:r>
          <w:rPr>
            <w:rFonts w:ascii="Arial" w:hAnsi="Arial" w:eastAsia="Arial" w:cs="Arial"/>
          </w:rPr>
          <w:t>retirement benefit</w:t>
        </w:r>
      </w:ins>
      <w:r>
        <w:rPr>
          <w:rFonts w:ascii="Arial" w:hAnsi="Arial" w:eastAsia="Arial" w:cs="Arial"/>
        </w:rPr>
        <w:t xml:space="preserve"> scheme [or schemes] known as the [NAME OF </w:t>
      </w:r>
      <w:del w:id="24f3d830-7fbc-4935-a685-a534131e45aa" w:author="AI Legal Counsel" w:authorEmail="ai@example.com" w:date="2026-02-05T08:50:00.000Z">
        <w:r>
          <w:rPr>
            <w:rFonts w:ascii="Arial" w:hAnsi="Arial" w:eastAsia="Arial" w:cs="Arial"/>
          </w:rPr>
          <w:delText xml:space="preserve">PENSION </w:delText>
        </w:r>
      </w:del>
      <w:r>
        <w:rPr>
          <w:rFonts w:ascii="Arial" w:hAnsi="Arial" w:eastAsia="Arial" w:cs="Arial"/>
        </w:rPr>
        <w:t xml:space="preserve">SCHEME], established with effect from [DATE], [and the [NAME OF </w:t>
      </w:r>
      <w:del w:id="e0ee89ed-1dbf-449b-aa45-846d4c6a4fd0" w:author="AI Legal Counsel" w:authorEmail="ai@example.com" w:date="2026-02-05T08:50:00.000Z">
        <w:r>
          <w:rPr>
            <w:rFonts w:ascii="Arial" w:hAnsi="Arial" w:eastAsia="Arial" w:cs="Arial"/>
          </w:rPr>
          <w:delText xml:space="preserve">PENSION </w:delText>
        </w:r>
      </w:del>
      <w:r>
        <w:rPr>
          <w:rFonts w:ascii="Arial" w:hAnsi="Arial" w:eastAsia="Arial" w:cs="Arial"/>
        </w:rPr>
        <w:t xml:space="preserve">SCHEME], established with effect from [DATE],] and which [is </w:t>
      </w:r>
      <w:r>
        <w:rPr>
          <w:b/>
        </w:rPr>
        <w:t>OR</w:t>
      </w:r>
      <w:r>
        <w:rPr>
          <w:rFonts w:ascii="Arial" w:hAnsi="Arial" w:eastAsia="Arial" w:cs="Arial"/>
        </w:rPr>
        <w:t xml:space="preserve"> are] </w:t>
      </w:r>
      <w:del w:id="8dd6d16d-fb12-43fb-a384-2a936283726e" w:author="AI Legal Counsel" w:authorEmail="ai@example.com" w:date="2026-02-05T08:50:00.000Z">
        <w:r>
          <w:rPr>
            <w:rFonts w:ascii="Arial" w:hAnsi="Arial" w:eastAsia="Arial" w:cs="Arial"/>
          </w:rPr>
          <w:delText>registered under Chapter 2 of Part 4 of the Finance Act 2004</w:delText>
        </w:r>
      </w:del>
      <w:ins w:id="8dd6d16d-fb12-43fb-a384-2a936283726e" w:author="AI Legal Counsel" w:authorEmail="ai@example.com" w:date="2026-02-05T08:50:00.000Z">
        <w:r>
          <w:rPr>
            <w:rFonts w:ascii="Arial" w:hAnsi="Arial" w:eastAsia="Arial" w:cs="Arial"/>
          </w:rPr>
          <w:t>operated in compliance with the Central Provident Fund Act and any applicable supplementary retirement schemes</w:t>
        </w:r>
      </w:ins>
      <w:r>
        <w:rPr>
          <w:rFonts w:ascii="Arial" w:hAnsi="Arial" w:eastAsia="Arial" w:cs="Arial"/>
        </w:rPr>
        <w:t>.</w:t>
      </w:r>
      <w:bookmarkEnd w:id="85"/>
    </w:p>
    <w:p w:rsidRDefault="00000000" w:rsidR="00000000" w:rsidP="008B4A53">
      <w:pPr>
        <w:pStyle w:val="DefinedTermPara"/>
        <w:rPr>
          <w:rStyle w:val="DefTerm"/>
        </w:rPr>
      </w:pPr>
      <w:bookmarkStart w:id="86" w:name="a640881"/>
      <w:r>
        <w:rPr>
          <w:rStyle w:val="DefTerm"/>
        </w:rPr>
        <w:t>Seller's Shared Intellectual Property Rights</w:t>
      </w:r>
      <w:r>
        <w:t xml:space="preserve">: the Intellectual Property Rights set out in </w:t>
      </w:r>
      <w:r>
        <w:fldChar w:fldCharType="begin"/>
      </w:r>
      <w:r>
        <w:rPr>
          <w:highlight w:val="lightGray"/>
        </w:rPr>
        <w:instrText>REF a555531 \h \w \n</w:instrText>
      </w:r>
      <w:r>
        <w:fldChar w:fldCharType="separate"/>
      </w:r>
      <w:r>
        <w:t>Part 3</w:t>
      </w:r>
      <w:r>
        <w:fldChar w:fldCharType="end"/>
      </w:r>
      <w:r>
        <w:t xml:space="preserve"> of </w:t>
      </w:r>
      <w:r>
        <w:fldChar w:fldCharType="begin"/>
      </w:r>
      <w:r>
        <w:rPr>
          <w:highlight w:val="lightGray"/>
        </w:rPr>
        <w:instrText>REF a164367 \h \w \n</w:instrText>
      </w:r>
      <w:r>
        <w:fldChar w:fldCharType="separate"/>
      </w:r>
      <w:r>
        <w:t>Schedule 7</w:t>
      </w:r>
      <w:r>
        <w:fldChar w:fldCharType="end"/>
      </w:r>
      <w:r>
        <w:t xml:space="preserve">. </w:t>
      </w:r>
      <w:bookmarkEnd w:id="86"/>
    </w:p>
    <w:p w:rsidRDefault="00000000" w:rsidR="00000000" w:rsidP="008B4A53">
      <w:pPr>
        <w:pStyle w:val="DefinedTermPara"/>
        <w:rPr>
          <w:rStyle w:val="DefTerm"/>
        </w:rPr>
      </w:pPr>
      <w:bookmarkStart w:id="87" w:name="a878201"/>
      <w:r>
        <w:rPr>
          <w:rStyle w:val="DefTerm"/>
        </w:rPr>
        <w:t>Seller's Solicitors</w:t>
      </w:r>
      <w:r>
        <w:t>: [NAME AND ADDRESS].</w:t>
      </w:r>
      <w:bookmarkEnd w:id="87"/>
    </w:p>
    <w:p w:rsidRDefault="00000000" w:rsidR="00000000" w:rsidP="008B4A53">
      <w:pPr>
        <w:pStyle w:val="DefinedTermPara"/>
        <w:rPr>
          <w:rStyle w:val="DefTerm"/>
        </w:rPr>
      </w:pPr>
      <w:bookmarkStart w:id="88" w:name="a904519"/>
      <w:r>
        <w:rPr>
          <w:rStyle w:val="DefTerm"/>
        </w:rPr>
        <w:t>Stock</w:t>
      </w:r>
      <w:r>
        <w:t>: all raw materials, supplies, work in progress, parts and components, and finished goods held, used or owned by the Seller in connection with the Business as at the Effective Time.</w:t>
      </w:r>
      <w:bookmarkEnd w:id="88"/>
    </w:p>
    <w:p w:rsidRDefault="00000000" w:rsidR="00000000" w:rsidP="008B4A53">
      <w:pPr>
        <w:pStyle w:val="DefinedTermPara"/>
        <w:rPr>
          <w:rStyle w:val="DefTerm"/>
        </w:rPr>
      </w:pPr>
      <w:bookmarkStart w:id="89" w:name="a117342"/>
      <w:r>
        <w:rPr>
          <w:rStyle w:val="DefTerm"/>
        </w:rPr>
        <w:t>Substantiated Claim</w:t>
      </w:r>
      <w:r>
        <w:t>: a Claim in respect of which liability is admitted by the Seller, or which has been adjudicated on by a court of competent jurisdiction and no right of appeal lies in respect of such adjudication, or the parties are prevented by passage of time or otherwise from making an appeal.</w:t>
      </w:r>
      <w:bookmarkEnd w:id="89"/>
    </w:p>
    <w:p w:rsidRDefault="00000000" w:rsidR="00000000" w:rsidP="008B4A53">
      <w:pPr>
        <w:pStyle w:val="DefinedTermPara"/>
        <w:rPr>
          <w:rStyle w:val="DefTerm"/>
        </w:rPr>
      </w:pPr>
      <w:bookmarkStart w:id="90" w:name="a970775"/>
      <w:r>
        <w:rPr>
          <w:rStyle w:val="DefTerm"/>
        </w:rPr>
        <w:t>Supplier Contracts</w:t>
      </w:r>
      <w:r>
        <w:t xml:space="preserve">: all contracts, engagements or orders entered into on or before the Effective Time by or on behalf of the Seller for the supply or sale of goods or services to the Seller in connection with the Business, which at the Effective Time remain to be performed in whole or in part, including all the contracts described in </w:t>
      </w:r>
      <w:r>
        <w:fldChar w:fldCharType="begin"/>
      </w:r>
      <w:r>
        <w:rPr>
          <w:highlight w:val="lightGray"/>
        </w:rPr>
        <w:instrText>REF a682887 \h \w \n</w:instrText>
      </w:r>
      <w:r>
        <w:fldChar w:fldCharType="separate"/>
      </w:r>
      <w:r>
        <w:t>Schedule 10</w:t>
      </w:r>
      <w:r>
        <w:fldChar w:fldCharType="end"/>
      </w:r>
      <w:r>
        <w:t>.</w:t>
      </w:r>
      <w:bookmarkEnd w:id="90"/>
    </w:p>
    <w:p w:rsidRDefault="00000000" w:rsidR="00000000" w:rsidP="008B4A53">
      <w:pPr>
        <w:pStyle w:val="DefinedTermPara"/>
        <w:rPr>
          <w:rStyle w:val="DefTerm"/>
        </w:rPr>
      </w:pPr>
      <w:bookmarkStart w:id="91" w:name="a428347"/>
      <w:r>
        <w:rPr>
          <w:rStyle w:val="DefTerm"/>
        </w:rPr>
        <w:t>Taxation or Tax</w:t>
      </w:r>
      <w:r>
        <w:t xml:space="preserve">: </w:t>
      </w:r>
      <w:bookmarkEnd w:id="91"/>
    </w:p>
    <w:p w:rsidRDefault="00000000" w:rsidR="00000000" w:rsidP="008B4A53">
      <w:pPr>
        <w:pStyle w:val="DefinedTermNumber"/>
      </w:pPr>
      <w:bookmarkStart w:id="92" w:name="a581259"/>
      <w:r w:rsidRPr="0030602D">
        <w:rPr>
          <w:rFonts w:ascii="Arial" w:hAnsi="Arial" w:eastAsia="Arial" w:cs="Arial"/>
        </w:rPr>
        <w:t xml:space="preserve">any form of tax, levy, impost, duty, contribution, customs and other import duties, liability and charge in the nature of taxation and all related withholdings or deductions of any kind (including, for the avoidance of doubt, any liability under </w:t>
      </w:r>
      <w:del w:id="3bab7da6-0503-462f-bc5e-9828c4745863" w:author="AI Legal Counsel" w:authorEmail="ai@example.com" w:date="2026-02-05T08:50:00.000Z" w:rsidRPr="0030602D">
        <w:r>
          <w:rPr>
            <w:rFonts w:ascii="Arial" w:hAnsi="Arial" w:eastAsia="Arial" w:cs="Arial"/>
          </w:rPr>
          <w:delText>section 455</w:delText>
        </w:r>
      </w:del>
      <w:ins w:id="3bab7da6-0503-462f-bc5e-9828c4745863" w:author="AI Legal Counsel" w:authorEmail="ai@example.com" w:date="2026-02-05T08:50:00.000Z" w:rsidRPr="0030602D">
        <w:r>
          <w:rPr>
            <w:rFonts w:ascii="Arial" w:hAnsi="Arial" w:eastAsia="Arial" w:cs="Arial"/>
          </w:rPr>
          <w:t>sections 10 to 10N</w:t>
        </w:r>
      </w:ins>
      <w:r w:rsidRPr="0030602D">
        <w:rPr>
          <w:rFonts w:ascii="Arial" w:hAnsi="Arial" w:eastAsia="Arial" w:cs="Arial"/>
        </w:rPr>
        <w:t xml:space="preserve"> of the </w:t>
      </w:r>
      <w:del w:id="74b50ce4-e025-434b-bcc0-7812d19d47bf" w:author="AI Legal Counsel" w:authorEmail="ai@example.com" w:date="2026-02-05T08:50:00.000Z" w:rsidRPr="0030602D">
        <w:r>
          <w:rPr>
            <w:rFonts w:ascii="Arial" w:hAnsi="Arial" w:eastAsia="Arial" w:cs="Arial"/>
          </w:rPr>
          <w:delText>Corporation</w:delText>
        </w:r>
      </w:del>
      <w:ins w:id="74b50ce4-e025-434b-bcc0-7812d19d47bf" w:author="AI Legal Counsel" w:authorEmail="ai@example.com" w:date="2026-02-05T08:50:00.000Z" w:rsidRPr="0030602D">
        <w:r>
          <w:rPr>
            <w:rFonts w:ascii="Arial" w:hAnsi="Arial" w:eastAsia="Arial" w:cs="Arial"/>
          </w:rPr>
          <w:t>Income</w:t>
        </w:r>
      </w:ins>
      <w:r w:rsidRPr="0030602D">
        <w:rPr>
          <w:rFonts w:ascii="Arial" w:hAnsi="Arial" w:eastAsia="Arial" w:cs="Arial"/>
        </w:rPr>
        <w:t xml:space="preserve"> Tax Act </w:t>
      </w:r>
      <w:del w:id="e5d37be5-373c-4db4-b6ec-8c65ba789df3" w:author="AI Legal Counsel" w:authorEmail="ai@example.com" w:date="2026-02-05T08:50:00.000Z" w:rsidRPr="0030602D">
        <w:r>
          <w:rPr>
            <w:rFonts w:ascii="Arial" w:hAnsi="Arial" w:eastAsia="Arial" w:cs="Arial"/>
          </w:rPr>
          <w:delText>2010</w:delText>
        </w:r>
      </w:del>
      <w:ins w:id="e5d37be5-373c-4db4-b6ec-8c65ba789df3" w:author="AI Legal Counsel" w:authorEmail="ai@example.com" w:date="2026-02-05T08:50:00.000Z" w:rsidRPr="0030602D">
        <w:r>
          <w:rPr>
            <w:rFonts w:ascii="Arial" w:hAnsi="Arial" w:eastAsia="Arial" w:cs="Arial"/>
          </w:rPr>
          <w:t>1947</w:t>
        </w:r>
      </w:ins>
      <w:r w:rsidRPr="0030602D">
        <w:rPr>
          <w:rFonts w:ascii="Arial" w:hAnsi="Arial" w:eastAsia="Arial" w:cs="Arial"/>
        </w:rPr>
        <w:t xml:space="preserve"> and </w:t>
      </w:r>
      <w:del w:id="4328868e-79c9-4ac8-aaac-3979e6dde975" w:author="AI Legal Counsel" w:authorEmail="ai@example.com" w:date="2026-02-05T08:50:00.000Z" w:rsidRPr="0030602D">
        <w:r>
          <w:rPr>
            <w:rFonts w:ascii="Arial" w:hAnsi="Arial" w:eastAsia="Arial" w:cs="Arial"/>
          </w:rPr>
          <w:delText>national insurance</w:delText>
        </w:r>
      </w:del>
      <w:ins w:id="4328868e-79c9-4ac8-aaac-3979e6dde975" w:author="AI Legal Counsel" w:authorEmail="ai@example.com" w:date="2026-02-05T08:50:00.000Z" w:rsidRPr="0030602D">
        <w:r>
          <w:rPr>
            <w:rFonts w:ascii="Arial" w:hAnsi="Arial" w:eastAsia="Arial" w:cs="Arial"/>
          </w:rPr>
          <w:t>Central Provident Fund</w:t>
        </w:r>
      </w:ins>
      <w:r w:rsidRPr="0030602D">
        <w:rPr>
          <w:rFonts w:ascii="Arial" w:hAnsi="Arial" w:eastAsia="Arial" w:cs="Arial"/>
        </w:rPr>
        <w:t xml:space="preserve"> contribution liabilities in </w:t>
      </w:r>
      <w:del w:id="f05d7f7c-ffab-4a48-aa3b-982dd3ba6aa1" w:author="AI Legal Counsel" w:authorEmail="ai@example.com" w:date="2026-02-05T08:50:00.000Z" w:rsidRPr="0030602D">
        <w:r>
          <w:rPr>
            <w:rFonts w:ascii="Arial" w:hAnsi="Arial" w:eastAsia="Arial" w:cs="Arial"/>
          </w:rPr>
          <w:delText>the United Kingdom</w:delText>
        </w:r>
      </w:del>
      <w:ins w:id="f05d7f7c-ffab-4a48-aa3b-982dd3ba6aa1" w:author="AI Legal Counsel" w:authorEmail="ai@example.com" w:date="2026-02-05T08:50:00.000Z" w:rsidRPr="0030602D">
        <w:r>
          <w:rPr>
            <w:rFonts w:ascii="Arial" w:hAnsi="Arial" w:eastAsia="Arial" w:cs="Arial"/>
          </w:rPr>
          <w:t>Singapore</w:t>
        </w:r>
      </w:ins>
      <w:r w:rsidRPr="0030602D">
        <w:rPr>
          <w:rFonts w:ascii="Arial" w:hAnsi="Arial" w:eastAsia="Arial" w:cs="Arial"/>
        </w:rPr>
        <w:t xml:space="preserve"> and corresponding obligations elsewhere) wherever and whenever payable and both of </w:t>
      </w:r>
      <w:del w:id="c5cfc5f2-42aa-4d63-9592-dbb0f9d6f138" w:author="AI Legal Counsel" w:authorEmail="ai@example.com" w:date="2026-02-05T08:50:00.000Z" w:rsidRPr="0030602D">
        <w:r>
          <w:rPr>
            <w:rFonts w:ascii="Arial" w:hAnsi="Arial" w:eastAsia="Arial" w:cs="Arial"/>
          </w:rPr>
          <w:delText>the UK</w:delText>
        </w:r>
      </w:del>
      <w:ins w:id="c5cfc5f2-42aa-4d63-9592-dbb0f9d6f138" w:author="AI Legal Counsel" w:authorEmail="ai@example.com" w:date="2026-02-05T08:50:00.000Z" w:rsidRPr="0030602D">
        <w:r>
          <w:rPr>
            <w:rFonts w:ascii="Arial" w:hAnsi="Arial" w:eastAsia="Arial" w:cs="Arial"/>
          </w:rPr>
          <w:t>Singapore</w:t>
        </w:r>
      </w:ins>
      <w:r w:rsidRPr="0030602D">
        <w:rPr>
          <w:rFonts w:ascii="Arial" w:hAnsi="Arial" w:eastAsia="Arial" w:cs="Arial"/>
        </w:rPr>
        <w:t xml:space="preserve"> or any equivalent tax in any other jurisdiction and shall further include any amount payable as a consequence of any claim, direction order or determination of any Taxation Authority</w:t>
      </w:r>
      <w:r>
        <w:t>; and</w:t>
      </w:r>
      <w:bookmarkEnd w:id="92"/>
    </w:p>
    <w:p w:rsidRDefault="00000000" w:rsidR="00000000" w:rsidP="008B4A53">
      <w:pPr>
        <w:pStyle w:val="DefinedTermNumber"/>
      </w:pPr>
      <w:bookmarkStart w:id="93" w:name="a273140"/>
      <w:r w:rsidRPr="0030602D">
        <w:t>all fines, penalties, charges, costs and interest included in or relating to any of the above or to any obligation in respect of any of the above</w:t>
      </w:r>
      <w:r>
        <w:t>;</w:t>
      </w:r>
      <w:bookmarkEnd w:id="93"/>
    </w:p>
    <w:p w:rsidRDefault="00000000" w:rsidR="00000000" w:rsidP="008B4A53">
      <w:pPr>
        <w:pStyle w:val="DefinedTermPara"/>
      </w:pPr>
      <w:bookmarkStart w:id="94" w:name="a191287"/>
      <w:r w:rsidRPr="0030602D">
        <w:t>whether or not directly or primarily chargeable against or attributable to the Seller and regardless of whether the Seller has, or may have, any right of reimbursement against any other person</w:t>
      </w:r>
      <w:r>
        <w:t>.</w:t>
      </w:r>
      <w:bookmarkEnd w:id="94"/>
    </w:p>
    <w:p w:rsidRDefault="00000000" w:rsidR="00000000" w:rsidP="008B4A53">
      <w:pPr>
        <w:pStyle w:val="DefinedTermPara"/>
        <w:rPr>
          <w:rStyle w:val="DefTerm"/>
        </w:rPr>
      </w:pPr>
      <w:bookmarkStart w:id="95" w:name="a934535"/>
      <w:r>
        <w:rPr>
          <w:rStyle w:val="DefTerm"/>
        </w:rPr>
        <w:t>Taxation Authority</w:t>
      </w:r>
      <w:r>
        <w:t xml:space="preserve">: </w:t>
      </w:r>
      <w:r w:rsidRPr="0030602D">
        <w:rPr>
          <w:rFonts w:ascii="Arial" w:hAnsi="Arial" w:eastAsia="Arial" w:cs="Arial"/>
        </w:rPr>
        <w:t xml:space="preserve">any government, state or municipality or any local, state, federal or other fiscal, revenue, customs or excise authority, body or official competent to impose, administer, levy, assess or collect Tax in </w:t>
      </w:r>
      <w:del w:id="81313384-2432-4574-ad4e-c64af2e3b73b" w:author="AI Legal Counsel" w:authorEmail="ai@example.com" w:date="2026-02-05T08:50:00.000Z" w:rsidRPr="0030602D">
        <w:r>
          <w:rPr>
            <w:rFonts w:ascii="Arial" w:hAnsi="Arial" w:eastAsia="Arial" w:cs="Arial"/>
          </w:rPr>
          <w:delText>the United Kingdom</w:delText>
        </w:r>
      </w:del>
      <w:ins w:id="81313384-2432-4574-ad4e-c64af2e3b73b" w:author="AI Legal Counsel" w:authorEmail="ai@example.com" w:date="2026-02-05T08:50:00.000Z" w:rsidRPr="0030602D">
        <w:r>
          <w:rPr>
            <w:rFonts w:ascii="Arial" w:hAnsi="Arial" w:eastAsia="Arial" w:cs="Arial"/>
          </w:rPr>
          <w:t>Singapore</w:t>
        </w:r>
      </w:ins>
      <w:r w:rsidRPr="0030602D">
        <w:rPr>
          <w:rFonts w:ascii="Arial" w:hAnsi="Arial" w:eastAsia="Arial" w:cs="Arial"/>
        </w:rPr>
        <w:t xml:space="preserve"> or elsewhere</w:t>
      </w:r>
      <w:r>
        <w:t>.</w:t>
      </w:r>
      <w:bookmarkEnd w:id="95"/>
    </w:p>
    <w:p w:rsidRDefault="00000000" w:rsidR="00000000" w:rsidP="008B4A53">
      <w:pPr>
        <w:pStyle w:val="DefinedTermPara"/>
        <w:rPr>
          <w:rStyle w:val="DefTerm"/>
        </w:rPr>
      </w:pPr>
      <w:bookmarkStart w:id="96" w:name="a518406"/>
      <w:r>
        <w:rPr>
          <w:rStyle w:val="DefTerm"/>
        </w:rPr>
        <w:t>Tax Warranties</w:t>
      </w:r>
      <w:r>
        <w:t xml:space="preserve">: the warranties set out in </w:t>
      </w:r>
      <w:r>
        <w:fldChar w:fldCharType="begin"/>
      </w:r>
      <w:r>
        <w:rPr>
          <w:highlight w:val="lightGray"/>
        </w:rPr>
        <w:instrText>REF a920358 \h \w \n</w:instrText>
      </w:r>
      <w:r>
        <w:fldChar w:fldCharType="separate"/>
      </w:r>
      <w:r>
        <w:t>Part 7</w:t>
      </w:r>
      <w:r>
        <w:fldChar w:fldCharType="end"/>
      </w:r>
      <w:r>
        <w:t xml:space="preserve"> of </w:t>
      </w:r>
      <w:r>
        <w:fldChar w:fldCharType="begin"/>
      </w:r>
      <w:r>
        <w:rPr>
          <w:highlight w:val="lightGray"/>
        </w:rPr>
        <w:instrText>REF a90549 \h \w \n</w:instrText>
      </w:r>
      <w:r>
        <w:fldChar w:fldCharType="separate"/>
      </w:r>
      <w:r>
        <w:t>Schedule 13</w:t>
      </w:r>
      <w:r>
        <w:fldChar w:fldCharType="end"/>
      </w:r>
      <w:r>
        <w:t>.</w:t>
      </w:r>
      <w:bookmarkEnd w:id="96"/>
    </w:p>
    <w:p w:rsidRDefault="00000000" w:rsidR="00000000" w:rsidP="008B4A53">
      <w:pPr>
        <w:pStyle w:val="DefinedTermPara"/>
        <w:rPr>
          <w:rStyle w:val="DefTerm"/>
        </w:rPr>
      </w:pPr>
      <w:bookmarkStart w:id="97" w:name="a727431"/>
      <w:r>
        <w:rPr>
          <w:rStyle w:val="DefTerm"/>
        </w:rPr>
        <w:t>Third Party Consent</w:t>
      </w:r>
      <w:r>
        <w:t>: a consent, licence, approval, authorisation or waiver required from a third party for the conveyance, transfer, assignment or novation in favour of the Buyer of any of the Assets in terms acceptable to the Buyer.</w:t>
      </w:r>
      <w:bookmarkEnd w:id="97"/>
    </w:p>
    <w:p w:rsidRDefault="00000000" w:rsidR="00000000" w:rsidP="008B4A53">
      <w:pPr>
        <w:pStyle w:val="DefinedTermPara"/>
        <w:rPr>
          <w:rStyle w:val="DefTerm"/>
        </w:rPr>
      </w:pPr>
      <w:bookmarkStart w:id="98" w:name="a179571"/>
      <w:r>
        <w:rPr>
          <w:rStyle w:val="DefTerm"/>
        </w:rPr>
        <w:t>Third Party Rights</w:t>
      </w:r>
      <w:r>
        <w:t>: the benefit of all rights and claims (other than rights and claims relating to Tax) of the Seller arising on or before the Effective Time out of or in connection with the Business, including but not limited to:</w:t>
      </w:r>
      <w:bookmarkEnd w:id="98"/>
    </w:p>
    <w:p w:rsidRDefault="00000000" w:rsidR="00000000" w:rsidP="008B4A53">
      <w:pPr>
        <w:pStyle w:val="DefinedTermNumber"/>
      </w:pPr>
      <w:bookmarkStart w:id="99" w:name="a254443"/>
      <w:r>
        <w:t>all claims against, or rights to make any claims against, any third party in respect of any goods or services sold or supplied to the Seller in connection with the Business on or before the Effective Time where the goods or the subject matter of the services form part of the Business;</w:t>
      </w:r>
      <w:bookmarkEnd w:id="99"/>
    </w:p>
    <w:p w:rsidRDefault="00000000" w:rsidR="00000000" w:rsidP="008B4A53">
      <w:pPr>
        <w:pStyle w:val="DefinedTermNumber"/>
      </w:pPr>
      <w:r>
        <w:fldChar w:fldCharType="begin"/>
      </w:r>
      <w:r>
        <w:fldChar w:fldCharType="end"/>
      </w:r>
      <w:bookmarkStart w:id="100" w:name="a237090"/>
      <w:r>
        <w:t>[all claims against, or rights to make any claims against, insurers or other third parties in respect of loss of or damage or injury caused to the Business to the extent that such loss, damage or injury has not been made good by and at the cost of the Seller on or before the Effective Time;]</w:t>
      </w:r>
      <w:bookmarkEnd w:id="100"/>
    </w:p>
    <w:p w:rsidRDefault="00000000" w:rsidR="00000000" w:rsidP="008B4A53">
      <w:pPr>
        <w:pStyle w:val="DefinedTermNumber"/>
      </w:pPr>
      <w:r>
        <w:fldChar w:fldCharType="begin"/>
      </w:r>
      <w:r>
        <w:fldChar w:fldCharType="end"/>
      </w:r>
      <w:bookmarkStart w:id="101" w:name="a117952"/>
      <w:r>
        <w:t>[all claims made by the Seller for a loan, grant or other aid in respect of any of the Assets or the Business;]</w:t>
      </w:r>
      <w:bookmarkEnd w:id="101"/>
    </w:p>
    <w:p w:rsidRDefault="00000000" w:rsidR="00000000" w:rsidP="008B4A53">
      <w:pPr>
        <w:pStyle w:val="DefinedTermNumber"/>
      </w:pPr>
      <w:r>
        <w:fldChar w:fldCharType="begin"/>
      </w:r>
      <w:r>
        <w:fldChar w:fldCharType="end"/>
      </w:r>
      <w:bookmarkStart w:id="102" w:name="a584438"/>
      <w:r>
        <w:t>[all rights of the Seller in respect of goods supplied by the Seller in the course of the Business on terms as to retention of title and to which the Seller retains title at the Effective Time;]</w:t>
      </w:r>
      <w:bookmarkEnd w:id="102"/>
    </w:p>
    <w:p w:rsidRDefault="00000000" w:rsidR="00000000" w:rsidP="008B4A53">
      <w:pPr>
        <w:pStyle w:val="DefinedTermNumber"/>
      </w:pPr>
      <w:r>
        <w:fldChar w:fldCharType="begin"/>
      </w:r>
      <w:r>
        <w:fldChar w:fldCharType="end"/>
      </w:r>
      <w:bookmarkStart w:id="103" w:name="a525363"/>
      <w:r>
        <w:t>[all rights of the Seller under any agreement under which the Seller acquired any of the Assets.]</w:t>
      </w:r>
      <w:bookmarkEnd w:id="103"/>
    </w:p>
    <w:p w:rsidRDefault="00000000" w:rsidR="00000000" w:rsidP="008B4A53">
      <w:pPr>
        <w:pStyle w:val="DefinedTermPara"/>
        <w:rPr>
          <w:rStyle w:val="DefTerm"/>
        </w:rPr>
      </w:pPr>
      <w:bookmarkStart w:id="104" w:name="a471849"/>
      <w:r>
        <w:rPr>
          <w:rStyle w:val="DefTerm"/>
        </w:rPr>
        <w:t>Transaction</w:t>
      </w:r>
      <w:r>
        <w:t>: the transaction contemplated by this agreement or any part of that transaction.</w:t>
      </w:r>
      <w:bookmarkEnd w:id="104"/>
    </w:p>
    <w:p w:rsidRDefault="00000000" w:rsidR="00000000" w:rsidP="008B4A53">
      <w:pPr>
        <w:pStyle w:val="DefinedTermPara"/>
        <w:rPr>
          <w:rStyle w:val="DefTerm"/>
        </w:rPr>
      </w:pPr>
      <w:bookmarkStart w:id="105" w:name="a834629"/>
      <w:del w:id="fbecdabb-22bf-4c78-a10a-6f496d6c42ca" w:author="AI Legal Counsel" w:authorEmail="ai@example.com" w:date="2026-02-05T08:50:00.000Z">
        <w:r>
          <w:rPr>
            <w:b/>
            <w:rFonts w:ascii="Arial" w:hAnsi="Arial" w:eastAsia="Arial" w:cs="Arial"/>
          </w:rPr>
          <w:delText>TULRCA</w:delText>
        </w:r>
      </w:del>
      <w:ins w:id="fbecdabb-22bf-4c78-a10a-6f496d6c42ca" w:author="AI Legal Counsel" w:authorEmail="ai@example.com" w:date="2026-02-05T08:50:00.000Z">
        <w:r>
          <w:rPr>
            <w:b/>
            <w:rFonts w:ascii="Arial" w:hAnsi="Arial" w:eastAsia="Arial" w:cs="Arial"/>
          </w:rPr>
          <w:t>Trade Unions Act</w:t>
        </w:r>
      </w:ins>
      <w:r>
        <w:rPr>
          <w:rFonts w:ascii="Arial" w:hAnsi="Arial" w:eastAsia="Arial" w:cs="Arial"/>
        </w:rPr>
        <w:t xml:space="preserve">: the Trade </w:t>
      </w:r>
      <w:del w:id="8a78f66a-9a54-4b66-960f-65d8d03048fe" w:author="AI Legal Counsel" w:authorEmail="ai@example.com" w:date="2026-02-05T08:50:00.000Z">
        <w:r>
          <w:rPr>
            <w:rFonts w:ascii="Arial" w:hAnsi="Arial" w:eastAsia="Arial" w:cs="Arial"/>
          </w:rPr>
          <w:delText>Union and Labour Relations (Consolidation) Act 1992.</w:delText>
        </w:r>
      </w:del>
      <w:ins w:id="8a78f66a-9a54-4b66-960f-65d8d03048fe" w:author="AI Legal Counsel" w:authorEmail="ai@example.com" w:date="2026-02-05T08:50:00.000Z">
        <w:r>
          <w:rPr>
            <w:rFonts w:ascii="Arial" w:hAnsi="Arial" w:eastAsia="Arial" w:cs="Arial"/>
          </w:rPr>
          <w:t>Unions Act (Cap 333).</w:t>
        </w:r>
      </w:ins>
      <w:bookmarkEnd w:id="105"/>
    </w:p>
    <w:p w:rsidRDefault="00000000" w:rsidR="00000000" w:rsidP="008B4A53">
      <w:pPr>
        <w:pStyle w:val="DefinedTermPara"/>
        <w:rPr>
          <w:rStyle w:val="DefTerm"/>
        </w:rPr>
      </w:pPr>
      <w:bookmarkStart w:id="106" w:name="a420249"/>
      <w:del w:id="cb0da640-0109-440e-9077-c04822a713a4" w:author="AI Legal Counsel" w:authorEmail="ai@example.com" w:date="2026-02-05T08:50:00.000Z">
        <w:r>
          <w:rPr>
            <w:b/>
            <w:rFonts w:ascii="Arial" w:hAnsi="Arial" w:eastAsia="Arial" w:cs="Arial"/>
          </w:rPr>
          <w:delText>TUPE</w:delText>
        </w:r>
        <w:r>
          <w:rPr>
            <w:rFonts w:ascii="Arial" w:hAnsi="Arial" w:eastAsia="Arial" w:cs="Arial"/>
          </w:rPr>
          <w:delText>: the Transfer of Undertakings (Protection of Employment) Regulations 2006</w:delText>
        </w:r>
        <w:r>
          <w:rPr>
            <w:rFonts w:ascii="Arial" w:hAnsi="Arial" w:eastAsia="Arial" w:cs="Arial"/>
          </w:rPr>
          <w:delText>, and any predecessor regulations including the Transfer of Undertakings (Protection of Employment) Regulations 1981</w:delText>
        </w:r>
      </w:del>
      <w:ins w:id="cb0da640-0109-440e-9077-c04822a713a4" w:author="AI Legal Counsel" w:authorEmail="ai@example.com" w:date="2026-02-05T08:50:00.000Z" w:rsidRPr="008F3429">
        <w:r>
          <w:rPr>
            <w:b/>
            <w:rFonts w:ascii="Arial" w:hAnsi="Arial" w:eastAsia="Arial" w:cs="Arial"/>
          </w:rPr>
          <w:t>Employment Transfer: Note: Singapore does not have legislation equivalent to TUPE. Employee transfers in Singapore are governed by the Employment Act 1968 and require novation of employment contracts or termination and re-employment by the Buyer. The parties should ensure compliance with applicable notice periods and employee consent requirements under the Employment Act 1968</w:t>
        </w:r>
      </w:ins>
      <w:r>
        <w:t>.</w:t>
      </w:r>
      <w:bookmarkEnd w:id="106"/>
    </w:p>
    <w:p w:rsidRDefault="00000000" w:rsidR="00000000" w:rsidP="008B4A53">
      <w:pPr>
        <w:pStyle w:val="DefinedTermPara"/>
      </w:pPr>
      <w:bookmarkStart w:id="107" w:name="a724318"/>
      <w:del w:id="e8a57c57-079d-4593-b077-5e9c9c78eac6" w:author="AI Legal Counsel" w:authorEmail="ai@example.com" w:date="2026-02-05T08:50:00.000Z">
        <w:r>
          <w:rPr>
            <w:b/>
            <w:rFonts w:ascii="Arial" w:hAnsi="Arial" w:eastAsia="Arial" w:cs="Arial"/>
          </w:rPr>
          <w:delText>VAT</w:delText>
        </w:r>
      </w:del>
      <w:ins w:id="e8a57c57-079d-4593-b077-5e9c9c78eac6" w:author="AI Legal Counsel" w:authorEmail="ai@example.com" w:date="2026-02-05T08:50:00.000Z">
        <w:r>
          <w:rPr>
            <w:b/>
            <w:rFonts w:ascii="Arial" w:hAnsi="Arial" w:eastAsia="Arial" w:cs="Arial"/>
          </w:rPr>
          <w:t>GST</w:t>
        </w:r>
      </w:ins>
      <w:r>
        <w:t xml:space="preserve">: </w:t>
      </w:r>
      <w:del w:id="3141a57d-1c4b-4b22-a8f5-56d5da6798c3" w:author="AI Legal Counsel" w:authorEmail="ai@example.com" w:date="2026-02-05T08:50:00.000Z" w:rsidRPr="00F13D82">
        <w:r>
          <w:rPr>
            <w:rFonts w:ascii="Arial" w:hAnsi="Arial" w:eastAsia="Arial" w:cs="Arial"/>
          </w:rPr>
          <w:delText>value added</w:delText>
        </w:r>
      </w:del>
      <w:ins w:id="3141a57d-1c4b-4b22-a8f5-56d5da6798c3" w:author="AI Legal Counsel" w:authorEmail="ai@example.com" w:date="2026-02-05T08:50:00.000Z" w:rsidRPr="00F13D82">
        <w:r>
          <w:rPr>
            <w:rFonts w:ascii="Arial" w:hAnsi="Arial" w:eastAsia="Arial" w:cs="Arial"/>
          </w:rPr>
          <w:t>goods and services</w:t>
        </w:r>
      </w:ins>
      <w:r w:rsidRPr="00F13D82">
        <w:rPr>
          <w:rFonts w:ascii="Arial" w:hAnsi="Arial" w:eastAsia="Arial" w:cs="Arial"/>
        </w:rPr>
        <w:t xml:space="preserve"> tax [or any equivalent tax] chargeable in </w:t>
      </w:r>
      <w:del w:id="306379e3-a4c4-4de1-9e52-b0194f486031" w:author="AI Legal Counsel" w:authorEmail="ai@example.com" w:date="2026-02-05T08:50:00.000Z" w:rsidRPr="00F13D82">
        <w:r>
          <w:rPr>
            <w:rFonts w:ascii="Arial" w:hAnsi="Arial" w:eastAsia="Arial" w:cs="Arial"/>
          </w:rPr>
          <w:delText>the UK</w:delText>
        </w:r>
      </w:del>
      <w:ins w:id="306379e3-a4c4-4de1-9e52-b0194f486031" w:author="AI Legal Counsel" w:authorEmail="ai@example.com" w:date="2026-02-05T08:50:00.000Z" w:rsidRPr="00F13D82">
        <w:r>
          <w:rPr>
            <w:rFonts w:ascii="Arial" w:hAnsi="Arial" w:eastAsia="Arial" w:cs="Arial"/>
          </w:rPr>
          <w:t>Singapore under the Goods and Services Tax Act 1993</w:t>
        </w:r>
      </w:ins>
      <w:r w:rsidRPr="00F13D82">
        <w:rPr>
          <w:rFonts w:ascii="Arial" w:hAnsi="Arial" w:eastAsia="Arial" w:cs="Arial"/>
        </w:rPr>
        <w:t xml:space="preserve"> [or elsewhere]</w:t>
      </w:r>
      <w:r>
        <w:t>.</w:t>
      </w:r>
      <w:bookmarkEnd w:id="107"/>
    </w:p>
    <w:p w:rsidRDefault="00000000" w:rsidR="00000000" w:rsidP="008B4A53">
      <w:pPr>
        <w:pStyle w:val="DefinedTermPara"/>
        <w:rPr>
          <w:rStyle w:val="DefTerm"/>
        </w:rPr>
      </w:pPr>
      <w:bookmarkStart w:id="108" w:name="a386975"/>
      <w:del w:id="61f2fa2c-d032-4769-b3fb-fe0d10feb247" w:author="AI Legal Counsel" w:authorEmail="ai@example.com" w:date="2026-02-05T08:50:00.000Z">
        <w:r>
          <w:rPr>
            <w:b/>
            <w:rFonts w:ascii="Arial" w:hAnsi="Arial" w:eastAsia="Arial" w:cs="Arial"/>
          </w:rPr>
          <w:delText>VAT</w:delText>
        </w:r>
      </w:del>
      <w:ins w:id="61f2fa2c-d032-4769-b3fb-fe0d10feb247" w:author="AI Legal Counsel" w:authorEmail="ai@example.com" w:date="2026-02-05T08:50:00.000Z">
        <w:r>
          <w:rPr>
            <w:b/>
            <w:rFonts w:ascii="Arial" w:hAnsi="Arial" w:eastAsia="Arial" w:cs="Arial"/>
          </w:rPr>
          <w:t>GST</w:t>
        </w:r>
      </w:ins>
      <w:r>
        <w:rPr>
          <w:b/>
          <w:rFonts w:ascii="Arial" w:hAnsi="Arial" w:eastAsia="Arial" w:cs="Arial"/>
        </w:rPr>
        <w:t xml:space="preserve"> Records</w:t>
      </w:r>
      <w:r>
        <w:t xml:space="preserve">: </w:t>
      </w:r>
      <w:r w:rsidRPr="0030602D">
        <w:rPr>
          <w:rFonts w:ascii="Arial" w:hAnsi="Arial" w:eastAsia="Arial" w:cs="Arial"/>
        </w:rPr>
        <w:t xml:space="preserve">all records of the Business, which under </w:t>
      </w:r>
      <w:del w:id="e96864f5-9e7d-4f1b-8a5e-12ba9381a4ba" w:author="AI Legal Counsel" w:authorEmail="ai@example.com" w:date="2026-02-05T08:50:00.000Z" w:rsidRPr="0030602D">
        <w:r>
          <w:rPr>
            <w:rFonts w:ascii="Arial" w:hAnsi="Arial" w:eastAsia="Arial" w:cs="Arial"/>
          </w:rPr>
          <w:delText>paragraph 6 of Schedule 11 to VATA 1994</w:delText>
        </w:r>
      </w:del>
      <w:ins w:id="e96864f5-9e7d-4f1b-8a5e-12ba9381a4ba" w:author="AI Legal Counsel" w:authorEmail="ai@example.com" w:date="2026-02-05T08:50:00.000Z" w:rsidRPr="0030602D">
        <w:r>
          <w:rPr>
            <w:rFonts w:ascii="Arial" w:hAnsi="Arial" w:eastAsia="Arial" w:cs="Arial"/>
          </w:rPr>
          <w:t>section 46 of the Goods and Services Tax Act 1993 and the GST (General) Regulations</w:t>
        </w:r>
      </w:ins>
      <w:r w:rsidRPr="0030602D">
        <w:rPr>
          <w:rFonts w:ascii="Arial" w:hAnsi="Arial" w:eastAsia="Arial" w:cs="Arial"/>
        </w:rPr>
        <w:t xml:space="preserve"> are required to be preserved</w:t>
      </w:r>
      <w:r>
        <w:t>.</w:t>
      </w:r>
      <w:bookmarkEnd w:id="108"/>
    </w:p>
    <w:p w:rsidRDefault="00000000" w:rsidR="00000000" w:rsidP="008B4A53">
      <w:pPr>
        <w:pStyle w:val="DefinedTermPara"/>
        <w:rPr>
          <w:rStyle w:val="DefTerm"/>
        </w:rPr>
      </w:pPr>
      <w:bookmarkStart w:id="109" w:name="a610614"/>
      <w:del w:id="eee8e431-b421-4f0a-830c-b52fd43fca6e" w:author="AI Legal Counsel" w:authorEmail="ai@example.com" w:date="2026-02-05T08:50:00.000Z">
        <w:r>
          <w:rPr>
            <w:b/>
            <w:rFonts w:ascii="Arial" w:hAnsi="Arial" w:eastAsia="Arial" w:cs="Arial"/>
          </w:rPr>
          <w:delText>VATA 1994</w:delText>
        </w:r>
      </w:del>
      <w:ins w:id="eee8e431-b421-4f0a-830c-b52fd43fca6e" w:author="AI Legal Counsel" w:authorEmail="ai@example.com" w:date="2026-02-05T08:50:00.000Z">
        <w:r>
          <w:rPr>
            <w:b/>
            <w:rFonts w:ascii="Arial" w:hAnsi="Arial" w:eastAsia="Arial" w:cs="Arial"/>
          </w:rPr>
          <w:t>GSTA</w:t>
        </w:r>
      </w:ins>
      <w:r>
        <w:rPr>
          <w:rFonts w:ascii="Arial" w:hAnsi="Arial" w:eastAsia="Arial" w:cs="Arial"/>
        </w:rPr>
        <w:t xml:space="preserve">: the </w:t>
      </w:r>
      <w:del w:id="7f8fe189-f24b-4923-9079-208fce709c56" w:author="AI Legal Counsel" w:authorEmail="ai@example.com" w:date="2026-02-05T08:50:00.000Z">
        <w:r>
          <w:rPr>
            <w:rFonts w:ascii="Arial" w:hAnsi="Arial" w:eastAsia="Arial" w:cs="Arial"/>
          </w:rPr>
          <w:delText>Value Added</w:delText>
        </w:r>
      </w:del>
      <w:ins w:id="7f8fe189-f24b-4923-9079-208fce709c56" w:author="AI Legal Counsel" w:authorEmail="ai@example.com" w:date="2026-02-05T08:50:00.000Z">
        <w:r>
          <w:rPr>
            <w:rFonts w:ascii="Arial" w:hAnsi="Arial" w:eastAsia="Arial" w:cs="Arial"/>
          </w:rPr>
          <w:t>Goods and Services</w:t>
        </w:r>
      </w:ins>
      <w:r>
        <w:rPr>
          <w:rFonts w:ascii="Arial" w:hAnsi="Arial" w:eastAsia="Arial" w:cs="Arial"/>
        </w:rPr>
        <w:t xml:space="preserve"> Tax Act </w:t>
      </w:r>
      <w:del w:id="0c8c3733-c1f9-43a7-ad37-1335e7bd6c18" w:author="AI Legal Counsel" w:authorEmail="ai@example.com" w:date="2026-02-05T08:50:00.000Z">
        <w:r>
          <w:rPr>
            <w:rFonts w:ascii="Arial" w:hAnsi="Arial" w:eastAsia="Arial" w:cs="Arial"/>
          </w:rPr>
          <w:delText>1994</w:delText>
        </w:r>
      </w:del>
      <w:ins w:id="0c8c3733-c1f9-43a7-ad37-1335e7bd6c18" w:author="AI Legal Counsel" w:authorEmail="ai@example.com" w:date="2026-02-05T08:50:00.000Z">
        <w:r>
          <w:rPr>
            <w:rFonts w:ascii="Arial" w:hAnsi="Arial" w:eastAsia="Arial" w:cs="Arial"/>
          </w:rPr>
          <w:t>1993</w:t>
        </w:r>
      </w:ins>
      <w:r>
        <w:rPr>
          <w:rFonts w:ascii="Arial" w:hAnsi="Arial" w:eastAsia="Arial" w:cs="Arial"/>
        </w:rPr>
        <w:t>.</w:t>
      </w:r>
      <w:bookmarkEnd w:id="109"/>
    </w:p>
    <w:p w:rsidRDefault="00000000" w:rsidR="00000000" w:rsidP="008B4A53">
      <w:pPr>
        <w:pStyle w:val="DefinedTermPara"/>
        <w:rPr>
          <w:rStyle w:val="DefTerm"/>
        </w:rPr>
      </w:pPr>
      <w:bookmarkStart w:id="110" w:name="a926895"/>
      <w:r>
        <w:rPr>
          <w:rStyle w:val="DefTerm"/>
        </w:rPr>
        <w:t>Virus</w:t>
      </w:r>
      <w:r>
        <w:t>: any program which contains malicious code or infiltrates or damages a computer system without the owner's informed consent or is designed to do so or which is hostile, intrusive or annoying to the owner or user and has no legitimate purpose.</w:t>
      </w:r>
      <w:bookmarkEnd w:id="110"/>
    </w:p>
    <w:p w:rsidRDefault="00000000" w:rsidR="00000000" w:rsidP="008B4A53">
      <w:pPr>
        <w:pStyle w:val="DefinedTermPara"/>
        <w:rPr>
          <w:rStyle w:val="DefTerm"/>
        </w:rPr>
      </w:pPr>
      <w:bookmarkStart w:id="111" w:name="a570945"/>
      <w:r>
        <w:rPr>
          <w:rStyle w:val="DefTerm"/>
        </w:rPr>
        <w:t>Warranties</w:t>
      </w:r>
      <w:r>
        <w:t xml:space="preserve">: the warranties and representations set out in Clause </w:t>
      </w:r>
      <w:r>
        <w:fldChar w:fldCharType="begin"/>
      </w:r>
      <w:r>
        <w:rPr>
          <w:highlight w:val="lightGray"/>
        </w:rPr>
        <w:instrText>REF a69582 \h \w \n</w:instrText>
      </w:r>
      <w:r>
        <w:fldChar w:fldCharType="separate"/>
      </w:r>
      <w:r>
        <w:t>7</w:t>
      </w:r>
      <w:r>
        <w:fldChar w:fldCharType="end"/>
      </w:r>
      <w:r>
        <w:t xml:space="preserve"> and </w:t>
      </w:r>
      <w:r>
        <w:fldChar w:fldCharType="begin"/>
      </w:r>
      <w:r>
        <w:rPr>
          <w:highlight w:val="lightGray"/>
        </w:rPr>
        <w:instrText>REF a90549 \h \w \n</w:instrText>
      </w:r>
      <w:r>
        <w:fldChar w:fldCharType="separate"/>
      </w:r>
      <w:r>
        <w:t>Schedule 13</w:t>
      </w:r>
      <w:r>
        <w:fldChar w:fldCharType="end"/>
      </w:r>
      <w:r>
        <w:t>.</w:t>
      </w:r>
      <w:bookmarkEnd w:id="111"/>
    </w:p>
    <w:p w:rsidRDefault="00000000" w:rsidR="00000000" w:rsidP="008B4A53">
      <w:pPr>
        <w:pStyle w:val="Untitledsubclause1"/>
      </w:pPr>
      <w:bookmarkStart w:id="112" w:name="a677617"/>
      <w:r>
        <w:t>Clause, Schedule[, Annex] and paragraph headings shall not affect the interpretation of this agreement.</w:t>
      </w:r>
      <w:bookmarkEnd w:id="112"/>
    </w:p>
    <w:p w:rsidRDefault="00000000" w:rsidR="00000000" w:rsidP="008B4A53">
      <w:pPr>
        <w:pStyle w:val="Untitledsubclause1"/>
      </w:pPr>
      <w:bookmarkStart w:id="113" w:name="a1027826"/>
      <w:r>
        <w:t>References to clauses and Schedules [and Annexes] are to the clauses of and Schedules [and Annexes] to this agreement and references to paragraphs are to paragraphs of the relevant Schedule [or Annex].</w:t>
      </w:r>
      <w:bookmarkEnd w:id="113"/>
    </w:p>
    <w:p w:rsidRDefault="00000000" w:rsidR="00000000" w:rsidP="008B4A53">
      <w:pPr>
        <w:pStyle w:val="Untitledsubclause1"/>
      </w:pPr>
      <w:bookmarkStart w:id="114" w:name="a790246"/>
      <w:r>
        <w:t>The Schedules [and Annexes] form part of this agreement and shall have effect as if set out in full in the body of this agreement. Any reference to this agreement includes the Schedules [and Annexes].</w:t>
      </w:r>
      <w:bookmarkEnd w:id="114"/>
    </w:p>
    <w:p w:rsidRDefault="00000000" w:rsidR="00000000" w:rsidP="008B4A53">
      <w:pPr>
        <w:pStyle w:val="Untitledsubclause1"/>
      </w:pPr>
      <w:bookmarkStart w:id="115" w:name="a468044"/>
      <w:r>
        <w:t xml:space="preserve">A reference to </w:t>
      </w:r>
      <w:r w:rsidRPr="002D1376">
        <w:rPr>
          <w:b/>
        </w:rPr>
        <w:t>this agreement</w:t>
      </w:r>
      <w:r>
        <w:t xml:space="preserve"> or to </w:t>
      </w:r>
      <w:r w:rsidRPr="002D1376">
        <w:rPr>
          <w:b/>
        </w:rPr>
        <w:t>any other agreement or document referred to in this agreement</w:t>
      </w:r>
      <w:r>
        <w:t xml:space="preserve"> is a reference to this agreement or such other agreement or document as varied or novated </w:t>
      </w:r>
      <w:r w:rsidRPr="002D1376">
        <w:t>(in each case, other than in breach of th</w:t>
      </w:r>
      <w:r>
        <w:t>e provisions of this agreement) from time to time.</w:t>
      </w:r>
      <w:bookmarkEnd w:id="115"/>
    </w:p>
    <w:p w:rsidRDefault="00000000" w:rsidR="00000000" w:rsidP="008B4A53">
      <w:pPr>
        <w:pStyle w:val="Untitledsubclause1"/>
      </w:pPr>
      <w:bookmarkStart w:id="116" w:name="a971829"/>
      <w:r>
        <w:t xml:space="preserve">A reference in this agreement to </w:t>
      </w:r>
      <w:r>
        <w:rPr>
          <w:b/>
        </w:rPr>
        <w:t>other documents referred to in this agreement</w:t>
      </w:r>
      <w:r>
        <w:t xml:space="preserve"> or any similar expression is a reference to the following documents: [SPECIFY ANY RELEVANT DOCUMENTS REFERRED TO, SUCH AS THE DISCLOSURE LETTER]. </w:t>
      </w:r>
      <w:bookmarkEnd w:id="116"/>
    </w:p>
    <w:p w:rsidRDefault="00000000" w:rsidR="00000000" w:rsidP="008B4A53">
      <w:pPr>
        <w:pStyle w:val="Untitledsubclause1"/>
      </w:pPr>
      <w:bookmarkStart w:id="117" w:name="a427081"/>
      <w:r>
        <w:t>Unless the context otherwise requires, words in the singular shall include the plural and in the plural shall include the singular.</w:t>
      </w:r>
      <w:bookmarkEnd w:id="117"/>
    </w:p>
    <w:p w:rsidRDefault="00000000" w:rsidR="00000000" w:rsidP="008B4A53">
      <w:pPr>
        <w:pStyle w:val="Untitledsubclause1"/>
      </w:pPr>
      <w:bookmarkStart w:id="118" w:name="a326904"/>
      <w:r>
        <w:t>Unless the context otherwise requires, a reference to one gender shall include a reference to the other genders.</w:t>
      </w:r>
      <w:bookmarkEnd w:id="118"/>
    </w:p>
    <w:p w:rsidRDefault="00000000" w:rsidR="00000000" w:rsidP="008B4A53">
      <w:pPr>
        <w:pStyle w:val="Untitledsubclause1"/>
      </w:pPr>
      <w:bookmarkStart w:id="119" w:name="a893014"/>
      <w:r>
        <w:t xml:space="preserve">A </w:t>
      </w:r>
      <w:r>
        <w:rPr>
          <w:b/>
        </w:rPr>
        <w:t>person</w:t>
      </w:r>
      <w:r>
        <w:t xml:space="preserve"> includes a natural person, corporate or unincorporated body (whether or not having separate legal personality).</w:t>
      </w:r>
      <w:bookmarkEnd w:id="119"/>
    </w:p>
    <w:p w:rsidRDefault="00000000" w:rsidR="00000000" w:rsidP="008B4A53">
      <w:pPr>
        <w:pStyle w:val="Untitledsubclause1"/>
      </w:pPr>
      <w:bookmarkStart w:id="120" w:name="a923492"/>
      <w:r>
        <w:t>This agreement shall be binding on, and enure to the benefit of, the parties to this agreement and their respective [personal representatives], successors and permitted assigns, and a reference to a party shall include that party's [personal representatives], successors and permitted assigns.</w:t>
      </w:r>
      <w:bookmarkEnd w:id="120"/>
    </w:p>
    <w:p w:rsidRDefault="00000000" w:rsidR="00000000" w:rsidP="008B4A53">
      <w:pPr>
        <w:pStyle w:val="Untitledsubclause1"/>
      </w:pPr>
      <w:bookmarkStart w:id="121" w:name="a555257"/>
      <w:r>
        <w:t xml:space="preserve">A reference to a </w:t>
      </w:r>
      <w:r>
        <w:rPr>
          <w:b/>
        </w:rPr>
        <w:t>company</w:t>
      </w:r>
      <w:r>
        <w:t xml:space="preserve"> shall include any company, corporation or other body corporate, wherever and however incorporated or established.</w:t>
      </w:r>
      <w:bookmarkEnd w:id="121"/>
    </w:p>
    <w:p w:rsidRDefault="00000000" w:rsidR="00000000" w:rsidP="008B4A53">
      <w:pPr>
        <w:pStyle w:val="Untitledsubclause1"/>
      </w:pPr>
      <w:bookmarkStart w:id="122" w:name="a46599"/>
      <w:r>
        <w:t xml:space="preserve">A reference to a </w:t>
      </w:r>
      <w:r>
        <w:rPr>
          <w:b/>
        </w:rPr>
        <w:t>holding company</w:t>
      </w:r>
      <w:r>
        <w:t xml:space="preserve"> or a </w:t>
      </w:r>
      <w:r>
        <w:rPr>
          <w:b/>
        </w:rPr>
        <w:t>subsidiary</w:t>
      </w:r>
      <w:r>
        <w:rPr>
          <w:rFonts w:ascii="Arial" w:hAnsi="Arial" w:eastAsia="Arial" w:cs="Arial"/>
        </w:rPr>
        <w:t xml:space="preserve"> means a holding company or a subsidiary (as the case may be) as defined in section </w:t>
      </w:r>
      <w:del w:id="5ba7e344-c134-4027-8cfb-7e9669a06e3f" w:author="AI Legal Counsel" w:authorEmail="ai@example.com" w:date="2026-02-05T08:50:00.000Z">
        <w:r>
          <w:rPr>
            <w:rFonts w:ascii="Arial" w:hAnsi="Arial" w:eastAsia="Arial" w:cs="Arial"/>
          </w:rPr>
          <w:delText>1159</w:delText>
        </w:r>
      </w:del>
      <w:ins w:id="5ba7e344-c134-4027-8cfb-7e9669a06e3f" w:author="AI Legal Counsel" w:authorEmail="ai@example.com" w:date="2026-02-05T08:50:00.000Z">
        <w:r>
          <w:rPr>
            <w:rFonts w:ascii="Arial" w:hAnsi="Arial" w:eastAsia="Arial" w:cs="Arial"/>
          </w:rPr>
          <w:t>5</w:t>
        </w:r>
      </w:ins>
      <w:r>
        <w:rPr>
          <w:rFonts w:ascii="Arial" w:hAnsi="Arial" w:eastAsia="Arial" w:cs="Arial"/>
        </w:rPr>
        <w:t xml:space="preserve"> of the Companies Act </w:t>
      </w:r>
      <w:del w:id="94d2aff2-a67b-47ab-9109-f90d2b762ad8" w:author="AI Legal Counsel" w:authorEmail="ai@example.com" w:date="2026-02-05T08:50:00.000Z">
        <w:r>
          <w:rPr>
            <w:rFonts w:ascii="Arial" w:hAnsi="Arial" w:eastAsia="Arial" w:cs="Arial"/>
          </w:rPr>
          <w:delText>2006</w:delText>
        </w:r>
      </w:del>
      <w:ins w:id="94d2aff2-a67b-47ab-9109-f90d2b762ad8" w:author="AI Legal Counsel" w:authorEmail="ai@example.com" w:date="2026-02-05T08:50:00.000Z">
        <w:r>
          <w:rPr>
            <w:rFonts w:ascii="Arial" w:hAnsi="Arial" w:eastAsia="Arial" w:cs="Arial"/>
          </w:rPr>
          <w:t>1967</w:t>
        </w:r>
      </w:ins>
      <w:r>
        <w:rPr>
          <w:rFonts w:ascii="Arial" w:hAnsi="Arial" w:eastAsia="Arial" w:cs="Arial"/>
        </w:rPr>
        <w:t xml:space="preserve"> [and a company shall be treated, for the purposes only of the membership requirement contained in </w:t>
      </w:r>
      <w:del w:id="8a3a0f70-3512-4126-a91a-8e4cb297295c" w:author="AI Legal Counsel" w:authorEmail="ai@example.com" w:date="2026-02-05T08:50:00.000Z">
        <w:r>
          <w:rPr>
            <w:rFonts w:ascii="Arial" w:hAnsi="Arial" w:eastAsia="Arial" w:cs="Arial"/>
          </w:rPr>
          <w:delText>sections 1159</w:delText>
        </w:r>
      </w:del>
      <w:ins w:id="8a3a0f70-3512-4126-a91a-8e4cb297295c" w:author="AI Legal Counsel" w:authorEmail="ai@example.com" w:date="2026-02-05T08:50:00.000Z">
        <w:r>
          <w:rPr>
            <w:rFonts w:ascii="Arial" w:hAnsi="Arial" w:eastAsia="Arial" w:cs="Arial"/>
          </w:rPr>
          <w:t>section 5</w:t>
        </w:r>
      </w:ins>
      <w:r>
        <w:rPr>
          <w:rFonts w:ascii="Arial" w:hAnsi="Arial" w:eastAsia="Arial" w:cs="Arial"/>
        </w:rPr>
        <w:t>(1)(b) and (c), as a member of another company even if its shares in that other company are registered in the name of:</w:t>
      </w:r>
      <w:bookmarkEnd w:id="122"/>
    </w:p>
    <w:p w:rsidRDefault="00000000" w:rsidR="00000000" w:rsidP="008B4A53">
      <w:pPr>
        <w:pStyle w:val="Untitledsubclause2"/>
      </w:pPr>
      <w:bookmarkStart w:id="123" w:name="a577639"/>
      <w:r>
        <w:t>another person (or its nominee), by way of security or in connection with the taking of security; or</w:t>
      </w:r>
      <w:bookmarkEnd w:id="123"/>
    </w:p>
    <w:p w:rsidRDefault="00000000" w:rsidR="00000000" w:rsidP="008B4A53">
      <w:pPr>
        <w:pStyle w:val="Untitledsubclause2"/>
      </w:pPr>
      <w:bookmarkStart w:id="124" w:name="a52703"/>
      <w:r>
        <w:t>its nominee].</w:t>
      </w:r>
      <w:bookmarkEnd w:id="124"/>
    </w:p>
    <w:p w:rsidRDefault="00000000" w:rsidR="00000000" w:rsidP="008B4A53">
      <w:pPr>
        <w:pStyle w:val="Parasubclause1"/>
        <w:rPr>
          <w:rFonts w:ascii="Arial" w:hAnsi="Arial" w:eastAsia="Arial" w:cs="Arial"/>
        </w:rPr>
      </w:pPr>
      <w:r>
        <w:rPr>
          <w:rFonts w:ascii="Arial" w:hAnsi="Arial" w:eastAsia="Arial" w:cs="Arial"/>
        </w:rPr>
        <w:t xml:space="preserve">In the case of a limited liability partnership which is a subsidiary of a company or another limited liability partnership, section </w:t>
      </w:r>
      <w:del w:id="f1449250-d90e-4bb7-a2d5-aa74ea77e2bb" w:author="AI Legal Counsel" w:authorEmail="ai@example.com" w:date="2026-02-05T08:50:00.000Z">
        <w:r>
          <w:rPr>
            <w:rFonts w:ascii="Arial" w:hAnsi="Arial" w:eastAsia="Arial" w:cs="Arial"/>
          </w:rPr>
          <w:delText>1159</w:delText>
        </w:r>
      </w:del>
      <w:ins w:id="f1449250-d90e-4bb7-a2d5-aa74ea77e2bb" w:author="AI Legal Counsel" w:authorEmail="ai@example.com" w:date="2026-02-05T08:50:00.000Z">
        <w:r>
          <w:rPr>
            <w:rFonts w:ascii="Arial" w:hAnsi="Arial" w:eastAsia="Arial" w:cs="Arial"/>
          </w:rPr>
          <w:t>5</w:t>
        </w:r>
      </w:ins>
      <w:r>
        <w:rPr>
          <w:rFonts w:ascii="Arial" w:hAnsi="Arial" w:eastAsia="Arial" w:cs="Arial"/>
        </w:rPr>
        <w:t xml:space="preserve"> of the Companies Act </w:t>
      </w:r>
      <w:del w:id="f1a93953-280c-4cc8-a9b6-0388870944a9" w:author="AI Legal Counsel" w:authorEmail="ai@example.com" w:date="2026-02-05T08:50:00.000Z">
        <w:r>
          <w:rPr>
            <w:rFonts w:ascii="Arial" w:hAnsi="Arial" w:eastAsia="Arial" w:cs="Arial"/>
          </w:rPr>
          <w:delText>2006</w:delText>
        </w:r>
      </w:del>
      <w:ins w:id="f1a93953-280c-4cc8-a9b6-0388870944a9" w:author="AI Legal Counsel" w:authorEmail="ai@example.com" w:date="2026-02-05T08:50:00.000Z">
        <w:r>
          <w:rPr>
            <w:rFonts w:ascii="Arial" w:hAnsi="Arial" w:eastAsia="Arial" w:cs="Arial"/>
          </w:rPr>
          <w:t>1967</w:t>
        </w:r>
      </w:ins>
      <w:r>
        <w:rPr>
          <w:rFonts w:ascii="Arial" w:hAnsi="Arial" w:eastAsia="Arial" w:cs="Arial"/>
        </w:rPr>
        <w:t xml:space="preserve"> shall be amended so that: (a) references in </w:t>
      </w:r>
      <w:del w:id="413bfc06-c8cb-455b-8b96-49883b92bd66" w:author="AI Legal Counsel" w:authorEmail="ai@example.com" w:date="2026-02-05T08:50:00.000Z">
        <w:r>
          <w:rPr>
            <w:rFonts w:ascii="Arial" w:hAnsi="Arial" w:eastAsia="Arial" w:cs="Arial"/>
          </w:rPr>
          <w:delText>sections 1159</w:delText>
        </w:r>
      </w:del>
      <w:ins w:id="413bfc06-c8cb-455b-8b96-49883b92bd66" w:author="AI Legal Counsel" w:authorEmail="ai@example.com" w:date="2026-02-05T08:50:00.000Z">
        <w:r>
          <w:rPr>
            <w:rFonts w:ascii="Arial" w:hAnsi="Arial" w:eastAsia="Arial" w:cs="Arial"/>
          </w:rPr>
          <w:t>section 5</w:t>
        </w:r>
      </w:ins>
      <w:r>
        <w:rPr>
          <w:rFonts w:ascii="Arial" w:hAnsi="Arial" w:eastAsia="Arial" w:cs="Arial"/>
        </w:rPr>
        <w:t xml:space="preserve">(1)(a) and (c) to voting rights are to the members' rights to vote on all or substantially all matters which are decided by a vote of the members of the limited liability partnership; and (b) the reference in section </w:t>
      </w:r>
      <w:del w:id="10f306ff-89e7-422f-9407-847d02820134" w:author="AI Legal Counsel" w:authorEmail="ai@example.com" w:date="2026-02-05T08:50:00.000Z">
        <w:r>
          <w:rPr>
            <w:rFonts w:ascii="Arial" w:hAnsi="Arial" w:eastAsia="Arial" w:cs="Arial"/>
          </w:rPr>
          <w:delText>1159</w:delText>
        </w:r>
      </w:del>
      <w:ins w:id="10f306ff-89e7-422f-9407-847d02820134" w:author="AI Legal Counsel" w:authorEmail="ai@example.com" w:date="2026-02-05T08:50:00.000Z">
        <w:r>
          <w:rPr>
            <w:rFonts w:ascii="Arial" w:hAnsi="Arial" w:eastAsia="Arial" w:cs="Arial"/>
          </w:rPr>
          <w:t>5</w:t>
        </w:r>
      </w:ins>
      <w:r>
        <w:rPr>
          <w:rFonts w:ascii="Arial" w:hAnsi="Arial" w:eastAsia="Arial" w:cs="Arial"/>
        </w:rPr>
        <w:t>(1)(b) to the right to appoint or remove a majority of its board of directors is to the right to appoint or remove members holding a majority of the voting rights.</w:t>
      </w:r>
    </w:p>
    <w:p w:rsidRDefault="00000000" w:rsidR="00000000" w:rsidP="008B4A53">
      <w:pPr>
        <w:pStyle w:val="Parasubclause1"/>
      </w:pPr>
      <w:r>
        <w:t xml:space="preserve">A reference to a </w:t>
      </w:r>
      <w:r>
        <w:rPr>
          <w:b/>
          <w:rFonts w:ascii="Arial" w:hAnsi="Arial" w:eastAsia="Arial" w:cs="Arial"/>
        </w:rPr>
        <w:t xml:space="preserve">subsidiary </w:t>
      </w:r>
      <w:del w:id="6bf33a37-9d9b-4c14-a6f9-b8441863a26b" w:author="AI Legal Counsel" w:authorEmail="ai@example.com" w:date="2026-02-05T08:50:00.000Z">
        <w:r>
          <w:rPr>
            <w:b/>
            <w:rFonts w:ascii="Arial" w:hAnsi="Arial" w:eastAsia="Arial" w:cs="Arial"/>
          </w:rPr>
          <w:delText>undertaking</w:delText>
        </w:r>
        <w:r>
          <w:rPr>
            <w:rFonts w:ascii="Arial" w:hAnsi="Arial" w:eastAsia="Arial" w:cs="Arial"/>
          </w:rPr>
          <w:delText xml:space="preserve"> or </w:delText>
        </w:r>
        <w:r>
          <w:rPr>
            <w:b/>
            <w:rFonts w:ascii="Arial" w:hAnsi="Arial" w:eastAsia="Arial" w:cs="Arial"/>
          </w:rPr>
          <w:delText>parent undertaking</w:delText>
        </w:r>
      </w:del>
      <w:ins w:id="6bf33a37-9d9b-4c14-a6f9-b8441863a26b" w:author="AI Legal Counsel" w:authorEmail="ai@example.com" w:date="2026-02-05T08:50:00.000Z">
        <w:r>
          <w:rPr>
            <w:b/>
            <w:rFonts w:ascii="Arial" w:hAnsi="Arial" w:eastAsia="Arial" w:cs="Arial"/>
          </w:rPr>
          <w:t>or holding company</w:t>
        </w:r>
      </w:ins>
      <w:r>
        <w:rPr>
          <w:rFonts w:ascii="Arial" w:hAnsi="Arial" w:eastAsia="Arial" w:cs="Arial"/>
        </w:rPr>
        <w:t xml:space="preserve"> means a subsidiary </w:t>
      </w:r>
      <w:del w:id="3f6cec45-52bd-4cde-b0fe-1eded85175ec" w:author="AI Legal Counsel" w:authorEmail="ai@example.com" w:date="2026-02-05T08:50:00.000Z">
        <w:r>
          <w:rPr>
            <w:rFonts w:ascii="Arial" w:hAnsi="Arial" w:eastAsia="Arial" w:cs="Arial"/>
          </w:rPr>
          <w:delText xml:space="preserve">undertaking </w:delText>
        </w:r>
      </w:del>
      <w:r>
        <w:rPr>
          <w:rFonts w:ascii="Arial" w:hAnsi="Arial" w:eastAsia="Arial" w:cs="Arial"/>
        </w:rPr>
        <w:t xml:space="preserve">or </w:t>
      </w:r>
      <w:del w:id="30df2fb5-9e42-4b36-87ee-f8a8ae6fefb4" w:author="AI Legal Counsel" w:authorEmail="ai@example.com" w:date="2026-02-05T08:50:00.000Z">
        <w:r>
          <w:rPr>
            <w:rFonts w:ascii="Arial" w:hAnsi="Arial" w:eastAsia="Arial" w:cs="Arial"/>
          </w:rPr>
          <w:delText>parent undertaking</w:delText>
        </w:r>
      </w:del>
      <w:ins w:id="30df2fb5-9e42-4b36-87ee-f8a8ae6fefb4" w:author="AI Legal Counsel" w:authorEmail="ai@example.com" w:date="2026-02-05T08:50:00.000Z">
        <w:r>
          <w:rPr>
            <w:rFonts w:ascii="Arial" w:hAnsi="Arial" w:eastAsia="Arial" w:cs="Arial"/>
          </w:rPr>
          <w:t>holding company</w:t>
        </w:r>
      </w:ins>
      <w:r>
        <w:rPr>
          <w:rFonts w:ascii="Arial" w:hAnsi="Arial" w:eastAsia="Arial" w:cs="Arial"/>
        </w:rPr>
        <w:t xml:space="preserve"> as defined in section </w:t>
      </w:r>
      <w:del w:id="59dcd800-b5c1-4e8a-838a-4d2fb9b6f8cd" w:author="AI Legal Counsel" w:authorEmail="ai@example.com" w:date="2026-02-05T08:50:00.000Z">
        <w:r>
          <w:rPr>
            <w:rFonts w:ascii="Arial" w:hAnsi="Arial" w:eastAsia="Arial" w:cs="Arial"/>
          </w:rPr>
          <w:delText>1162</w:delText>
        </w:r>
      </w:del>
      <w:ins w:id="59dcd800-b5c1-4e8a-838a-4d2fb9b6f8cd" w:author="AI Legal Counsel" w:authorEmail="ai@example.com" w:date="2026-02-05T08:50:00.000Z">
        <w:r>
          <w:rPr>
            <w:rFonts w:ascii="Arial" w:hAnsi="Arial" w:eastAsia="Arial" w:cs="Arial"/>
          </w:rPr>
          <w:t>5</w:t>
        </w:r>
      </w:ins>
      <w:r>
        <w:rPr>
          <w:rFonts w:ascii="Arial" w:hAnsi="Arial" w:eastAsia="Arial" w:cs="Arial"/>
        </w:rPr>
        <w:t xml:space="preserve"> of the Companies Act </w:t>
      </w:r>
      <w:del w:id="7427be95-6889-4ed9-91e4-edf3d67d7788" w:author="AI Legal Counsel" w:authorEmail="ai@example.com" w:date="2026-02-05T08:50:00.000Z">
        <w:r>
          <w:rPr>
            <w:rFonts w:ascii="Arial" w:hAnsi="Arial" w:eastAsia="Arial" w:cs="Arial"/>
          </w:rPr>
          <w:delText>2006</w:delText>
        </w:r>
      </w:del>
      <w:ins w:id="7427be95-6889-4ed9-91e4-edf3d67d7788" w:author="AI Legal Counsel" w:authorEmail="ai@example.com" w:date="2026-02-05T08:50:00.000Z">
        <w:r>
          <w:rPr>
            <w:rFonts w:ascii="Arial" w:hAnsi="Arial" w:eastAsia="Arial" w:cs="Arial"/>
          </w:rPr>
          <w:t>1967</w:t>
        </w:r>
      </w:ins>
      <w:r>
        <w:rPr>
          <w:rFonts w:ascii="Arial" w:hAnsi="Arial" w:eastAsia="Arial" w:cs="Arial"/>
        </w:rPr>
        <w:t>.</w:t>
      </w:r>
    </w:p>
    <w:p w:rsidRDefault="00000000" w:rsidR="00000000" w:rsidP="008B4A53">
      <w:pPr>
        <w:pStyle w:val="Untitledsubclause1"/>
      </w:pPr>
      <w:bookmarkStart w:id="125" w:name="a202774"/>
      <w:r>
        <w:t xml:space="preserve">A reference to </w:t>
      </w:r>
      <w:r>
        <w:rPr>
          <w:b/>
        </w:rPr>
        <w:t>writing</w:t>
      </w:r>
      <w:r>
        <w:t xml:space="preserve"> or </w:t>
      </w:r>
      <w:r>
        <w:rPr>
          <w:b/>
        </w:rPr>
        <w:t>written</w:t>
      </w:r>
      <w:r>
        <w:t xml:space="preserve"> includes fax but not email [(unless otherwise expressly provided in this agreement)].</w:t>
      </w:r>
      <w:bookmarkEnd w:id="125"/>
    </w:p>
    <w:p w:rsidRDefault="00000000" w:rsidR="00000000" w:rsidP="008B4A53">
      <w:pPr>
        <w:pStyle w:val="Untitledsubclause1"/>
      </w:pPr>
      <w:bookmarkStart w:id="126" w:name="a295636"/>
      <w:r>
        <w:t>Any words following the terms</w:t>
      </w:r>
      <w:r>
        <w:rPr>
          <w:b/>
        </w:rPr>
        <w:t xml:space="preserve"> including, include, in particular, for example</w:t>
      </w:r>
      <w:r>
        <w:t xml:space="preserve"> or any similar expression shall be construed as illustrative and shall not limit the sense of the words, description, definition, phrase or term preceding those terms.</w:t>
      </w:r>
      <w:bookmarkEnd w:id="126"/>
    </w:p>
    <w:p w:rsidRDefault="00000000" w:rsidR="00000000" w:rsidP="008B4A53">
      <w:pPr>
        <w:pStyle w:val="Untitledsubclause1"/>
      </w:pPr>
      <w:bookmarkStart w:id="127" w:name="a698539"/>
      <w:r>
        <w:t xml:space="preserve">Where the context permits, </w:t>
      </w:r>
      <w:r>
        <w:rPr>
          <w:b/>
        </w:rPr>
        <w:t>other</w:t>
      </w:r>
      <w:r>
        <w:t xml:space="preserve"> and </w:t>
      </w:r>
      <w:r>
        <w:rPr>
          <w:b/>
        </w:rPr>
        <w:t>otherwise</w:t>
      </w:r>
      <w:r>
        <w:t xml:space="preserve"> are illustrative and shall not limit the sense of the words preceding them.</w:t>
      </w:r>
      <w:bookmarkEnd w:id="127"/>
    </w:p>
    <w:p w:rsidRDefault="00000000" w:rsidR="00000000" w:rsidP="008B4A53">
      <w:pPr>
        <w:pStyle w:val="Untitledsubclause1"/>
      </w:pPr>
      <w:bookmarkStart w:id="128" w:name="a93749"/>
      <w:r>
        <w:t xml:space="preserve">References to a document in </w:t>
      </w:r>
      <w:r>
        <w:rPr>
          <w:b/>
        </w:rPr>
        <w:t>agreed form</w:t>
      </w:r>
      <w:r>
        <w:t xml:space="preserve"> are to that document in the form agreed by the parties and initialled by them or on their behalf for identification.</w:t>
      </w:r>
      <w:bookmarkEnd w:id="128"/>
    </w:p>
    <w:p w:rsidRDefault="00000000" w:rsidR="00000000" w:rsidP="008B4A53">
      <w:pPr>
        <w:pStyle w:val="Untitledsubclause1"/>
      </w:pPr>
      <w:bookmarkStart w:id="129" w:name="a908120"/>
      <w:r>
        <w:t xml:space="preserve">A reference to a statute or statutory provision is a reference to it as [amended, extended or re-enacted from time to time </w:t>
      </w:r>
      <w:r>
        <w:rPr>
          <w:b/>
        </w:rPr>
        <w:t>OR</w:t>
      </w:r>
      <w:r>
        <w:t xml:space="preserve"> it is in force at the date of this agreement] [provided that, as between the parties, no such amendment, extension or re-enactment made after the date of this agreement shall apply for the purposes of this agreement to the extent that it would impose any new or extended obligation, liability or restriction on, or otherwise adversely affect the rights of, any party.]</w:t>
      </w:r>
      <w:bookmarkEnd w:id="129"/>
    </w:p>
    <w:p w:rsidRDefault="00000000" w:rsidR="00000000" w:rsidP="008B4A53">
      <w:pPr>
        <w:pStyle w:val="Untitledsubclause1"/>
      </w:pPr>
      <w:bookmarkStart w:id="130" w:name="a730583"/>
      <w:r>
        <w:t xml:space="preserve">A reference to a statute or statutory provision shall include all subordinate legislation made [from time to time </w:t>
      </w:r>
      <w:r>
        <w:rPr>
          <w:b/>
        </w:rPr>
        <w:t>OR</w:t>
      </w:r>
      <w:r>
        <w:t xml:space="preserve"> as at the date of this agreement] under that statute or statutory provision.</w:t>
      </w:r>
      <w:bookmarkEnd w:id="130"/>
    </w:p>
    <w:p w:rsidRDefault="00000000" w:rsidR="00000000" w:rsidP="008B4A53">
      <w:pPr>
        <w:pStyle w:val="Untitledsubclause1"/>
      </w:pPr>
      <w:bookmarkStart w:id="131" w:name="a997616"/>
      <w:r>
        <w:rPr>
          <w:rFonts w:ascii="Arial" w:hAnsi="Arial" w:eastAsia="Arial" w:cs="Arial"/>
        </w:rPr>
        <w:t xml:space="preserve">Any reference to </w:t>
      </w:r>
      <w:del w:id="13a368d6-7e26-4a99-9ec0-9c74c3a3646c" w:author="AI Legal Counsel" w:authorEmail="ai@example.com" w:date="2026-02-05T08:50:00.000Z">
        <w:r>
          <w:rPr>
            <w:rFonts w:ascii="Arial" w:hAnsi="Arial" w:eastAsia="Arial" w:cs="Arial"/>
          </w:rPr>
          <w:delText>an English</w:delText>
        </w:r>
      </w:del>
      <w:ins w:id="13a368d6-7e26-4a99-9ec0-9c74c3a3646c" w:author="AI Legal Counsel" w:authorEmail="ai@example.com" w:date="2026-02-05T08:50:00.000Z">
        <w:r>
          <w:rPr>
            <w:rFonts w:ascii="Arial" w:hAnsi="Arial" w:eastAsia="Arial" w:cs="Arial"/>
          </w:rPr>
          <w:t>a Singapore</w:t>
        </w:r>
      </w:ins>
      <w:r>
        <w:rPr>
          <w:rFonts w:ascii="Arial" w:hAnsi="Arial" w:eastAsia="Arial" w:cs="Arial"/>
        </w:rPr>
        <w:t xml:space="preserve"> legal term for any action, remedy, method of judicial proceeding, legal document, legal status, court, official or any legal concept or thing shall, in respect of any jurisdiction other than </w:t>
      </w:r>
      <w:del w:id="81db4d90-564b-480c-ae0e-c7f955cc2f9c" w:author="AI Legal Counsel" w:authorEmail="ai@example.com" w:date="2026-02-05T08:50:00.000Z">
        <w:r>
          <w:rPr>
            <w:rFonts w:ascii="Arial" w:hAnsi="Arial" w:eastAsia="Arial" w:cs="Arial"/>
          </w:rPr>
          <w:delText>England</w:delText>
        </w:r>
      </w:del>
      <w:ins w:id="81db4d90-564b-480c-ae0e-c7f955cc2f9c" w:author="AI Legal Counsel" w:authorEmail="ai@example.com" w:date="2026-02-05T08:50:00.000Z">
        <w:r>
          <w:rPr>
            <w:rFonts w:ascii="Arial" w:hAnsi="Arial" w:eastAsia="Arial" w:cs="Arial"/>
          </w:rPr>
          <w:t>Singapore</w:t>
        </w:r>
      </w:ins>
      <w:r>
        <w:rPr>
          <w:rFonts w:ascii="Arial" w:hAnsi="Arial" w:eastAsia="Arial" w:cs="Arial"/>
        </w:rPr>
        <w:t xml:space="preserve">, be deemed to include a reference to that which most nearly approximates to the </w:t>
      </w:r>
      <w:del w:id="1a1ffdbc-4b68-451c-af81-f8eb43d7aa0a" w:author="AI Legal Counsel" w:authorEmail="ai@example.com" w:date="2026-02-05T08:50:00.000Z">
        <w:r>
          <w:rPr>
            <w:rFonts w:ascii="Arial" w:hAnsi="Arial" w:eastAsia="Arial" w:cs="Arial"/>
          </w:rPr>
          <w:delText>English</w:delText>
        </w:r>
      </w:del>
      <w:ins w:id="1a1ffdbc-4b68-451c-af81-f8eb43d7aa0a" w:author="AI Legal Counsel" w:authorEmail="ai@example.com" w:date="2026-02-05T08:50:00.000Z">
        <w:r>
          <w:rPr>
            <w:rFonts w:ascii="Arial" w:hAnsi="Arial" w:eastAsia="Arial" w:cs="Arial"/>
          </w:rPr>
          <w:t>Singapore</w:t>
        </w:r>
      </w:ins>
      <w:r>
        <w:rPr>
          <w:rFonts w:ascii="Arial" w:hAnsi="Arial" w:eastAsia="Arial" w:cs="Arial"/>
        </w:rPr>
        <w:t xml:space="preserve"> legal term in that jurisdiction.</w:t>
      </w:r>
      <w:bookmarkEnd w:id="131"/>
    </w:p>
    <w:p w:rsidRDefault="00000000" w:rsidR="00000000" w:rsidP="008B4A53">
      <w:pPr>
        <w:pStyle w:val="Untitledsubclause1"/>
      </w:pPr>
      <w:bookmarkStart w:id="132" w:name="a196517"/>
      <w:r>
        <w:t>Any obligation on a party not to do something includes an obligation not to allow that thing to be done.</w:t>
      </w:r>
      <w:bookmarkEnd w:id="132"/>
    </w:p>
    <w:p w:rsidRDefault="00000000" w:rsidR="00000000" w:rsidP="008B4A53">
      <w:pPr>
        <w:pStyle w:val="Untitledsubclause1"/>
      </w:pPr>
      <w:r>
        <w:fldChar w:fldCharType="begin"/>
      </w:r>
      <w:r>
        <w:fldChar w:fldCharType="end"/>
      </w:r>
      <w:bookmarkStart w:id="133" w:name="a183638"/>
      <w:r>
        <w:rPr>
          <w:rFonts w:ascii="Arial" w:hAnsi="Arial" w:eastAsia="Arial" w:cs="Arial"/>
        </w:rPr>
        <w:t>[References to times of the day are, unless the context requires otherwise, to [</w:t>
      </w:r>
      <w:del w:id="cd0da763-350c-4f00-a0fd-74c2f330a3fc" w:author="AI Legal Counsel" w:authorEmail="ai@example.com" w:date="2026-02-05T08:50:00.000Z">
        <w:r>
          <w:rPr>
            <w:rFonts w:ascii="Arial" w:hAnsi="Arial" w:eastAsia="Arial" w:cs="Arial"/>
          </w:rPr>
          <w:delText>London</w:delText>
        </w:r>
      </w:del>
      <w:ins w:id="cd0da763-350c-4f00-a0fd-74c2f330a3fc" w:author="AI Legal Counsel" w:authorEmail="ai@example.com" w:date="2026-02-05T08:50:00.000Z">
        <w:r>
          <w:rPr>
            <w:rFonts w:ascii="Arial" w:hAnsi="Arial" w:eastAsia="Arial" w:cs="Arial"/>
          </w:rPr>
          <w:t>Singapore</w:t>
        </w:r>
      </w:ins>
      <w:r>
        <w:rPr>
          <w:rFonts w:ascii="Arial" w:hAnsi="Arial" w:eastAsia="Arial" w:cs="Arial"/>
        </w:rPr>
        <w:t>] time and references to a day are to a period of 24 hours running from midnight on the previous day.]</w:t>
      </w:r>
      <w:bookmarkEnd w:id="133"/>
    </w:p>
    <w:p w:rsidRDefault="00000000" w:rsidR="00000000" w:rsidP="008B4A53">
      <w:pPr>
        <w:pStyle w:val="Untitledsubclause1"/>
      </w:pPr>
      <w:r>
        <w:fldChar w:fldCharType="begin"/>
      </w:r>
      <w:r>
        <w:fldChar w:fldCharType="end"/>
      </w:r>
      <w:bookmarkStart w:id="134" w:name="a507172"/>
      <w:r>
        <w:t>[Any amount expressed to be in pounds sterling shall, to the extent that it requires to be expressed in any other currency in order to give full effect to this agreement, be deemed for that purpose to have been converted into the relevant currency immediately before the close of business on the date of this agreement (or, if that is not a Business Day, the Business Day immediately before it). Subject to any applicable legal requirements governing conversions into that currency, the rate of exchange shall be [NAME] Bank plc's spot rate for the purchase of that currency with sterling at the time of the deemed conversion.]</w:t>
      </w:r>
      <w:bookmarkEnd w:id="134"/>
    </w:p>
    <w:p w:rsidRDefault="00000000" w:rsidR="00000000" w:rsidP="008B4A53">
      <w:pPr>
        <w:pStyle w:val="TitleClause"/>
      </w:pPr>
      <w:r>
        <w:fldChar w:fldCharType="begin"/>
      </w:r>
      <w:r>
        <w:instrText>TC "2. Conditions precedent" \l 1</w:instrText>
      </w:r>
      <w:r>
        <w:fldChar w:fldCharType="end"/>
      </w:r>
      <w:bookmarkStart w:id="135" w:name="a999828"/>
      <w:bookmarkStart w:id="136" w:name="_Toc256000001"/>
      <w:r>
        <w:t>Conditions precedent</w:t>
      </w:r>
      <w:bookmarkEnd w:id="135"/>
      <w:bookmarkEnd w:id="136"/>
    </w:p>
    <w:p w:rsidRDefault="00000000" w:rsidR="00000000" w:rsidP="008B4A53">
      <w:pPr>
        <w:pStyle w:val="Untitledsubclause1"/>
      </w:pPr>
      <w:bookmarkStart w:id="137" w:name="a608664"/>
      <w:r>
        <w:t>Completion of this agreement is subject to and conditional upon:</w:t>
      </w:r>
      <w:bookmarkEnd w:id="137"/>
    </w:p>
    <w:p w:rsidRDefault="00000000" w:rsidR="00000000" w:rsidP="008B4A53">
      <w:pPr>
        <w:pStyle w:val="Untitledsubclause2"/>
      </w:pPr>
      <w:bookmarkStart w:id="138" w:name="a782156"/>
      <w:r>
        <w:t xml:space="preserve">the Condition[s] in [paragraph </w:t>
      </w:r>
      <w:r>
        <w:fldChar w:fldCharType="begin"/>
      </w:r>
      <w:r>
        <w:rPr>
          <w:highlight w:val="lightGray"/>
        </w:rPr>
        <w:instrText>REF a585382 \h \w \n</w:instrText>
      </w:r>
      <w:r>
        <w:fldChar w:fldCharType="separate"/>
      </w:r>
      <w:r>
        <w:t>1</w:t>
      </w:r>
      <w:r>
        <w:fldChar w:fldCharType="end"/>
      </w:r>
      <w:r>
        <w:t xml:space="preserve"> to paragraph </w:t>
      </w:r>
      <w:r>
        <w:fldChar w:fldCharType="begin"/>
      </w:r>
      <w:r>
        <w:rPr>
          <w:highlight w:val="lightGray"/>
        </w:rPr>
        <w:instrText>REF a564165 \h \w \n</w:instrText>
      </w:r>
      <w:r>
        <w:fldChar w:fldCharType="separate"/>
      </w:r>
      <w:r>
        <w:t>6</w:t>
      </w:r>
      <w:r>
        <w:fldChar w:fldCharType="end"/>
      </w:r>
      <w:r>
        <w:t xml:space="preserve"> (inclusive)] of </w:t>
      </w:r>
      <w:r>
        <w:fldChar w:fldCharType="begin"/>
      </w:r>
      <w:r>
        <w:rPr>
          <w:highlight w:val="lightGray"/>
        </w:rPr>
        <w:instrText>REF a938288 \h \w \n</w:instrText>
      </w:r>
      <w:r>
        <w:fldChar w:fldCharType="separate"/>
      </w:r>
      <w:r>
        <w:t>Schedule 3</w:t>
      </w:r>
      <w:r>
        <w:fldChar w:fldCharType="end"/>
      </w:r>
      <w:r>
        <w:t xml:space="preserve"> being satisfied (or waived by the Buyer in accordance with clause </w:t>
      </w:r>
      <w:r>
        <w:fldChar w:fldCharType="begin"/>
      </w:r>
      <w:r>
        <w:rPr>
          <w:highlight w:val="lightGray"/>
        </w:rPr>
        <w:instrText>REF a630026 \h \w \n</w:instrText>
      </w:r>
      <w:r>
        <w:fldChar w:fldCharType="separate"/>
      </w:r>
      <w:r>
        <w:t>2.6</w:t>
      </w:r>
      <w:r>
        <w:fldChar w:fldCharType="end"/>
      </w:r>
      <w:r>
        <w:t>) before [6.00pm] on the Longstop Date; and</w:t>
      </w:r>
      <w:bookmarkEnd w:id="138"/>
    </w:p>
    <w:p w:rsidRDefault="00000000" w:rsidR="00000000" w:rsidP="008B4A53">
      <w:pPr>
        <w:pStyle w:val="Untitledsubclause2"/>
      </w:pPr>
      <w:bookmarkStart w:id="139" w:name="a792837"/>
      <w:r>
        <w:t xml:space="preserve">the Condition in paragraph </w:t>
      </w:r>
      <w:r>
        <w:fldChar w:fldCharType="begin"/>
      </w:r>
      <w:r>
        <w:rPr>
          <w:highlight w:val="lightGray"/>
        </w:rPr>
        <w:instrText>REF a55507 \h \w \n</w:instrText>
      </w:r>
      <w:r>
        <w:fldChar w:fldCharType="separate"/>
      </w:r>
      <w:r>
        <w:t>7</w:t>
      </w:r>
      <w:r>
        <w:fldChar w:fldCharType="end"/>
      </w:r>
      <w:r>
        <w:t xml:space="preserve"> of </w:t>
      </w:r>
      <w:r>
        <w:fldChar w:fldCharType="begin"/>
      </w:r>
      <w:r>
        <w:rPr>
          <w:highlight w:val="lightGray"/>
        </w:rPr>
        <w:instrText>REF a938288 \h \w \n</w:instrText>
      </w:r>
      <w:r>
        <w:fldChar w:fldCharType="separate"/>
      </w:r>
      <w:r>
        <w:t>Schedule 3</w:t>
      </w:r>
      <w:r>
        <w:fldChar w:fldCharType="end"/>
      </w:r>
      <w:r>
        <w:t xml:space="preserve"> being satisfied up to and including the Effective Time (or waived by the Buyer in accordance with clause </w:t>
      </w:r>
      <w:r>
        <w:fldChar w:fldCharType="begin"/>
      </w:r>
      <w:r>
        <w:rPr>
          <w:highlight w:val="lightGray"/>
        </w:rPr>
        <w:instrText>REF a630026 \h \w \n</w:instrText>
      </w:r>
      <w:r>
        <w:fldChar w:fldCharType="separate"/>
      </w:r>
      <w:r>
        <w:t>2.6</w:t>
      </w:r>
      <w:r>
        <w:fldChar w:fldCharType="end"/>
      </w:r>
      <w:r>
        <w:t>).</w:t>
      </w:r>
      <w:bookmarkEnd w:id="139"/>
    </w:p>
    <w:p w:rsidRDefault="00000000" w:rsidR="00000000" w:rsidP="008B4A53">
      <w:pPr>
        <w:pStyle w:val="Untitledsubclause1"/>
      </w:pPr>
      <w:bookmarkStart w:id="140" w:name="a760793"/>
      <w:r>
        <w:t xml:space="preserve">If any of the Conditions are not satisfied or waived in accordance with Clause </w:t>
      </w:r>
      <w:r>
        <w:fldChar w:fldCharType="begin"/>
      </w:r>
      <w:r>
        <w:rPr>
          <w:highlight w:val="lightGray"/>
        </w:rPr>
        <w:instrText>REF a630026 \h \w \n</w:instrText>
      </w:r>
      <w:r>
        <w:fldChar w:fldCharType="separate"/>
      </w:r>
      <w:r>
        <w:t>2.6</w:t>
      </w:r>
      <w:r>
        <w:fldChar w:fldCharType="end"/>
      </w:r>
      <w:r>
        <w:t xml:space="preserve"> by the Longstop Date, then except as provided in Clause </w:t>
      </w:r>
      <w:r>
        <w:fldChar w:fldCharType="begin"/>
      </w:r>
      <w:r>
        <w:rPr>
          <w:highlight w:val="lightGray"/>
        </w:rPr>
        <w:instrText>REF a572575 \h \w \n</w:instrText>
      </w:r>
      <w:r>
        <w:fldChar w:fldCharType="separate"/>
      </w:r>
      <w:r>
        <w:t>2.3</w:t>
      </w:r>
      <w:r>
        <w:fldChar w:fldCharType="end"/>
      </w:r>
      <w:r>
        <w:t xml:space="preserve"> this agreement shall automatically terminate with immediate effect at [6.00pm] on the Longstop Date.</w:t>
      </w:r>
      <w:bookmarkEnd w:id="140"/>
    </w:p>
    <w:p w:rsidRDefault="00000000" w:rsidR="00000000" w:rsidP="008B4A53">
      <w:pPr>
        <w:pStyle w:val="Untitledsubclause1"/>
      </w:pPr>
      <w:bookmarkStart w:id="141" w:name="a572575"/>
      <w:r>
        <w:t xml:space="preserve">On termination of this agreement in accordance with clause </w:t>
      </w:r>
      <w:r>
        <w:fldChar w:fldCharType="begin"/>
      </w:r>
      <w:r>
        <w:rPr>
          <w:highlight w:val="lightGray"/>
        </w:rPr>
        <w:instrText>REF a760793 \h \w \n</w:instrText>
      </w:r>
      <w:r>
        <w:fldChar w:fldCharType="separate"/>
      </w:r>
      <w:r>
        <w:t>2.2</w:t>
      </w:r>
      <w:r>
        <w:fldChar w:fldCharType="end"/>
      </w:r>
      <w:r>
        <w:t xml:space="preserve"> (or clause </w:t>
      </w:r>
      <w:r>
        <w:fldChar w:fldCharType="begin"/>
      </w:r>
      <w:r>
        <w:rPr>
          <w:highlight w:val="lightGray"/>
        </w:rPr>
        <w:instrText>REF a333278 \h \w \n</w:instrText>
      </w:r>
      <w:r>
        <w:fldChar w:fldCharType="separate"/>
      </w:r>
      <w:r>
        <w:t>6.5</w:t>
      </w:r>
      <w:r>
        <w:fldChar w:fldCharType="end"/>
      </w:r>
      <w:r>
        <w:t xml:space="preserve"> or clause </w:t>
      </w:r>
      <w:r>
        <w:fldChar w:fldCharType="begin"/>
      </w:r>
      <w:r>
        <w:rPr>
          <w:highlight w:val="lightGray"/>
        </w:rPr>
        <w:instrText>REF a573375 \h \w \n</w:instrText>
      </w:r>
      <w:r>
        <w:fldChar w:fldCharType="separate"/>
      </w:r>
      <w:r>
        <w:t>7.6</w:t>
      </w:r>
      <w:r>
        <w:fldChar w:fldCharType="end"/>
      </w:r>
      <w:r>
        <w:t xml:space="preserve">) </w:t>
      </w:r>
      <w:r w:rsidRPr="00FD131F">
        <w:t>it will immediately cease to have any further force and effect</w:t>
      </w:r>
      <w:r>
        <w:t xml:space="preserve"> </w:t>
      </w:r>
      <w:r w:rsidRPr="00FD131F">
        <w:t>except for</w:t>
      </w:r>
      <w:r>
        <w:t>:</w:t>
      </w:r>
      <w:bookmarkEnd w:id="141"/>
    </w:p>
    <w:p w:rsidRDefault="00000000" w:rsidR="00000000" w:rsidP="008B4A53">
      <w:pPr>
        <w:pStyle w:val="Untitledsubclause2"/>
      </w:pPr>
      <w:bookmarkStart w:id="142" w:name="a156003"/>
      <w:r w:rsidRPr="00FD131F">
        <w:t xml:space="preserve">any provision of this agreement that expressly or by implication is intended to come into or continue in force on or after termination (including </w:t>
      </w:r>
      <w:r>
        <w:t xml:space="preserve">Clause </w:t>
      </w:r>
      <w:r>
        <w:fldChar w:fldCharType="begin"/>
      </w:r>
      <w:r>
        <w:rPr>
          <w:highlight w:val="lightGray"/>
        </w:rPr>
        <w:instrText>REF a539263 \h \w \n</w:instrText>
      </w:r>
      <w:r>
        <w:fldChar w:fldCharType="separate"/>
      </w:r>
      <w:r>
        <w:t>1</w:t>
      </w:r>
      <w:r>
        <w:fldChar w:fldCharType="end"/>
      </w:r>
      <w:r w:rsidRPr="00FD131F">
        <w:t xml:space="preserve"> (Interpretation), </w:t>
      </w:r>
      <w:r>
        <w:t xml:space="preserve">Clause </w:t>
      </w:r>
      <w:r>
        <w:fldChar w:fldCharType="begin"/>
      </w:r>
      <w:r>
        <w:rPr>
          <w:highlight w:val="lightGray"/>
        </w:rPr>
        <w:instrText>REF a760793 \h \w \n</w:instrText>
      </w:r>
      <w:r>
        <w:fldChar w:fldCharType="separate"/>
      </w:r>
      <w:r>
        <w:t>2.2</w:t>
      </w:r>
      <w:r>
        <w:fldChar w:fldCharType="end"/>
      </w:r>
      <w:r w:rsidRPr="00FD131F">
        <w:t xml:space="preserve"> and this </w:t>
      </w:r>
      <w:r>
        <w:t xml:space="preserve">Clause </w:t>
      </w:r>
      <w:r>
        <w:fldChar w:fldCharType="begin"/>
      </w:r>
      <w:r>
        <w:rPr>
          <w:highlight w:val="lightGray"/>
        </w:rPr>
        <w:instrText>REF a572575 \h \w \n</w:instrText>
      </w:r>
      <w:r>
        <w:fldChar w:fldCharType="separate"/>
      </w:r>
      <w:r>
        <w:t>2.3</w:t>
      </w:r>
      <w:r>
        <w:fldChar w:fldCharType="end"/>
      </w:r>
      <w:r w:rsidRPr="00FD131F">
        <w:t xml:space="preserve"> (Conditions), </w:t>
      </w:r>
      <w:r>
        <w:t xml:space="preserve">Clause </w:t>
      </w:r>
      <w:r>
        <w:fldChar w:fldCharType="begin"/>
      </w:r>
      <w:r>
        <w:rPr>
          <w:highlight w:val="lightGray"/>
        </w:rPr>
        <w:instrText>REF a73124 \h \w \n</w:instrText>
      </w:r>
      <w:r>
        <w:fldChar w:fldCharType="separate"/>
      </w:r>
      <w:r>
        <w:t>23</w:t>
      </w:r>
      <w:r>
        <w:fldChar w:fldCharType="end"/>
      </w:r>
      <w:r w:rsidRPr="00FD131F">
        <w:t xml:space="preserve"> (Confidentiality and announcements) and </w:t>
      </w:r>
      <w:r>
        <w:t xml:space="preserve">clause </w:t>
      </w:r>
      <w:r>
        <w:fldChar w:fldCharType="begin"/>
      </w:r>
      <w:r>
        <w:rPr>
          <w:highlight w:val="lightGray"/>
        </w:rPr>
        <w:instrText>REF a1051761 \h \w \n</w:instrText>
      </w:r>
      <w:r>
        <w:fldChar w:fldCharType="separate"/>
      </w:r>
      <w:r>
        <w:t>24</w:t>
      </w:r>
      <w:r>
        <w:fldChar w:fldCharType="end"/>
      </w:r>
      <w:r w:rsidRPr="00FD131F">
        <w:t xml:space="preserve"> (Entire agreement) to </w:t>
      </w:r>
      <w:r>
        <w:t xml:space="preserve">Clause </w:t>
      </w:r>
      <w:r>
        <w:fldChar w:fldCharType="begin"/>
      </w:r>
      <w:r>
        <w:rPr>
          <w:highlight w:val="lightGray"/>
        </w:rPr>
        <w:instrText>REF a190173 \h \w \n</w:instrText>
      </w:r>
      <w:r>
        <w:fldChar w:fldCharType="separate"/>
      </w:r>
      <w:r>
        <w:t>37</w:t>
      </w:r>
      <w:r>
        <w:fldChar w:fldCharType="end"/>
      </w:r>
      <w:r w:rsidRPr="007A30F9">
        <w:t xml:space="preserve"> </w:t>
      </w:r>
      <w:r w:rsidRPr="00FD131F">
        <w:t>(Governing law and jurisdiction) (inclusive)), each of which shall remain in full force and effect; and</w:t>
      </w:r>
      <w:bookmarkEnd w:id="142"/>
    </w:p>
    <w:p w:rsidRDefault="00000000" w:rsidR="00000000" w:rsidP="008B4A53">
      <w:pPr>
        <w:pStyle w:val="Untitledsubclause2"/>
      </w:pPr>
      <w:bookmarkStart w:id="143" w:name="a405719"/>
      <w:r w:rsidRPr="00FD131F">
        <w:t>any rights, remedies, obligations or liabilities of the parties that have accrued before termination</w:t>
      </w:r>
      <w:r>
        <w:t>.</w:t>
      </w:r>
      <w:bookmarkEnd w:id="143"/>
    </w:p>
    <w:p w:rsidRDefault="00000000" w:rsidR="00000000" w:rsidP="008B4A53">
      <w:pPr>
        <w:pStyle w:val="Untitledsubclause1"/>
      </w:pPr>
      <w:bookmarkStart w:id="144" w:name="a989146"/>
      <w:r>
        <w:t>The Seller and the Buyer shall use [all reasonable</w:t>
      </w:r>
      <w:r>
        <w:rPr>
          <w:b/>
        </w:rPr>
        <w:t xml:space="preserve"> OR</w:t>
      </w:r>
      <w:r>
        <w:t xml:space="preserve"> best] endeavours to procure (so far as it lies within their respective powers so to do) that the Conditions are satisfied as soon as practicable and in any event no later than the Longstop Date.</w:t>
      </w:r>
      <w:bookmarkEnd w:id="144"/>
    </w:p>
    <w:p w:rsidRDefault="00000000" w:rsidR="00000000" w:rsidP="008B4A53">
      <w:pPr>
        <w:pStyle w:val="Untitledsubclause1"/>
      </w:pPr>
      <w:bookmarkStart w:id="145" w:name="a81234"/>
      <w:r>
        <w:t>The Buyer and the Seller shall co-operate fully in all actions necessary to procure the satisfaction of the Conditions including (but not limited to) the provision by the parties of all information reasonably necessary to make any notification or filing [that the Buyer deems to be necessary or as] required by any relevant authority, keeping the other party informed of the progress of any notification or filing and providing such other assistance as may reasonably be required.</w:t>
      </w:r>
      <w:bookmarkEnd w:id="145"/>
    </w:p>
    <w:p w:rsidRDefault="00000000" w:rsidR="00000000" w:rsidP="008B4A53">
      <w:pPr>
        <w:pStyle w:val="Untitledsubclause1"/>
      </w:pPr>
      <w:bookmarkStart w:id="146" w:name="a630026"/>
      <w:r>
        <w:t xml:space="preserve">The Buyer may, to such extent as it thinks fit (in its absolute discretion), waive any of the Conditions [in paragraphs [NUMBERS] of </w:t>
      </w:r>
      <w:r>
        <w:fldChar w:fldCharType="begin"/>
      </w:r>
      <w:r>
        <w:rPr>
          <w:highlight w:val="lightGray"/>
        </w:rPr>
        <w:instrText>REF a938288 \h \w \n</w:instrText>
      </w:r>
      <w:r>
        <w:fldChar w:fldCharType="separate"/>
      </w:r>
      <w:r>
        <w:t>Schedule 3</w:t>
      </w:r>
      <w:r>
        <w:fldChar w:fldCharType="end"/>
      </w:r>
      <w:r>
        <w:t>] by notice in writing to the Seller.</w:t>
      </w:r>
      <w:bookmarkEnd w:id="146"/>
    </w:p>
    <w:p w:rsidRDefault="00000000" w:rsidR="00000000" w:rsidP="008B4A53">
      <w:pPr>
        <w:pStyle w:val="TitleClause"/>
      </w:pPr>
      <w:r>
        <w:fldChar w:fldCharType="begin"/>
      </w:r>
      <w:r>
        <w:instrText>TC "3. Agreement to sell and purchase" \l 1</w:instrText>
      </w:r>
      <w:r>
        <w:fldChar w:fldCharType="end"/>
      </w:r>
      <w:bookmarkStart w:id="147" w:name="a718068"/>
      <w:bookmarkStart w:id="148" w:name="_Toc256000002"/>
      <w:r>
        <w:t>Agreement to sell and purchase</w:t>
      </w:r>
      <w:bookmarkEnd w:id="147"/>
      <w:bookmarkEnd w:id="148"/>
    </w:p>
    <w:p w:rsidRDefault="00000000" w:rsidR="00000000" w:rsidP="008B4A53">
      <w:pPr>
        <w:pStyle w:val="Untitledsubclause1"/>
      </w:pPr>
      <w:bookmarkStart w:id="149" w:name="a985101"/>
      <w:r>
        <w:t>On the terms of this agreement and subject to the Conditions having been satisfied or waived in accordance with clause 2, the Seller shall sell with full title guarantee and free from Encumbrances [or, to the extent that it is not the owner thereof, shall procure the sale with full title guarantee and free from Encumbrances] and the Buyer, with a view to carrying on the Business as a going concern, shall purchase with effect from the Effective Time:</w:t>
      </w:r>
      <w:bookmarkEnd w:id="149"/>
    </w:p>
    <w:p w:rsidRDefault="00000000" w:rsidR="00000000" w:rsidP="008B4A53">
      <w:pPr>
        <w:pStyle w:val="Untitledsubclause2"/>
      </w:pPr>
      <w:bookmarkStart w:id="150" w:name="a271585"/>
      <w:r>
        <w:t>the Goodwill;</w:t>
      </w:r>
      <w:bookmarkEnd w:id="150"/>
    </w:p>
    <w:p w:rsidRDefault="00000000" w:rsidR="00000000" w:rsidP="008B4A53">
      <w:pPr>
        <w:pStyle w:val="Untitledsubclause2"/>
      </w:pPr>
      <w:bookmarkStart w:id="151" w:name="a1064090"/>
      <w:r>
        <w:t>the Properties;</w:t>
      </w:r>
      <w:bookmarkEnd w:id="151"/>
    </w:p>
    <w:p w:rsidRDefault="00000000" w:rsidR="00000000" w:rsidP="008B4A53">
      <w:pPr>
        <w:pStyle w:val="Untitledsubclause2"/>
      </w:pPr>
      <w:bookmarkStart w:id="152" w:name="a239038"/>
      <w:r>
        <w:t xml:space="preserve">the Fixed Assets; </w:t>
      </w:r>
      <w:bookmarkEnd w:id="152"/>
    </w:p>
    <w:p w:rsidRDefault="00000000" w:rsidR="00000000" w:rsidP="008B4A53">
      <w:pPr>
        <w:pStyle w:val="Untitledsubclause2"/>
      </w:pPr>
      <w:bookmarkStart w:id="153" w:name="a142906"/>
      <w:r>
        <w:t>the Moveable Assets;</w:t>
      </w:r>
      <w:bookmarkEnd w:id="153"/>
    </w:p>
    <w:p w:rsidRDefault="00000000" w:rsidR="00000000" w:rsidP="008B4A53">
      <w:pPr>
        <w:pStyle w:val="Untitledsubclause2"/>
      </w:pPr>
      <w:bookmarkStart w:id="154" w:name="a279489"/>
      <w:r>
        <w:t xml:space="preserve">the benefit (subject to clause </w:t>
      </w:r>
      <w:r>
        <w:fldChar w:fldCharType="begin"/>
      </w:r>
      <w:r>
        <w:rPr>
          <w:highlight w:val="lightGray"/>
        </w:rPr>
        <w:instrText>REF a227733 \h \w \n</w:instrText>
      </w:r>
      <w:r>
        <w:fldChar w:fldCharType="separate"/>
      </w:r>
      <w:r>
        <w:t>16</w:t>
      </w:r>
      <w:r>
        <w:fldChar w:fldCharType="end"/>
      </w:r>
      <w:r>
        <w:t>) of the Business Contracts;</w:t>
      </w:r>
      <w:bookmarkEnd w:id="154"/>
    </w:p>
    <w:p w:rsidRDefault="00000000" w:rsidR="00000000" w:rsidP="008B4A53">
      <w:pPr>
        <w:pStyle w:val="Untitledsubclause2"/>
      </w:pPr>
      <w:bookmarkStart w:id="155" w:name="a948367"/>
      <w:r>
        <w:t>the Stock;</w:t>
      </w:r>
      <w:bookmarkEnd w:id="155"/>
    </w:p>
    <w:p w:rsidRDefault="00000000" w:rsidR="00000000" w:rsidP="008B4A53">
      <w:pPr>
        <w:pStyle w:val="Untitledsubclause2"/>
      </w:pPr>
      <w:bookmarkStart w:id="156" w:name="a941731"/>
      <w:r>
        <w:t>the Business Information;</w:t>
      </w:r>
      <w:bookmarkEnd w:id="156"/>
    </w:p>
    <w:p w:rsidRDefault="00000000" w:rsidR="00000000" w:rsidP="008B4A53">
      <w:pPr>
        <w:pStyle w:val="Untitledsubclause2"/>
      </w:pPr>
      <w:bookmarkStart w:id="157" w:name="a627927"/>
      <w:r>
        <w:t>the Records;</w:t>
      </w:r>
      <w:bookmarkEnd w:id="157"/>
    </w:p>
    <w:p w:rsidRDefault="00000000" w:rsidR="00000000" w:rsidP="008B4A53">
      <w:pPr>
        <w:pStyle w:val="Untitledsubclause2"/>
      </w:pPr>
      <w:bookmarkStart w:id="158" w:name="a386302"/>
      <w:r>
        <w:t>the Business Intellectual Property Rights [(including the Buyer's Shared Intellectual Property Rights but excluding the Seller's Shared Intellectual Property Rights)];</w:t>
      </w:r>
      <w:bookmarkEnd w:id="158"/>
    </w:p>
    <w:p w:rsidRDefault="00000000" w:rsidR="00000000" w:rsidP="008B4A53">
      <w:pPr>
        <w:pStyle w:val="Untitledsubclause2"/>
      </w:pPr>
      <w:bookmarkStart w:id="159" w:name="a546522"/>
      <w:r>
        <w:t>the Third Party Rights; [and]</w:t>
      </w:r>
      <w:bookmarkEnd w:id="159"/>
    </w:p>
    <w:p w:rsidRDefault="00000000" w:rsidR="00000000" w:rsidP="008B4A53">
      <w:pPr>
        <w:pStyle w:val="Untitledsubclause2"/>
      </w:pPr>
      <w:r>
        <w:fldChar w:fldCharType="begin"/>
      </w:r>
      <w:r>
        <w:fldChar w:fldCharType="end"/>
      </w:r>
      <w:bookmarkStart w:id="160" w:name="a433072"/>
      <w:r>
        <w:t>[the Book Debts; [and]]</w:t>
      </w:r>
      <w:bookmarkEnd w:id="160"/>
    </w:p>
    <w:p w:rsidRDefault="00000000" w:rsidR="00000000" w:rsidP="008B4A53">
      <w:pPr>
        <w:pStyle w:val="Untitledsubclause2"/>
      </w:pPr>
      <w:bookmarkStart w:id="161" w:name="a903051"/>
      <w:r>
        <w:t xml:space="preserve">all (if any) of the other assets, property or rights of the Seller relating to or connected with, or belonging to or required [or intended] for use in, the Business or in the Properties and which are not otherwise described (whether described as being included or excluded) in this clause </w:t>
      </w:r>
      <w:r>
        <w:fldChar w:fldCharType="begin"/>
      </w:r>
      <w:r>
        <w:rPr>
          <w:highlight w:val="lightGray"/>
        </w:rPr>
        <w:instrText>REF a985101 \h \w \n</w:instrText>
      </w:r>
      <w:r>
        <w:fldChar w:fldCharType="separate"/>
      </w:r>
      <w:r>
        <w:t>3.1</w:t>
      </w:r>
      <w:r>
        <w:fldChar w:fldCharType="end"/>
      </w:r>
      <w:r>
        <w:t xml:space="preserve"> but not the Excluded Assets.</w:t>
      </w:r>
      <w:bookmarkEnd w:id="161"/>
    </w:p>
    <w:p w:rsidRDefault="00000000" w:rsidR="00000000" w:rsidP="008B4A53">
      <w:pPr>
        <w:pStyle w:val="Untitledsubclause1"/>
      </w:pPr>
      <w:bookmarkStart w:id="162" w:name="a1046116"/>
      <w:r>
        <w:t>The following assets shall be excluded from the sale under this agreement:</w:t>
      </w:r>
      <w:bookmarkEnd w:id="162"/>
    </w:p>
    <w:p w:rsidRDefault="00000000" w:rsidR="00000000" w:rsidP="008B4A53">
      <w:pPr>
        <w:pStyle w:val="Untitledsubclause2"/>
      </w:pPr>
      <w:bookmarkStart w:id="163" w:name="a125085"/>
      <w:r>
        <w:t xml:space="preserve">all the Seller's cash-in-hand or at bank or at any other financial institution, subject to clause </w:t>
      </w:r>
      <w:r>
        <w:fldChar w:fldCharType="begin"/>
      </w:r>
      <w:r>
        <w:rPr>
          <w:highlight w:val="lightGray"/>
        </w:rPr>
        <w:instrText>REF a401644 \h \w \n</w:instrText>
      </w:r>
      <w:r>
        <w:fldChar w:fldCharType="separate"/>
      </w:r>
      <w:r>
        <w:t>10</w:t>
      </w:r>
      <w:r>
        <w:fldChar w:fldCharType="end"/>
      </w:r>
      <w:r>
        <w:t>;</w:t>
      </w:r>
      <w:bookmarkEnd w:id="163"/>
    </w:p>
    <w:p w:rsidRDefault="00000000" w:rsidR="00000000" w:rsidP="008B4A53">
      <w:pPr>
        <w:pStyle w:val="Untitledsubclause2"/>
      </w:pPr>
      <w:r>
        <w:fldChar w:fldCharType="begin"/>
      </w:r>
      <w:r>
        <w:fldChar w:fldCharType="end"/>
      </w:r>
      <w:bookmarkStart w:id="164" w:name="a896731"/>
      <w:r>
        <w:t>[the Book Debts;]</w:t>
      </w:r>
      <w:bookmarkEnd w:id="164"/>
    </w:p>
    <w:p w:rsidRDefault="00000000" w:rsidR="00000000" w:rsidP="008B4A53">
      <w:pPr>
        <w:pStyle w:val="Untitledsubclause2"/>
      </w:pPr>
      <w:bookmarkStart w:id="165" w:name="a729875"/>
      <w:r>
        <w:t>the Seller's accounts and accounting records which do not relate exclusively to the Business; and</w:t>
      </w:r>
      <w:bookmarkEnd w:id="165"/>
    </w:p>
    <w:p w:rsidRDefault="00000000" w:rsidR="00000000" w:rsidP="008B4A53">
      <w:pPr>
        <w:pStyle w:val="Untitledsubclause2"/>
      </w:pPr>
      <w:r>
        <w:fldChar w:fldCharType="begin"/>
      </w:r>
      <w:r>
        <w:fldChar w:fldCharType="end"/>
      </w:r>
      <w:bookmarkStart w:id="166" w:name="a82360"/>
      <w:r>
        <w:t>[the benefit of any and all insurance claims and repayments arising on or before the Effective Time in relation to the Business.]</w:t>
      </w:r>
      <w:bookmarkEnd w:id="166"/>
    </w:p>
    <w:p w:rsidRDefault="00000000" w:rsidR="00000000" w:rsidP="008B4A53">
      <w:pPr>
        <w:pStyle w:val="Untitledsubclause1"/>
      </w:pPr>
      <w:bookmarkStart w:id="167" w:name="a696705"/>
      <w:r>
        <w:t xml:space="preserve">Subject to the Buyer's rights under clause </w:t>
      </w:r>
      <w:r>
        <w:fldChar w:fldCharType="begin"/>
      </w:r>
      <w:r>
        <w:rPr>
          <w:highlight w:val="lightGray"/>
        </w:rPr>
        <w:instrText>REF a333278 \h \w \n</w:instrText>
      </w:r>
      <w:r>
        <w:fldChar w:fldCharType="separate"/>
      </w:r>
      <w:r>
        <w:t>6.5</w:t>
      </w:r>
      <w:r>
        <w:fldChar w:fldCharType="end"/>
      </w:r>
      <w:r>
        <w:t>, the sale and purchase of each of the Assets is interdependent and shall be completed simultaneously.</w:t>
      </w:r>
      <w:bookmarkEnd w:id="167"/>
    </w:p>
    <w:p w:rsidRDefault="00000000" w:rsidR="00000000" w:rsidP="008B4A53">
      <w:pPr>
        <w:pStyle w:val="Untitledsubclause1"/>
      </w:pPr>
      <w:bookmarkStart w:id="168" w:name="a49190"/>
      <w:r>
        <w:t xml:space="preserve">The Properties shall be sold to the Buyer in accordance with </w:t>
      </w:r>
      <w:r>
        <w:fldChar w:fldCharType="begin"/>
      </w:r>
      <w:r>
        <w:rPr>
          <w:highlight w:val="lightGray"/>
        </w:rPr>
        <w:instrText>REF a854608 \h \w \n</w:instrText>
      </w:r>
      <w:r>
        <w:fldChar w:fldCharType="separate"/>
      </w:r>
      <w:r>
        <w:t>Schedule 9</w:t>
      </w:r>
      <w:r>
        <w:fldChar w:fldCharType="end"/>
      </w:r>
      <w:r>
        <w:t>.</w:t>
      </w:r>
      <w:bookmarkEnd w:id="168"/>
    </w:p>
    <w:p w:rsidRDefault="00000000" w:rsidR="00000000" w:rsidP="008B4A53">
      <w:pPr>
        <w:pStyle w:val="Untitledsubclause1"/>
      </w:pPr>
      <w:bookmarkStart w:id="169" w:name="a162377"/>
      <w:r>
        <w:t xml:space="preserve">The Purchase Price shall be apportioned between the Assets as shown in </w:t>
      </w:r>
      <w:r>
        <w:fldChar w:fldCharType="begin"/>
      </w:r>
      <w:r>
        <w:rPr>
          <w:highlight w:val="lightGray"/>
        </w:rPr>
        <w:instrText>REF a768703 \h \w \n</w:instrText>
      </w:r>
      <w:r>
        <w:fldChar w:fldCharType="separate"/>
      </w:r>
      <w:r>
        <w:t>Schedule 16</w:t>
      </w:r>
      <w:r>
        <w:fldChar w:fldCharType="end"/>
      </w:r>
      <w:r>
        <w:t>.</w:t>
      </w:r>
      <w:bookmarkEnd w:id="169"/>
    </w:p>
    <w:p w:rsidRDefault="00000000" w:rsidR="00000000" w:rsidP="008B4A53">
      <w:pPr>
        <w:pStyle w:val="Untitledsubclause1"/>
      </w:pPr>
      <w:bookmarkStart w:id="170" w:name="a921922"/>
      <w:r>
        <w:t xml:space="preserve">The Seller agrees that the apportionment of the Purchase Price pursuant to clause </w:t>
      </w:r>
      <w:r>
        <w:fldChar w:fldCharType="begin"/>
      </w:r>
      <w:r>
        <w:rPr>
          <w:highlight w:val="lightGray"/>
        </w:rPr>
        <w:instrText>REF a162377 \h \w \n</w:instrText>
      </w:r>
      <w:r>
        <w:fldChar w:fldCharType="separate"/>
      </w:r>
      <w:r>
        <w:t>3.5</w:t>
      </w:r>
      <w:r>
        <w:fldChar w:fldCharType="end"/>
      </w:r>
      <w:r>
        <w:t xml:space="preserve"> above shall not in any way limit the Buyer's remedies or any amount recoverable by the Buyer in respect of the Assets or the Warranties.</w:t>
      </w:r>
      <w:bookmarkEnd w:id="170"/>
    </w:p>
    <w:p w:rsidRDefault="00000000" w:rsidR="00000000" w:rsidP="008B4A53">
      <w:pPr>
        <w:pStyle w:val="Untitledsubclause1"/>
      </w:pPr>
      <w:bookmarkStart w:id="171" w:name="a600311"/>
      <w:r>
        <w:t>The Buyer shall be entitled to the benefit of all contracts relating to the Business placed by any Customer with the Seller on or after the Effective Time, and any payment relating to or connected with any such contract that is or has been received by the Seller shall be paid to the Buyer immediately on receipt (and shall be held on trust by the Seller for the benefit of the Buyer pending such payment).</w:t>
      </w:r>
      <w:bookmarkEnd w:id="171"/>
    </w:p>
    <w:p w:rsidRDefault="00000000" w:rsidR="00000000" w:rsidP="008B4A53">
      <w:pPr>
        <w:pStyle w:val="TitleClause"/>
      </w:pPr>
      <w:r>
        <w:fldChar w:fldCharType="begin"/>
      </w:r>
      <w:r>
        <w:instrText>TC "4. Purchase Price" \l 1</w:instrText>
      </w:r>
      <w:r>
        <w:fldChar w:fldCharType="end"/>
      </w:r>
      <w:bookmarkStart w:id="172" w:name="a429410"/>
      <w:bookmarkStart w:id="173" w:name="_Toc256000003"/>
      <w:r>
        <w:t>Purchase Price</w:t>
      </w:r>
      <w:bookmarkEnd w:id="172"/>
      <w:bookmarkEnd w:id="173"/>
    </w:p>
    <w:p w:rsidRDefault="00000000" w:rsidR="00000000" w:rsidP="008B4A53">
      <w:pPr>
        <w:pStyle w:val="Untitledsubclause1"/>
      </w:pPr>
      <w:bookmarkStart w:id="174" w:name="a799211"/>
      <w:r>
        <w:t xml:space="preserve">The Purchase Price is the sum of £[AMOUNT], which shall be paid by the Buyer to the Seller in cash on Completion in accordance with clause </w:t>
      </w:r>
      <w:r>
        <w:fldChar w:fldCharType="begin"/>
      </w:r>
      <w:r>
        <w:rPr>
          <w:highlight w:val="lightGray"/>
        </w:rPr>
        <w:instrText>REF a76353 \h \w \n</w:instrText>
      </w:r>
      <w:r>
        <w:fldChar w:fldCharType="separate"/>
      </w:r>
      <w:r>
        <w:t>4.3</w:t>
      </w:r>
      <w:r>
        <w:fldChar w:fldCharType="end"/>
      </w:r>
      <w:r>
        <w:t>.</w:t>
      </w:r>
      <w:bookmarkEnd w:id="174"/>
    </w:p>
    <w:p w:rsidRDefault="00000000" w:rsidR="00000000" w:rsidP="008B4A53">
      <w:pPr>
        <w:pStyle w:val="Untitledsubclause1"/>
      </w:pPr>
      <w:bookmarkStart w:id="175" w:name="a361277"/>
      <w:r>
        <w:t>The Purchase Price shall be deemed to be reduced by the amount of any payment made to the Buyer in respect of:</w:t>
      </w:r>
      <w:bookmarkEnd w:id="175"/>
    </w:p>
    <w:p w:rsidRDefault="00000000" w:rsidR="00000000" w:rsidP="008B4A53">
      <w:pPr>
        <w:pStyle w:val="Untitledsubclause2"/>
      </w:pPr>
      <w:bookmarkStart w:id="176" w:name="a269190"/>
      <w:r>
        <w:t>a Claim; or</w:t>
      </w:r>
      <w:bookmarkEnd w:id="176"/>
    </w:p>
    <w:p w:rsidRDefault="00000000" w:rsidR="00000000" w:rsidP="008B4A53">
      <w:pPr>
        <w:pStyle w:val="Untitledsubclause2"/>
      </w:pPr>
      <w:r>
        <w:fldChar w:fldCharType="begin"/>
      </w:r>
      <w:r>
        <w:fldChar w:fldCharType="end"/>
      </w:r>
      <w:bookmarkStart w:id="177" w:name="a279872"/>
      <w:r>
        <w:t>[an Indemnity Claim]</w:t>
      </w:r>
      <w:bookmarkEnd w:id="177"/>
    </w:p>
    <w:p w:rsidRDefault="00000000" w:rsidR="00000000" w:rsidP="008B4A53">
      <w:pPr>
        <w:pStyle w:val="Parasubclause1"/>
      </w:pPr>
      <w:r>
        <w:t>and the reduction shall be allocated as nearly as possible to the Assets to which the breach or indemnity relates or, if that is not practicable or possible, in such manner as the Buyer shall decide.</w:t>
      </w:r>
    </w:p>
    <w:p w:rsidRDefault="00000000" w:rsidR="00000000" w:rsidP="008B4A53">
      <w:pPr>
        <w:pStyle w:val="Untitledsubclause1"/>
      </w:pPr>
      <w:bookmarkStart w:id="178" w:name="a76353"/>
      <w:r>
        <w:t xml:space="preserve">All payments to be made to the Seller under this agreement shall be made in sterling by electronic transfer of immediately available funds to [the Seller </w:t>
      </w:r>
      <w:r>
        <w:rPr>
          <w:b/>
        </w:rPr>
        <w:t>OR</w:t>
      </w:r>
      <w:r>
        <w:t xml:space="preserve"> the Seller's Solicitors (who are irrevocably authorised by the Seller to receive the same)] [to the following account: [INSERT ACCOUNT DETAILS]]. [Payment to the Seller's Solicitors in accordance with this clause shall be a good and valid discharge of the obligations of the Buyer to pay the sum in question to the Seller, and the Buyer shall not be concerned to see the application of the monies so paid.]</w:t>
      </w:r>
      <w:bookmarkEnd w:id="178"/>
    </w:p>
    <w:p w:rsidRDefault="00000000" w:rsidR="00000000" w:rsidP="008B4A53">
      <w:pPr>
        <w:pStyle w:val="TitleClause"/>
      </w:pPr>
      <w:r>
        <w:fldChar w:fldCharType="begin"/>
      </w:r>
      <w:r>
        <w:instrText>TC "5. Pre-completion obligations" \l 1</w:instrText>
      </w:r>
      <w:r>
        <w:fldChar w:fldCharType="end"/>
      </w:r>
      <w:bookmarkStart w:id="179" w:name="a1044308"/>
      <w:bookmarkStart w:id="180" w:name="_Toc256000004"/>
      <w:r>
        <w:t>Pre-completion obligations</w:t>
      </w:r>
      <w:bookmarkEnd w:id="179"/>
      <w:bookmarkEnd w:id="180"/>
    </w:p>
    <w:p w:rsidRDefault="00000000" w:rsidR="00000000" w:rsidP="008B4A53">
      <w:pPr>
        <w:pStyle w:val="NoNumUntitledsubclause1"/>
      </w:pPr>
      <w:bookmarkStart w:id="181" w:name="a140441"/>
      <w:r>
        <w:t xml:space="preserve">The Seller undertakes to comply with its undertakings and obligations set out in </w:t>
      </w:r>
      <w:r>
        <w:fldChar w:fldCharType="begin"/>
      </w:r>
      <w:r>
        <w:rPr>
          <w:highlight w:val="lightGray"/>
        </w:rPr>
        <w:instrText>REF a580548 \h \w \n</w:instrText>
      </w:r>
      <w:r>
        <w:fldChar w:fldCharType="separate"/>
      </w:r>
      <w:r>
        <w:t>Schedule 1</w:t>
      </w:r>
      <w:r>
        <w:fldChar w:fldCharType="end"/>
      </w:r>
      <w:r>
        <w:t xml:space="preserve"> at all times during the Interim Period, subject to the confines of any applicable competition law.</w:t>
      </w:r>
      <w:bookmarkEnd w:id="181"/>
    </w:p>
    <w:p w:rsidRDefault="00000000" w:rsidR="00000000" w:rsidP="008B4A53">
      <w:pPr>
        <w:pStyle w:val="TitleClause"/>
      </w:pPr>
      <w:r>
        <w:fldChar w:fldCharType="begin"/>
      </w:r>
      <w:r>
        <w:instrText>TC "6. Completion" \l 1</w:instrText>
      </w:r>
      <w:r>
        <w:fldChar w:fldCharType="end"/>
      </w:r>
      <w:bookmarkStart w:id="182" w:name="a143606"/>
      <w:bookmarkStart w:id="183" w:name="_Toc256000005"/>
      <w:r>
        <w:t>Completion</w:t>
      </w:r>
      <w:bookmarkEnd w:id="182"/>
      <w:bookmarkEnd w:id="183"/>
    </w:p>
    <w:p w:rsidRDefault="00000000" w:rsidR="00000000" w:rsidP="008B4A53">
      <w:pPr>
        <w:pStyle w:val="Untitledsubclause1"/>
      </w:pPr>
      <w:bookmarkStart w:id="184" w:name="a453364"/>
      <w:r>
        <w:t>Completion shall take place on the Completion Date at the offices of [the Buyer's Solicitors] (or at any other place as may be agreed in writing by the parties).</w:t>
      </w:r>
      <w:bookmarkEnd w:id="184"/>
    </w:p>
    <w:p w:rsidRDefault="00000000" w:rsidR="00000000" w:rsidP="008B4A53">
      <w:pPr>
        <w:pStyle w:val="Untitledsubclause1"/>
      </w:pPr>
      <w:bookmarkStart w:id="185" w:name="a151696"/>
      <w:r>
        <w:t xml:space="preserve">In this agreement </w:t>
      </w:r>
      <w:r>
        <w:rPr>
          <w:rStyle w:val="DefTerm"/>
        </w:rPr>
        <w:t>Completion Date</w:t>
      </w:r>
      <w:r>
        <w:t xml:space="preserve"> means:</w:t>
      </w:r>
      <w:bookmarkEnd w:id="185"/>
    </w:p>
    <w:p w:rsidRDefault="00000000" w:rsidR="00000000" w:rsidP="008B4A53">
      <w:pPr>
        <w:pStyle w:val="Untitledsubclause2"/>
      </w:pPr>
      <w:bookmarkStart w:id="186" w:name="a632355"/>
      <w:r>
        <w:t xml:space="preserve">the date that is five Business Days after the last of the Conditions at paragraphs [INSERT] of </w:t>
      </w:r>
      <w:r>
        <w:fldChar w:fldCharType="begin"/>
      </w:r>
      <w:r>
        <w:rPr>
          <w:highlight w:val="lightGray"/>
        </w:rPr>
        <w:instrText>REF a938288 \h \w \n</w:instrText>
      </w:r>
      <w:r>
        <w:fldChar w:fldCharType="separate"/>
      </w:r>
      <w:r>
        <w:t>Schedule 3</w:t>
      </w:r>
      <w:r>
        <w:fldChar w:fldCharType="end"/>
      </w:r>
      <w:r>
        <w:t xml:space="preserve"> have been satisfied (or waived by the Buyer in accordance with clause </w:t>
      </w:r>
      <w:r>
        <w:fldChar w:fldCharType="begin"/>
      </w:r>
      <w:r>
        <w:rPr>
          <w:highlight w:val="lightGray"/>
        </w:rPr>
        <w:instrText>REF a630026 \h \w \n</w:instrText>
      </w:r>
      <w:r>
        <w:fldChar w:fldCharType="separate"/>
      </w:r>
      <w:r>
        <w:t>2.6</w:t>
      </w:r>
      <w:r>
        <w:fldChar w:fldCharType="end"/>
      </w:r>
      <w:r>
        <w:t xml:space="preserve">), provided that the Conditions at paragraphs [INSERT REFERENCE TO ANY CONTINUING CONDITIONS - FOR EXAMPLE THERE BEING NO BREACH OF WARRANTY, OR THERE BEING NO MAC] have been and continue to be satisfied on that date (or waived by the Buyer in accordance with clause </w:t>
      </w:r>
      <w:r>
        <w:fldChar w:fldCharType="begin"/>
      </w:r>
      <w:r>
        <w:rPr>
          <w:highlight w:val="lightGray"/>
        </w:rPr>
        <w:instrText>REF a630026 \h \w \n</w:instrText>
      </w:r>
      <w:r>
        <w:fldChar w:fldCharType="separate"/>
      </w:r>
      <w:r>
        <w:t>2.6</w:t>
      </w:r>
      <w:r>
        <w:fldChar w:fldCharType="end"/>
      </w:r>
      <w:r>
        <w:t>), or, if the parties have agreed a different date in writing, that date; or</w:t>
      </w:r>
      <w:bookmarkEnd w:id="186"/>
    </w:p>
    <w:p w:rsidRDefault="00000000" w:rsidR="00000000" w:rsidP="008B4A53">
      <w:pPr>
        <w:pStyle w:val="Untitledsubclause2"/>
      </w:pPr>
      <w:bookmarkStart w:id="187" w:name="a741760"/>
      <w:r>
        <w:t>if Completion is deferred in accordance with clause 6.5, the date to which Completion is so deferred.</w:t>
      </w:r>
      <w:bookmarkEnd w:id="187"/>
    </w:p>
    <w:p w:rsidRDefault="00000000" w:rsidR="00000000" w:rsidP="008B4A53">
      <w:pPr>
        <w:pStyle w:val="Untitledsubclause1"/>
      </w:pPr>
      <w:bookmarkStart w:id="188" w:name="a173058"/>
      <w:r>
        <w:t xml:space="preserve">At Completion, the Seller shall comply with its obligations set out in </w:t>
      </w:r>
      <w:r>
        <w:fldChar w:fldCharType="begin"/>
      </w:r>
      <w:r>
        <w:rPr>
          <w:highlight w:val="lightGray"/>
        </w:rPr>
        <w:instrText>REF a49147 \h \w \n</w:instrText>
      </w:r>
      <w:r>
        <w:fldChar w:fldCharType="separate"/>
      </w:r>
      <w:r>
        <w:t>Part 1</w:t>
      </w:r>
      <w:r>
        <w:fldChar w:fldCharType="end"/>
      </w:r>
      <w:r>
        <w:t xml:space="preserve"> of </w:t>
      </w:r>
      <w:r>
        <w:fldChar w:fldCharType="begin"/>
      </w:r>
      <w:r>
        <w:rPr>
          <w:highlight w:val="lightGray"/>
        </w:rPr>
        <w:instrText>REF a448663 \h \w \n</w:instrText>
      </w:r>
      <w:r>
        <w:fldChar w:fldCharType="separate"/>
      </w:r>
      <w:r>
        <w:t>Schedule 2</w:t>
      </w:r>
      <w:r>
        <w:fldChar w:fldCharType="end"/>
      </w:r>
      <w:r>
        <w:t>.</w:t>
      </w:r>
      <w:bookmarkEnd w:id="188"/>
    </w:p>
    <w:p w:rsidRDefault="00000000" w:rsidR="00000000" w:rsidP="008B4A53">
      <w:pPr>
        <w:pStyle w:val="Untitledsubclause1"/>
      </w:pPr>
      <w:bookmarkStart w:id="189" w:name="a568267"/>
      <w:r>
        <w:t xml:space="preserve">At Completion, subject to the Seller having complied with its obligations in clause </w:t>
      </w:r>
      <w:r>
        <w:fldChar w:fldCharType="begin"/>
      </w:r>
      <w:r>
        <w:rPr>
          <w:highlight w:val="lightGray"/>
        </w:rPr>
        <w:instrText>REF a173058 \h \w \n</w:instrText>
      </w:r>
      <w:r>
        <w:fldChar w:fldCharType="separate"/>
      </w:r>
      <w:r>
        <w:t>6.3</w:t>
      </w:r>
      <w:r>
        <w:fldChar w:fldCharType="end"/>
      </w:r>
      <w:r>
        <w:t>, the Buyer shall:</w:t>
      </w:r>
      <w:bookmarkEnd w:id="189"/>
    </w:p>
    <w:p w:rsidRDefault="00000000" w:rsidR="00000000" w:rsidP="008B4A53">
      <w:pPr>
        <w:pStyle w:val="Untitledsubclause2"/>
      </w:pPr>
      <w:bookmarkStart w:id="190" w:name="a382640"/>
      <w:r>
        <w:t xml:space="preserve">pay the Purchase Price in accordance with clause </w:t>
      </w:r>
      <w:r>
        <w:fldChar w:fldCharType="begin"/>
      </w:r>
      <w:r>
        <w:rPr>
          <w:highlight w:val="lightGray"/>
        </w:rPr>
        <w:instrText>REF a799211 \h \w \n</w:instrText>
      </w:r>
      <w:r>
        <w:fldChar w:fldCharType="separate"/>
      </w:r>
      <w:r>
        <w:t>4.1</w:t>
      </w:r>
      <w:r>
        <w:fldChar w:fldCharType="end"/>
      </w:r>
      <w:r>
        <w:t xml:space="preserve"> and clause </w:t>
      </w:r>
      <w:r>
        <w:fldChar w:fldCharType="begin"/>
      </w:r>
      <w:r>
        <w:rPr>
          <w:highlight w:val="lightGray"/>
        </w:rPr>
        <w:instrText>REF a76353 \h \w \n</w:instrText>
      </w:r>
      <w:r>
        <w:fldChar w:fldCharType="separate"/>
      </w:r>
      <w:r>
        <w:t>4.3</w:t>
      </w:r>
      <w:r>
        <w:fldChar w:fldCharType="end"/>
      </w:r>
      <w:r>
        <w:t>;</w:t>
      </w:r>
      <w:bookmarkEnd w:id="190"/>
    </w:p>
    <w:p w:rsidRDefault="00000000" w:rsidR="00000000" w:rsidP="008B4A53">
      <w:pPr>
        <w:pStyle w:val="Untitledsubclause2"/>
      </w:pPr>
      <w:r>
        <w:fldChar w:fldCharType="begin"/>
      </w:r>
      <w:r>
        <w:fldChar w:fldCharType="end"/>
      </w:r>
      <w:bookmarkStart w:id="191" w:name="a205102"/>
      <w:r>
        <w:t xml:space="preserve">[deliver evidence in a form reasonably required by the Seller of satisfaction of the Conditions set out in paragraphs [SPECIFY] of </w:t>
      </w:r>
      <w:r>
        <w:fldChar w:fldCharType="begin"/>
      </w:r>
      <w:r>
        <w:rPr>
          <w:highlight w:val="lightGray"/>
        </w:rPr>
        <w:instrText>REF a938288 \h \w \n</w:instrText>
      </w:r>
      <w:r>
        <w:fldChar w:fldCharType="separate"/>
      </w:r>
      <w:r>
        <w:t>Schedule 3</w:t>
      </w:r>
      <w:r>
        <w:fldChar w:fldCharType="end"/>
      </w:r>
      <w:r>
        <w:rPr>
          <w:rStyle w:val="Hyperlink"/>
        </w:rPr>
        <w:t>;]</w:t>
      </w:r>
      <w:bookmarkEnd w:id="191"/>
    </w:p>
    <w:p w:rsidRDefault="00000000" w:rsidR="00000000" w:rsidP="008B4A53">
      <w:pPr>
        <w:pStyle w:val="Untitledsubclause2"/>
      </w:pPr>
      <w:bookmarkStart w:id="192" w:name="a472135"/>
      <w:r>
        <w:t>deliver to the Seller duly executed counterparts of the licences, agreements, assignments and other documents referred to in paragraph 1</w:t>
      </w:r>
      <w:r>
        <w:fldChar w:fldCharType="begin"/>
      </w:r>
      <w:r>
        <w:rPr>
          <w:highlight w:val="lightGray"/>
        </w:rPr>
        <w:instrText>REF a386904 \h \w \n</w:instrText>
      </w:r>
      <w:r>
        <w:fldChar w:fldCharType="separate"/>
      </w:r>
      <w:r>
        <w:t>(d)</w:t>
      </w:r>
      <w:r>
        <w:fldChar w:fldCharType="end"/>
      </w:r>
      <w:r>
        <w:t xml:space="preserve"> and paragraph 1</w:t>
      </w:r>
      <w:r>
        <w:fldChar w:fldCharType="begin"/>
      </w:r>
      <w:r>
        <w:rPr>
          <w:highlight w:val="lightGray"/>
        </w:rPr>
        <w:instrText>REF a440311 \h \w \n</w:instrText>
      </w:r>
      <w:r>
        <w:fldChar w:fldCharType="separate"/>
      </w:r>
      <w:r>
        <w:t>(e)</w:t>
      </w:r>
      <w:r>
        <w:fldChar w:fldCharType="end"/>
      </w:r>
      <w:r>
        <w:t xml:space="preserve"> of </w:t>
      </w:r>
      <w:r>
        <w:fldChar w:fldCharType="begin"/>
      </w:r>
      <w:r>
        <w:rPr>
          <w:highlight w:val="lightGray"/>
        </w:rPr>
        <w:instrText>REF a49147 \h \w \n</w:instrText>
      </w:r>
      <w:r>
        <w:fldChar w:fldCharType="separate"/>
      </w:r>
      <w:r>
        <w:t>Part 1</w:t>
      </w:r>
      <w:r>
        <w:fldChar w:fldCharType="end"/>
      </w:r>
      <w:r>
        <w:t xml:space="preserve"> of </w:t>
      </w:r>
      <w:r>
        <w:fldChar w:fldCharType="begin"/>
      </w:r>
      <w:r>
        <w:rPr>
          <w:highlight w:val="lightGray"/>
        </w:rPr>
        <w:instrText>REF a448663 \h \w \n</w:instrText>
      </w:r>
      <w:r>
        <w:fldChar w:fldCharType="separate"/>
      </w:r>
      <w:r>
        <w:t>Schedule 2</w:t>
      </w:r>
      <w:r>
        <w:fldChar w:fldCharType="end"/>
      </w:r>
      <w:r>
        <w:t>;</w:t>
      </w:r>
      <w:bookmarkEnd w:id="192"/>
    </w:p>
    <w:p w:rsidRDefault="00000000" w:rsidR="00000000" w:rsidP="008B4A53">
      <w:pPr>
        <w:pStyle w:val="Untitledsubclause2"/>
      </w:pPr>
      <w:r>
        <w:fldChar w:fldCharType="begin"/>
      </w:r>
      <w:r>
        <w:fldChar w:fldCharType="end"/>
      </w:r>
      <w:bookmarkStart w:id="193" w:name="a671035"/>
      <w:r>
        <w:t xml:space="preserve">[deliver to the Seller a duly executed [Licence Back </w:t>
      </w:r>
      <w:r>
        <w:rPr>
          <w:b/>
        </w:rPr>
        <w:t>OR</w:t>
      </w:r>
      <w:r>
        <w:t xml:space="preserve"> counterpart of the Buyer's Licence </w:t>
      </w:r>
      <w:r>
        <w:rPr>
          <w:b/>
        </w:rPr>
        <w:t>OR</w:t>
      </w:r>
      <w:r>
        <w:t xml:space="preserve"> Licence Back and counterpart of the Buyer's Licence] in the agreed form; and]</w:t>
      </w:r>
      <w:bookmarkEnd w:id="193"/>
    </w:p>
    <w:p w:rsidRDefault="00000000" w:rsidR="00000000" w:rsidP="008B4A53">
      <w:pPr>
        <w:pStyle w:val="Untitledsubclause2"/>
      </w:pPr>
      <w:bookmarkStart w:id="194" w:name="a339914"/>
      <w:r>
        <w:t>deliver to the Seller a certified copy of the resolution adopted by the board of directors of the Buyer authorising the Transaction and the execution and delivery by the officers specified in the resolution of this agreement, and any other documents referred to in this agreement as being required to be delivered by it.</w:t>
      </w:r>
      <w:bookmarkEnd w:id="194"/>
    </w:p>
    <w:p w:rsidRDefault="00000000" w:rsidR="00000000" w:rsidP="008B4A53">
      <w:pPr>
        <w:pStyle w:val="Untitledsubclause1"/>
      </w:pPr>
      <w:bookmarkStart w:id="195" w:name="a333278"/>
      <w:r>
        <w:t xml:space="preserve">If the Seller does not comply with clause </w:t>
      </w:r>
      <w:r>
        <w:fldChar w:fldCharType="begin"/>
      </w:r>
      <w:r>
        <w:rPr>
          <w:highlight w:val="lightGray"/>
        </w:rPr>
        <w:instrText>REF a173058 \h \w \n</w:instrText>
      </w:r>
      <w:r>
        <w:fldChar w:fldCharType="separate"/>
      </w:r>
      <w:r>
        <w:t>6.3</w:t>
      </w:r>
      <w:r>
        <w:fldChar w:fldCharType="end"/>
      </w:r>
      <w:r>
        <w:t xml:space="preserve"> in any material respect, the Buyer may, without prejudice to any other rights or remedies it has (including the right to claim damages for breach of this agreement):</w:t>
      </w:r>
      <w:bookmarkEnd w:id="195"/>
    </w:p>
    <w:p w:rsidRDefault="00000000" w:rsidR="00000000" w:rsidP="008B4A53">
      <w:pPr>
        <w:pStyle w:val="Untitledsubclause2"/>
      </w:pPr>
      <w:bookmarkStart w:id="196" w:name="a87608"/>
      <w:r>
        <w:t>so far as is practicable, proceed to Completion; or</w:t>
      </w:r>
      <w:bookmarkEnd w:id="196"/>
    </w:p>
    <w:p w:rsidRDefault="00000000" w:rsidR="00000000" w:rsidP="008B4A53">
      <w:pPr>
        <w:pStyle w:val="Untitledsubclause2"/>
      </w:pPr>
      <w:bookmarkStart w:id="197" w:name="a90199"/>
      <w:r>
        <w:t>defer Completion to a Business Day that is no more than 28 days after the date on which Completion would otherwise have taken place; or</w:t>
      </w:r>
      <w:bookmarkEnd w:id="197"/>
    </w:p>
    <w:p w:rsidRDefault="00000000" w:rsidR="00000000" w:rsidP="008B4A53">
      <w:pPr>
        <w:pStyle w:val="Untitledsubclause2"/>
      </w:pPr>
      <w:bookmarkStart w:id="198" w:name="a613584"/>
      <w:r>
        <w:t xml:space="preserve">terminate this agreement by giving notice in writing to the Seller (and, if so terminated, this agreement shall cease to have effect save as referred to in clause </w:t>
      </w:r>
      <w:r>
        <w:fldChar w:fldCharType="begin"/>
      </w:r>
      <w:r>
        <w:rPr>
          <w:highlight w:val="lightGray"/>
        </w:rPr>
        <w:instrText>REF a572575 \h \w \n</w:instrText>
      </w:r>
      <w:r>
        <w:fldChar w:fldCharType="separate"/>
      </w:r>
      <w:r>
        <w:t>2.3</w:t>
      </w:r>
      <w:r>
        <w:fldChar w:fldCharType="end"/>
      </w:r>
      <w:r>
        <w:t>).</w:t>
      </w:r>
      <w:bookmarkEnd w:id="198"/>
    </w:p>
    <w:p w:rsidRDefault="00000000" w:rsidR="00000000" w:rsidP="008B4A53">
      <w:pPr>
        <w:pStyle w:val="Untitledsubclause1"/>
      </w:pPr>
      <w:bookmarkStart w:id="199" w:name="a777849"/>
      <w:r>
        <w:t xml:space="preserve">The Buyer may defer Completion under clause </w:t>
      </w:r>
      <w:r>
        <w:fldChar w:fldCharType="begin"/>
      </w:r>
      <w:r>
        <w:rPr>
          <w:highlight w:val="lightGray"/>
        </w:rPr>
        <w:instrText>REF a333278 \h \w \n</w:instrText>
      </w:r>
      <w:r>
        <w:fldChar w:fldCharType="separate"/>
      </w:r>
      <w:r>
        <w:t>6.5</w:t>
      </w:r>
      <w:r>
        <w:fldChar w:fldCharType="end"/>
      </w:r>
      <w:r>
        <w:t xml:space="preserve"> only once, but otherwise this clause </w:t>
      </w:r>
      <w:r>
        <w:fldChar w:fldCharType="begin"/>
      </w:r>
      <w:r>
        <w:rPr>
          <w:highlight w:val="lightGray"/>
        </w:rPr>
        <w:instrText>REF a143606 \h \w \n</w:instrText>
      </w:r>
      <w:r>
        <w:fldChar w:fldCharType="separate"/>
      </w:r>
      <w:r>
        <w:t>6</w:t>
      </w:r>
      <w:r>
        <w:fldChar w:fldCharType="end"/>
      </w:r>
      <w:r>
        <w:t xml:space="preserve"> applies to a Completion deferred under that clause as it applies to a Completion that has not been deferred.</w:t>
      </w:r>
      <w:bookmarkEnd w:id="199"/>
    </w:p>
    <w:p w:rsidRDefault="00000000" w:rsidR="00000000" w:rsidP="008B4A53">
      <w:pPr>
        <w:pStyle w:val="Untitledsubclause1"/>
      </w:pPr>
      <w:bookmarkStart w:id="200" w:name="a1019474"/>
      <w:r>
        <w:t xml:space="preserve">Following Completion, the Buyer and the Seller shall each comply with their respective obligations set out in </w:t>
      </w:r>
      <w:r>
        <w:fldChar w:fldCharType="begin"/>
      </w:r>
      <w:r>
        <w:rPr>
          <w:highlight w:val="lightGray"/>
        </w:rPr>
        <w:instrText>REF a953014 \h \w \n</w:instrText>
      </w:r>
      <w:r>
        <w:fldChar w:fldCharType="separate"/>
      </w:r>
      <w:r>
        <w:t>Part 2</w:t>
      </w:r>
      <w:r>
        <w:fldChar w:fldCharType="end"/>
      </w:r>
      <w:r>
        <w:t xml:space="preserve"> of </w:t>
      </w:r>
      <w:r>
        <w:fldChar w:fldCharType="begin"/>
      </w:r>
      <w:r>
        <w:rPr>
          <w:highlight w:val="lightGray"/>
        </w:rPr>
        <w:instrText>REF a448663 \h \w \n</w:instrText>
      </w:r>
      <w:r>
        <w:fldChar w:fldCharType="separate"/>
      </w:r>
      <w:r>
        <w:t>Schedule 2</w:t>
      </w:r>
      <w:r>
        <w:fldChar w:fldCharType="end"/>
      </w:r>
      <w:r>
        <w:t>.</w:t>
      </w:r>
      <w:bookmarkEnd w:id="200"/>
    </w:p>
    <w:p w:rsidRDefault="00000000" w:rsidR="00000000" w:rsidP="008B4A53">
      <w:pPr>
        <w:pStyle w:val="TitleClause"/>
      </w:pPr>
      <w:r>
        <w:fldChar w:fldCharType="begin"/>
      </w:r>
      <w:r>
        <w:instrText>TC "7. Warranties" \l 1</w:instrText>
      </w:r>
      <w:r>
        <w:fldChar w:fldCharType="end"/>
      </w:r>
      <w:bookmarkStart w:id="201" w:name="a69582"/>
      <w:bookmarkStart w:id="202" w:name="_Toc256000006"/>
      <w:r>
        <w:t>Warranties</w:t>
      </w:r>
      <w:bookmarkEnd w:id="201"/>
      <w:bookmarkEnd w:id="202"/>
    </w:p>
    <w:p w:rsidRDefault="00000000" w:rsidR="00000000" w:rsidP="008B4A53">
      <w:pPr>
        <w:pStyle w:val="Untitledsubclause1"/>
      </w:pPr>
      <w:r>
        <w:fldChar w:fldCharType="begin"/>
      </w:r>
      <w:r>
        <w:fldChar w:fldCharType="end"/>
      </w:r>
      <w:bookmarkStart w:id="203" w:name="a565287"/>
      <w:r>
        <w:t>[The Seller acknowledges that the Buyer is entering into this agreement on the basis of[, and in reliance on,] the Warranties.]</w:t>
      </w:r>
      <w:bookmarkEnd w:id="203"/>
    </w:p>
    <w:p w:rsidRDefault="00000000" w:rsidR="00000000" w:rsidP="008B4A53">
      <w:pPr>
        <w:pStyle w:val="Untitledsubclause1"/>
      </w:pPr>
      <w:bookmarkStart w:id="204" w:name="a381112"/>
      <w:r>
        <w:t>The Seller warrants and represents to the Buyer that, except as Disclosed, each Warranty is true, accurate and not misleading on the date of this agreement.</w:t>
      </w:r>
      <w:bookmarkEnd w:id="204"/>
    </w:p>
    <w:p w:rsidRDefault="00000000" w:rsidR="00000000" w:rsidP="008B4A53">
      <w:pPr>
        <w:pStyle w:val="Untitledsubclause1"/>
      </w:pPr>
      <w:r>
        <w:fldChar w:fldCharType="begin"/>
      </w:r>
      <w:r>
        <w:fldChar w:fldCharType="end"/>
      </w:r>
      <w:bookmarkStart w:id="205" w:name="a673552"/>
      <w:r>
        <w:t xml:space="preserve">[The Warranties are deemed to be repeated on each day of the Interim Period, up to and including the Completion Date, by reference to the facts then existing. Any reference made to the date of this agreement (whether express or implied) in relation to any Warranty shall be construed, in connection with the repetition of the Warranties under this clause </w:t>
      </w:r>
      <w:r>
        <w:fldChar w:fldCharType="begin"/>
      </w:r>
      <w:r>
        <w:rPr>
          <w:highlight w:val="lightGray"/>
        </w:rPr>
        <w:instrText>REF a673552 \h \w \n</w:instrText>
      </w:r>
      <w:r>
        <w:fldChar w:fldCharType="separate"/>
      </w:r>
      <w:r>
        <w:t>7.3</w:t>
      </w:r>
      <w:r>
        <w:fldChar w:fldCharType="end"/>
      </w:r>
      <w:r>
        <w:t>, as a reference to the date of such repetition.]</w:t>
      </w:r>
      <w:bookmarkEnd w:id="205"/>
    </w:p>
    <w:p w:rsidRDefault="00000000" w:rsidR="00000000" w:rsidP="008B4A53">
      <w:pPr>
        <w:pStyle w:val="Untitledsubclause1"/>
      </w:pPr>
      <w:bookmarkStart w:id="206" w:name="a921814"/>
      <w:r>
        <w:t>The Seller shall not do anything during the Interim Period which would be [materially] inconsistent with [any term of this agreement including] any of the Warranties, breach any Warranty or cause any Warranty to be untrue or misleading.</w:t>
      </w:r>
      <w:bookmarkEnd w:id="206"/>
    </w:p>
    <w:p w:rsidRDefault="00000000" w:rsidR="00000000" w:rsidP="008B4A53">
      <w:pPr>
        <w:pStyle w:val="Untitledsubclause1"/>
      </w:pPr>
      <w:bookmarkStart w:id="207" w:name="a953858"/>
      <w:r>
        <w:t>If at any time during the Interim Period the Seller becomes aware that a Warranty has been breached, is untrue or is misleading, or has a reasonable expectation that any of those things might occur, it shall immediately:</w:t>
      </w:r>
      <w:bookmarkEnd w:id="207"/>
    </w:p>
    <w:p w:rsidRDefault="00000000" w:rsidR="00000000" w:rsidP="008B4A53">
      <w:pPr>
        <w:pStyle w:val="Untitledsubclause2"/>
      </w:pPr>
      <w:bookmarkStart w:id="208" w:name="a220892"/>
      <w:r>
        <w:t>notify the Buyer of the relevant occurrence in sufficient detail to enable the Buyer to make an accurate assessment of the situation; and</w:t>
      </w:r>
      <w:bookmarkEnd w:id="208"/>
    </w:p>
    <w:p w:rsidRDefault="00000000" w:rsidR="00000000" w:rsidP="008B4A53">
      <w:pPr>
        <w:pStyle w:val="Untitledsubclause2"/>
      </w:pPr>
      <w:bookmarkStart w:id="209" w:name="a154213"/>
      <w:r>
        <w:t>if requested by the Buyer, use its [best endeavours] to prevent or remedy the notified occurrence.</w:t>
      </w:r>
      <w:bookmarkEnd w:id="209"/>
    </w:p>
    <w:p w:rsidRDefault="00000000" w:rsidR="00000000" w:rsidP="008B4A53">
      <w:pPr>
        <w:pStyle w:val="Untitledsubclause1"/>
      </w:pPr>
      <w:bookmarkStart w:id="210" w:name="a573375"/>
      <w:r>
        <w:t xml:space="preserve">If at any time during the Interim Period it becomes apparent that a Warranty has been breached, is untrue or misleading, or that the Seller has breached any other term of this agreement [that is material to the sale of the Business] (including, without limitation, any of the Seller's obligations and undertakings in clause </w:t>
      </w:r>
      <w:r>
        <w:fldChar w:fldCharType="begin"/>
      </w:r>
      <w:r>
        <w:rPr>
          <w:highlight w:val="lightGray"/>
        </w:rPr>
        <w:instrText>REF a1044308 \h \w \n</w:instrText>
      </w:r>
      <w:r>
        <w:fldChar w:fldCharType="separate"/>
      </w:r>
      <w:r>
        <w:t>5</w:t>
      </w:r>
      <w:r>
        <w:fldChar w:fldCharType="end"/>
      </w:r>
      <w:r>
        <w:t xml:space="preserve"> or </w:t>
      </w:r>
      <w:r>
        <w:fldChar w:fldCharType="begin"/>
      </w:r>
      <w:r>
        <w:rPr>
          <w:highlight w:val="lightGray"/>
        </w:rPr>
        <w:instrText>REF a580548 \h \w \n</w:instrText>
      </w:r>
      <w:r>
        <w:fldChar w:fldCharType="separate"/>
      </w:r>
      <w:r>
        <w:t>Schedule 1</w:t>
      </w:r>
      <w:r>
        <w:fldChar w:fldCharType="end"/>
      </w:r>
      <w:r>
        <w:t xml:space="preserve"> the Buyer may at its sole discretion (without prejudice to any other rights or remedies it has):</w:t>
      </w:r>
      <w:bookmarkEnd w:id="210"/>
    </w:p>
    <w:p w:rsidRDefault="00000000" w:rsidR="00000000" w:rsidP="008B4A53">
      <w:pPr>
        <w:pStyle w:val="Untitledsubclause2"/>
      </w:pPr>
      <w:bookmarkStart w:id="211" w:name="a96761"/>
      <w:r>
        <w:t xml:space="preserve">terminate this agreement by notice in writing to the Seller (and, if so terminated, this agreement shall </w:t>
      </w:r>
      <w:r w:rsidRPr="002F6271">
        <w:t>terminate and cease to have effect save</w:t>
      </w:r>
      <w:r>
        <w:t xml:space="preserve"> as referred to in clause </w:t>
      </w:r>
      <w:r>
        <w:fldChar w:fldCharType="begin"/>
      </w:r>
      <w:r>
        <w:rPr>
          <w:highlight w:val="lightGray"/>
        </w:rPr>
        <w:instrText>REF a572575 \h \w \n</w:instrText>
      </w:r>
      <w:r>
        <w:fldChar w:fldCharType="separate"/>
      </w:r>
      <w:r>
        <w:t>2.3</w:t>
      </w:r>
      <w:r>
        <w:fldChar w:fldCharType="end"/>
      </w:r>
      <w:r>
        <w:t>); or</w:t>
      </w:r>
      <w:bookmarkEnd w:id="211"/>
    </w:p>
    <w:p w:rsidRDefault="00000000" w:rsidR="00000000" w:rsidP="008B4A53">
      <w:pPr>
        <w:pStyle w:val="Untitledsubclause2"/>
      </w:pPr>
      <w:bookmarkStart w:id="212" w:name="a261026"/>
      <w:r>
        <w:t>proceed to Completion.</w:t>
      </w:r>
      <w:bookmarkEnd w:id="212"/>
    </w:p>
    <w:p w:rsidRDefault="00000000" w:rsidR="00000000" w:rsidP="008B4A53">
      <w:pPr>
        <w:pStyle w:val="Untitledsubclause1"/>
      </w:pPr>
      <w:bookmarkStart w:id="213" w:name="a1021991"/>
      <w:r>
        <w:t>Without prejudice to the right of the Buyer to claim on any other basis or to any other remedies available to it, if any Warranty is breached or proves to be untrue or misleading, the Seller shall pay to the Buyer on demand:</w:t>
      </w:r>
      <w:bookmarkEnd w:id="213"/>
    </w:p>
    <w:p w:rsidRDefault="00000000" w:rsidR="00000000" w:rsidP="008B4A53">
      <w:pPr>
        <w:pStyle w:val="Untitledsubclause2"/>
      </w:pPr>
      <w:bookmarkStart w:id="214" w:name="a485334"/>
      <w:r>
        <w:t>the amount necessary to put the Buyer into the position it would have been in if the Warranty had not been breached or had not been untrue or misleading; and</w:t>
      </w:r>
      <w:bookmarkEnd w:id="214"/>
    </w:p>
    <w:p w:rsidRDefault="00000000" w:rsidR="00000000" w:rsidP="008B4A53">
      <w:pPr>
        <w:pStyle w:val="Untitledsubclause2"/>
      </w:pPr>
      <w:bookmarkStart w:id="215" w:name="a73567"/>
      <w:r>
        <w:t>all Losses incurred by the Buyer as a result of such breach, or of the Warranty being untrue or misleading (including a reasonable amount in respect of management time);</w:t>
      </w:r>
      <w:bookmarkEnd w:id="215"/>
    </w:p>
    <w:p w:rsidRDefault="00000000" w:rsidR="00000000" w:rsidP="008B4A53">
      <w:pPr>
        <w:pStyle w:val="Untitledsubclause1"/>
      </w:pPr>
      <w:bookmarkStart w:id="216" w:name="a932495"/>
      <w:r>
        <w:t xml:space="preserve">Where a Warranty is qualified by the expression </w:t>
      </w:r>
      <w:r>
        <w:rPr>
          <w:b/>
        </w:rPr>
        <w:t>so far as the Seller is aware</w:t>
      </w:r>
      <w:r>
        <w:t xml:space="preserve"> or any similar expression, the Seller shall be deemed to have the knowledge of:</w:t>
      </w:r>
      <w:bookmarkEnd w:id="216"/>
    </w:p>
    <w:p w:rsidRDefault="00000000" w:rsidR="00000000" w:rsidP="008B4A53">
      <w:pPr>
        <w:pStyle w:val="Untitledsubclause2"/>
      </w:pPr>
      <w:r>
        <w:fldChar w:fldCharType="begin"/>
      </w:r>
      <w:r>
        <w:fldChar w:fldCharType="end"/>
      </w:r>
      <w:bookmarkStart w:id="217" w:name="a284980"/>
      <w:r>
        <w:t>[the directors and company secretary of the Seller;]</w:t>
      </w:r>
      <w:bookmarkEnd w:id="217"/>
    </w:p>
    <w:p w:rsidRDefault="00000000" w:rsidR="00000000" w:rsidP="008B4A53">
      <w:pPr>
        <w:pStyle w:val="Untitledsubclause2"/>
      </w:pPr>
      <w:r>
        <w:fldChar w:fldCharType="begin"/>
      </w:r>
      <w:r>
        <w:fldChar w:fldCharType="end"/>
      </w:r>
      <w:bookmarkStart w:id="218" w:name="a961948"/>
      <w:r>
        <w:t>[[OTHER NAMED PERSONS FROM RELEVANT BUSINESS AREAS]; and]</w:t>
      </w:r>
      <w:bookmarkEnd w:id="218"/>
    </w:p>
    <w:p w:rsidRDefault="00000000" w:rsidR="00000000" w:rsidP="008B4A53">
      <w:pPr>
        <w:pStyle w:val="Untitledsubclause2"/>
      </w:pPr>
      <w:r>
        <w:fldChar w:fldCharType="begin"/>
      </w:r>
      <w:r>
        <w:fldChar w:fldCharType="end"/>
      </w:r>
      <w:bookmarkStart w:id="219" w:name="a399883"/>
      <w:r>
        <w:t>[the professional advisers to the Seller, including (but not limited to) its legal advisers, accountants and auditors.]]</w:t>
      </w:r>
      <w:bookmarkEnd w:id="219"/>
    </w:p>
    <w:p w:rsidRDefault="00000000" w:rsidR="00000000" w:rsidP="008B4A53">
      <w:pPr>
        <w:pStyle w:val="Untitledsubclause1"/>
      </w:pPr>
      <w:bookmarkStart w:id="220" w:name="a331750"/>
      <w:r>
        <w:t>Each of the Warranties is separate and, unless otherwise specifically provided, is not limited by reference to any other Warranty or any other provision in this agreement.</w:t>
      </w:r>
      <w:bookmarkEnd w:id="220"/>
    </w:p>
    <w:p w:rsidRDefault="00000000" w:rsidR="00000000" w:rsidP="008B4A53">
      <w:pPr>
        <w:pStyle w:val="Untitledsubclause1"/>
      </w:pPr>
      <w:bookmarkStart w:id="221" w:name="a556058"/>
      <w:r>
        <w:t>Except for the matters Disclosed, no information of which the Buyer, its agents or its advisers has knowledge (in each case whether actual, constructive or imputed), or which could have been discovered (whether by investigation made by the Buyer or on its behalf), shall prejudice or prevent any Claim or reduce the amount recoverable under any Claim.</w:t>
      </w:r>
      <w:bookmarkEnd w:id="221"/>
    </w:p>
    <w:p w:rsidRDefault="00000000" w:rsidR="00000000" w:rsidP="008B4A53">
      <w:pPr>
        <w:pStyle w:val="Untitledsubclause1"/>
      </w:pPr>
      <w:bookmarkStart w:id="222" w:name="a979266"/>
      <w:r>
        <w:t>The Seller agrees that the supply of any information by or on behalf of the Employees to the Seller or its advisers in connection with the Warranties, the Disclosure Letter or otherwise shall not constitute a warranty, representation or guarantee as to the accuracy of such information in favour of the Seller. The Seller unconditionally and irrevocably waives all and any rights and claims that it may have against any of the Employees on whom the Seller has, or may have, relied in connection with the preparation of the Disclosure Letter, or agreeing the terms of this agreement, and further undertakes to the Buyer [and the Employees] not to make any such claims (and undertakes that no other person claiming under or through it will make any such claim or seek such contribution).</w:t>
      </w:r>
      <w:bookmarkEnd w:id="222"/>
    </w:p>
    <w:p w:rsidRDefault="00000000" w:rsidR="00000000" w:rsidP="008B4A53">
      <w:pPr>
        <w:pStyle w:val="TitleClause"/>
      </w:pPr>
      <w:r>
        <w:fldChar w:fldCharType="begin"/>
      </w:r>
      <w:r>
        <w:instrText>TC "8. Limitations on Claims" \l 1</w:instrText>
      </w:r>
      <w:r>
        <w:fldChar w:fldCharType="end"/>
      </w:r>
      <w:bookmarkStart w:id="223" w:name="a356412"/>
      <w:bookmarkStart w:id="224" w:name="_Toc256000007"/>
      <w:r>
        <w:t>Limitations on Claims</w:t>
      </w:r>
      <w:bookmarkEnd w:id="223"/>
      <w:bookmarkEnd w:id="224"/>
    </w:p>
    <w:p w:rsidRDefault="00000000" w:rsidR="00000000" w:rsidP="008B4A53">
      <w:pPr>
        <w:pStyle w:val="Untitledsubclause1"/>
      </w:pPr>
      <w:bookmarkStart w:id="225" w:name="a433772"/>
      <w:r>
        <w:t xml:space="preserve">Save as provided in clause </w:t>
      </w:r>
      <w:r>
        <w:fldChar w:fldCharType="begin"/>
      </w:r>
      <w:r>
        <w:rPr>
          <w:highlight w:val="lightGray"/>
        </w:rPr>
        <w:instrText>REF a1014008 \h \w \n</w:instrText>
      </w:r>
      <w:r>
        <w:fldChar w:fldCharType="separate"/>
      </w:r>
      <w:r>
        <w:t>8.6</w:t>
      </w:r>
      <w:r>
        <w:fldChar w:fldCharType="end"/>
      </w:r>
      <w:r>
        <w:t xml:space="preserve">, the provisions of this clause </w:t>
      </w:r>
      <w:r>
        <w:fldChar w:fldCharType="begin"/>
      </w:r>
      <w:r>
        <w:rPr>
          <w:highlight w:val="lightGray"/>
        </w:rPr>
        <w:instrText>REF a356412 \h \w \n</w:instrText>
      </w:r>
      <w:r>
        <w:fldChar w:fldCharType="separate"/>
      </w:r>
      <w:r>
        <w:t>8</w:t>
      </w:r>
      <w:r>
        <w:fldChar w:fldCharType="end"/>
      </w:r>
      <w:r>
        <w:t xml:space="preserve"> shall operate to limit the liability of the Seller in relation to any Claim.</w:t>
      </w:r>
      <w:bookmarkEnd w:id="225"/>
    </w:p>
    <w:p w:rsidRDefault="00000000" w:rsidR="00000000" w:rsidP="008B4A53">
      <w:pPr>
        <w:pStyle w:val="Untitledsubclause1"/>
      </w:pPr>
      <w:bookmarkStart w:id="226" w:name="a68016"/>
      <w:r>
        <w:t xml:space="preserve">The aggregate liability of the Seller for all Substantiated Claims shall not exceed [£[AMOUNT] </w:t>
      </w:r>
      <w:r>
        <w:rPr>
          <w:b/>
        </w:rPr>
        <w:t>OR</w:t>
      </w:r>
      <w:r>
        <w:t xml:space="preserve"> an amount equal to the Purchase Price].</w:t>
      </w:r>
      <w:bookmarkEnd w:id="226"/>
    </w:p>
    <w:p w:rsidRDefault="00000000" w:rsidR="00000000" w:rsidP="008B4A53">
      <w:pPr>
        <w:pStyle w:val="Untitledsubclause1"/>
      </w:pPr>
      <w:bookmarkStart w:id="227" w:name="a634126"/>
      <w:r>
        <w:t>The Seller shall not be liable for a Claim unless:</w:t>
      </w:r>
      <w:bookmarkEnd w:id="227"/>
    </w:p>
    <w:p w:rsidRDefault="00000000" w:rsidR="00000000" w:rsidP="008B4A53">
      <w:pPr>
        <w:pStyle w:val="Untitledsubclause2"/>
      </w:pPr>
      <w:r>
        <w:fldChar w:fldCharType="begin"/>
      </w:r>
      <w:r>
        <w:fldChar w:fldCharType="end"/>
      </w:r>
      <w:bookmarkStart w:id="228" w:name="a935794"/>
      <w:r>
        <w:t>[the Seller's liability in respect of such Claim [(together with any connected Claims)] exceeds £[AMOUNT]; and]</w:t>
      </w:r>
      <w:bookmarkEnd w:id="228"/>
    </w:p>
    <w:p w:rsidRDefault="00000000" w:rsidR="00000000" w:rsidP="008B4A53">
      <w:pPr>
        <w:pStyle w:val="Untitledsubclause2"/>
      </w:pPr>
      <w:bookmarkStart w:id="229" w:name="a561948"/>
      <w:r>
        <w:t>the aggregate amount of all Claims for which it would, in the absence of this clause 8.3</w:t>
      </w:r>
      <w:r>
        <w:fldChar w:fldCharType="begin"/>
      </w:r>
      <w:r>
        <w:rPr>
          <w:highlight w:val="lightGray"/>
        </w:rPr>
        <w:instrText>REF a561948 \h \w \n</w:instrText>
      </w:r>
      <w:r>
        <w:fldChar w:fldCharType="separate"/>
      </w:r>
      <w:r>
        <w:t>(b)</w:t>
      </w:r>
      <w:r>
        <w:fldChar w:fldCharType="end"/>
      </w:r>
      <w:r>
        <w:t>, be liable shall exceed £[Amount] and in such event the Seller shall be liable for the whole of such amount and not merely the excess.</w:t>
      </w:r>
      <w:bookmarkEnd w:id="229"/>
    </w:p>
    <w:p w:rsidRDefault="00000000" w:rsidR="00000000" w:rsidP="008B4A53">
      <w:pPr>
        <w:pStyle w:val="Untitledsubclause1"/>
      </w:pPr>
      <w:bookmarkStart w:id="230" w:name="a111488"/>
      <w:r>
        <w:t>The Seller shall not be liable for a Claim unless notice in writing summarising the nature of the Claim (in so far as it is known to the Buyer) and, as far as is reasonably practicable, the amount claimed, has been given by or on behalf of the Buyer to the Seller:</w:t>
      </w:r>
      <w:bookmarkEnd w:id="230"/>
    </w:p>
    <w:p w:rsidRDefault="00000000" w:rsidR="00000000" w:rsidP="008B4A53">
      <w:pPr>
        <w:pStyle w:val="Untitledsubclause2"/>
      </w:pPr>
      <w:bookmarkStart w:id="231" w:name="a951267"/>
      <w:r>
        <w:t>in the case of a claim made under the Tax Warranties, on or before the [seventh] anniversary of Completion; or</w:t>
      </w:r>
      <w:bookmarkEnd w:id="231"/>
    </w:p>
    <w:p w:rsidRDefault="00000000" w:rsidR="00000000" w:rsidP="008B4A53">
      <w:pPr>
        <w:pStyle w:val="Untitledsubclause2"/>
      </w:pPr>
      <w:bookmarkStart w:id="232" w:name="a431927"/>
      <w:r>
        <w:t>in any other case, prior to the expiry of the period of [NUMBER] [months</w:t>
      </w:r>
      <w:r>
        <w:rPr>
          <w:b/>
        </w:rPr>
        <w:t xml:space="preserve"> OR</w:t>
      </w:r>
      <w:r>
        <w:t xml:space="preserve"> years] commencing on the Completion Date.</w:t>
      </w:r>
      <w:bookmarkEnd w:id="232"/>
    </w:p>
    <w:p w:rsidRDefault="00000000" w:rsidR="00000000" w:rsidP="008B4A53">
      <w:pPr>
        <w:pStyle w:val="Untitledsubclause1"/>
      </w:pPr>
      <w:bookmarkStart w:id="233" w:name="a338389"/>
      <w:r>
        <w:t>The Seller shall not be liable for a Claim to the extent that the Claim:</w:t>
      </w:r>
      <w:bookmarkEnd w:id="233"/>
    </w:p>
    <w:p w:rsidRDefault="00000000" w:rsidR="00000000" w:rsidP="008B4A53">
      <w:pPr>
        <w:pStyle w:val="Untitledsubclause2"/>
      </w:pPr>
      <w:bookmarkStart w:id="234" w:name="a554606"/>
      <w:r>
        <w:t>relates to matters Disclosed; or</w:t>
      </w:r>
      <w:bookmarkEnd w:id="234"/>
    </w:p>
    <w:p w:rsidRDefault="00000000" w:rsidR="00000000" w:rsidP="008B4A53">
      <w:pPr>
        <w:pStyle w:val="Untitledsubclause2"/>
      </w:pPr>
      <w:bookmarkStart w:id="235" w:name="a437112"/>
      <w:r>
        <w:t>relates to a matter specifically and fully provided for in the Accounts.</w:t>
      </w:r>
      <w:bookmarkEnd w:id="235"/>
    </w:p>
    <w:p w:rsidRDefault="00000000" w:rsidR="00000000" w:rsidP="008B4A53">
      <w:pPr>
        <w:pStyle w:val="Untitledsubclause1"/>
      </w:pPr>
      <w:bookmarkStart w:id="236" w:name="a1014008"/>
      <w:r>
        <w:t xml:space="preserve">Nothing in this clause </w:t>
      </w:r>
      <w:r>
        <w:fldChar w:fldCharType="begin"/>
      </w:r>
      <w:r>
        <w:rPr>
          <w:highlight w:val="lightGray"/>
        </w:rPr>
        <w:instrText>REF a356412 \h \w \n</w:instrText>
      </w:r>
      <w:r>
        <w:fldChar w:fldCharType="separate"/>
      </w:r>
      <w:r>
        <w:t>8</w:t>
      </w:r>
      <w:r>
        <w:fldChar w:fldCharType="end"/>
      </w:r>
      <w:r>
        <w:t xml:space="preserve"> applies to exclude or limit the liability of the Seller:</w:t>
      </w:r>
      <w:bookmarkEnd w:id="236"/>
    </w:p>
    <w:p w:rsidRDefault="00000000" w:rsidR="00000000" w:rsidP="008B4A53">
      <w:pPr>
        <w:pStyle w:val="Untitledsubclause2"/>
      </w:pPr>
      <w:bookmarkStart w:id="237" w:name="a462793"/>
      <w:r>
        <w:t>to the extent that a Claim arises or is delayed as a result of dishonesty, fraud, wilful misconduct or wilful concealment by the Seller, its agents or advisers; or</w:t>
      </w:r>
      <w:bookmarkEnd w:id="237"/>
    </w:p>
    <w:p w:rsidRDefault="00000000" w:rsidR="00000000" w:rsidP="008B4A53">
      <w:pPr>
        <w:pStyle w:val="Untitledsubclause2"/>
      </w:pPr>
      <w:bookmarkStart w:id="238" w:name="a892637"/>
      <w:r>
        <w:t xml:space="preserve">in respect of a breach of any of the warranties contained in paragraph </w:t>
      </w:r>
      <w:r>
        <w:fldChar w:fldCharType="begin"/>
      </w:r>
      <w:r>
        <w:rPr>
          <w:highlight w:val="lightGray"/>
        </w:rPr>
        <w:instrText>REF a513757 \h \w \n</w:instrText>
      </w:r>
      <w:r>
        <w:fldChar w:fldCharType="separate"/>
      </w:r>
      <w:r>
        <w:t>2</w:t>
      </w:r>
      <w:r>
        <w:fldChar w:fldCharType="end"/>
      </w:r>
      <w:r>
        <w:t xml:space="preserve"> or paragraph </w:t>
      </w:r>
      <w:r>
        <w:fldChar w:fldCharType="begin"/>
      </w:r>
      <w:r>
        <w:rPr>
          <w:highlight w:val="lightGray"/>
        </w:rPr>
        <w:instrText>REF a381536 \h \w \n</w:instrText>
      </w:r>
      <w:r>
        <w:fldChar w:fldCharType="separate"/>
      </w:r>
      <w:r>
        <w:t>6</w:t>
      </w:r>
      <w:r>
        <w:fldChar w:fldCharType="end"/>
      </w:r>
      <w:r>
        <w:t xml:space="preserve"> of Part 1 of </w:t>
      </w:r>
      <w:r>
        <w:fldChar w:fldCharType="begin"/>
      </w:r>
      <w:r>
        <w:rPr>
          <w:highlight w:val="lightGray"/>
        </w:rPr>
        <w:instrText>REF a90549 \h \w \n</w:instrText>
      </w:r>
      <w:r>
        <w:fldChar w:fldCharType="separate"/>
      </w:r>
      <w:r>
        <w:t>Schedule 13</w:t>
      </w:r>
      <w:r>
        <w:fldChar w:fldCharType="end"/>
      </w:r>
      <w:r>
        <w:t>.</w:t>
      </w:r>
      <w:bookmarkEnd w:id="238"/>
    </w:p>
    <w:p w:rsidRDefault="00000000" w:rsidR="00000000" w:rsidP="008B4A53">
      <w:pPr>
        <w:pStyle w:val="Untitledsubclause1"/>
      </w:pPr>
      <w:bookmarkStart w:id="239" w:name="a533949"/>
      <w:r>
        <w:rPr>
          <w:rFonts w:ascii="Arial" w:hAnsi="Arial" w:eastAsia="Arial" w:cs="Arial"/>
        </w:rPr>
        <w:t xml:space="preserve">The Seller shall not plead the Limitation Act </w:t>
      </w:r>
      <w:del w:id="dbb15d79-eb9e-416a-be0d-3b3945d69cb9" w:author="AI Legal Counsel" w:authorEmail="ai@example.com" w:date="2026-02-05T08:50:00.000Z">
        <w:r>
          <w:rPr>
            <w:rFonts w:ascii="Arial" w:hAnsi="Arial" w:eastAsia="Arial" w:cs="Arial"/>
          </w:rPr>
          <w:delText>1980</w:delText>
        </w:r>
      </w:del>
      <w:ins w:id="dbb15d79-eb9e-416a-be0d-3b3945d69cb9" w:author="AI Legal Counsel" w:authorEmail="ai@example.com" w:date="2026-02-05T08:50:00.000Z">
        <w:r>
          <w:rPr>
            <w:rFonts w:ascii="Arial" w:hAnsi="Arial" w:eastAsia="Arial" w:cs="Arial"/>
          </w:rPr>
          <w:t>(Cap 163)</w:t>
        </w:r>
      </w:ins>
      <w:r>
        <w:rPr>
          <w:rFonts w:ascii="Arial" w:hAnsi="Arial" w:eastAsia="Arial" w:cs="Arial"/>
        </w:rPr>
        <w:t xml:space="preserve"> in respect of any claims made under the Tax Warranties, provided that the claims are notified within the time limit specified in clause 8.4</w:t>
      </w:r>
      <w:r>
        <w:fldChar w:fldCharType="begin"/>
      </w:r>
      <w:r>
        <w:rPr>
          <w:highlight w:val="lightGray"/>
        </w:rPr>
        <w:instrText>REF a951267 \h \w \n</w:instrText>
      </w:r>
      <w:r>
        <w:fldChar w:fldCharType="separate"/>
      </w:r>
      <w:r>
        <w:t>(a)</w:t>
      </w:r>
      <w:r>
        <w:fldChar w:fldCharType="end"/>
      </w:r>
      <w:r>
        <w:t>.</w:t>
      </w:r>
      <w:bookmarkEnd w:id="239"/>
    </w:p>
    <w:p w:rsidRDefault="00000000" w:rsidR="00000000" w:rsidP="008B4A53">
      <w:pPr>
        <w:pStyle w:val="TitleClause"/>
      </w:pPr>
      <w:r>
        <w:fldChar w:fldCharType="begin"/>
      </w:r>
      <w:r>
        <w:instrText>TC "9. Risk and insurance" \l 1</w:instrText>
      </w:r>
      <w:r>
        <w:fldChar w:fldCharType="end"/>
      </w:r>
      <w:bookmarkStart w:id="240" w:name="a501905"/>
      <w:bookmarkStart w:id="241" w:name="_Toc256000008"/>
      <w:r>
        <w:t>Risk and insurance</w:t>
      </w:r>
      <w:bookmarkEnd w:id="240"/>
      <w:bookmarkEnd w:id="241"/>
    </w:p>
    <w:p w:rsidRDefault="00000000" w:rsidR="00000000" w:rsidP="008B4A53">
      <w:pPr>
        <w:pStyle w:val="Untitledsubclause1"/>
      </w:pPr>
      <w:bookmarkStart w:id="242" w:name="a174830"/>
      <w:r>
        <w:t xml:space="preserve">Subject to the provisions of </w:t>
      </w:r>
      <w:r>
        <w:fldChar w:fldCharType="begin"/>
      </w:r>
      <w:r>
        <w:rPr>
          <w:highlight w:val="lightGray"/>
        </w:rPr>
        <w:instrText>REF a580548 \h \w \n</w:instrText>
      </w:r>
      <w:r>
        <w:fldChar w:fldCharType="separate"/>
      </w:r>
      <w:r>
        <w:t>Schedule 1</w:t>
      </w:r>
      <w:r>
        <w:fldChar w:fldCharType="end"/>
      </w:r>
      <w:r>
        <w:t>, the Seller shall continue to carry on the Business for its own benefit and at its own risk up to the Effective Time. Risk in and ownership of the Assets shall pass to the Buyer at the Effective Time.</w:t>
      </w:r>
      <w:bookmarkEnd w:id="242"/>
    </w:p>
    <w:p w:rsidRDefault="00000000" w:rsidR="00000000" w:rsidP="008B4A53">
      <w:pPr>
        <w:pStyle w:val="Untitledsubclause1"/>
      </w:pPr>
      <w:bookmarkStart w:id="243" w:name="a441863"/>
      <w:r>
        <w:t xml:space="preserve">The Seller shall maintain in force, up to and including the Effective Time, all the policies of insurance which have been Disclosed and shall procure that from the date of this agreement, the interest of the Buyer under or pursuant to this agreement in respect of the Fixed Assets, the Moveable Assets and the Properties is noted on all such policies effected by or for the benefit of the Seller in respect thereof. </w:t>
      </w:r>
      <w:bookmarkEnd w:id="243"/>
    </w:p>
    <w:p w:rsidRDefault="00000000" w:rsidR="00000000" w:rsidP="008B4A53">
      <w:pPr>
        <w:pStyle w:val="Untitledsubclause1"/>
      </w:pPr>
      <w:r>
        <w:fldChar w:fldCharType="begin"/>
      </w:r>
      <w:r>
        <w:fldChar w:fldCharType="end"/>
      </w:r>
      <w:bookmarkStart w:id="244" w:name="a679286"/>
      <w:r>
        <w:t>[If any of the Fixed Assets, the Moveable Assets or the Properties are lost, destroyed or damaged prior to the Effective Time, the Buyer may, by notice in writing to the Seller, either:</w:t>
      </w:r>
      <w:bookmarkEnd w:id="244"/>
    </w:p>
    <w:p w:rsidRDefault="00000000" w:rsidR="00000000" w:rsidP="008B4A53">
      <w:pPr>
        <w:pStyle w:val="Untitledsubclause2"/>
      </w:pPr>
      <w:bookmarkStart w:id="245" w:name="a512587"/>
      <w:r>
        <w:t>require the Purchase Price to be reduced [by the amount that the Asset in question is valued at in the Accounts]; or</w:t>
      </w:r>
      <w:bookmarkEnd w:id="245"/>
    </w:p>
    <w:p w:rsidRDefault="00000000" w:rsidR="00000000" w:rsidP="008B4A53">
      <w:pPr>
        <w:pStyle w:val="Untitledsubclause2"/>
      </w:pPr>
      <w:bookmarkStart w:id="246" w:name="a565993"/>
      <w:r>
        <w:t>require that the insurance monies (if any) recoverable in respect thereof shall be paid to it and the Seller shall direct the insurance company accordingly, and in such event any such insurance monies received by the Seller shall be held by it on trust for the Buyer absolutely.]</w:t>
      </w:r>
      <w:bookmarkEnd w:id="246"/>
    </w:p>
    <w:p w:rsidRDefault="00000000" w:rsidR="00000000" w:rsidP="008B4A53">
      <w:pPr>
        <w:pStyle w:val="TitleClause"/>
      </w:pPr>
      <w:r>
        <w:fldChar w:fldCharType="begin"/>
      </w:r>
      <w:r>
        <w:instrText>TC "10. Apportionments and prepayments" \l 1</w:instrText>
      </w:r>
      <w:r>
        <w:fldChar w:fldCharType="end"/>
      </w:r>
      <w:bookmarkStart w:id="247" w:name="a401644"/>
      <w:bookmarkStart w:id="248" w:name="_Toc256000009"/>
      <w:r>
        <w:t>Apportionments and prepayments</w:t>
      </w:r>
      <w:bookmarkEnd w:id="247"/>
      <w:bookmarkEnd w:id="248"/>
    </w:p>
    <w:p w:rsidRDefault="00000000" w:rsidR="00000000" w:rsidP="008B4A53">
      <w:pPr>
        <w:pStyle w:val="Untitledsubclause1"/>
      </w:pPr>
      <w:bookmarkStart w:id="249" w:name="a400526"/>
      <w:r>
        <w:rPr>
          <w:rFonts w:ascii="Arial" w:hAnsi="Arial" w:eastAsia="Arial" w:cs="Arial"/>
        </w:rPr>
        <w:t xml:space="preserve">The Advance Receipts shall belong to the Buyer, and the Seller shall pay to the Buyer the full amount of the Advance Receipts [(excluding any amount in respect of </w:t>
      </w:r>
      <w:del w:id="1f96aec2-fc3b-44de-a9c9-df62e825c97a" w:author="AI Legal Counsel" w:authorEmail="ai@example.com" w:date="2026-02-05T08:50:00.000Z">
        <w:r>
          <w:rPr>
            <w:rFonts w:ascii="Arial" w:hAnsi="Arial" w:eastAsia="Arial" w:cs="Arial"/>
          </w:rPr>
          <w:delText>VAT</w:delText>
        </w:r>
      </w:del>
      <w:ins w:id="1f96aec2-fc3b-44de-a9c9-df62e825c97a" w:author="AI Legal Counsel" w:authorEmail="ai@example.com" w:date="2026-02-05T08:50:00.000Z">
        <w:r>
          <w:rPr>
            <w:rFonts w:ascii="Arial" w:hAnsi="Arial" w:eastAsia="Arial" w:cs="Arial"/>
          </w:rPr>
          <w:t>GST</w:t>
        </w:r>
      </w:ins>
      <w:r>
        <w:rPr>
          <w:rFonts w:ascii="Arial" w:hAnsi="Arial" w:eastAsia="Arial" w:cs="Arial"/>
        </w:rPr>
        <w:t xml:space="preserve"> for which the Seller is required to account)] and shall hold such sum in trust for the Buyer until it is paid.</w:t>
      </w:r>
      <w:bookmarkEnd w:id="249"/>
    </w:p>
    <w:p w:rsidRDefault="00000000" w:rsidR="00000000" w:rsidP="008B4A53">
      <w:pPr>
        <w:pStyle w:val="Untitledsubclause1"/>
      </w:pPr>
      <w:bookmarkStart w:id="250" w:name="a821142"/>
      <w:r>
        <w:rPr>
          <w:rFonts w:ascii="Arial" w:hAnsi="Arial" w:eastAsia="Arial" w:cs="Arial"/>
        </w:rPr>
        <w:t xml:space="preserve">The Prepayments shall belong to the Seller, and the Buyer shall pay to the Seller the full amount of the Prepayments [(excluding any amount in respect of </w:t>
      </w:r>
      <w:del w:id="e83270f2-372f-48f4-a895-0a4116a73e07" w:author="AI Legal Counsel" w:authorEmail="ai@example.com" w:date="2026-02-05T08:50:00.000Z">
        <w:r>
          <w:rPr>
            <w:rFonts w:ascii="Arial" w:hAnsi="Arial" w:eastAsia="Arial" w:cs="Arial"/>
          </w:rPr>
          <w:delText>VAT</w:delText>
        </w:r>
      </w:del>
      <w:ins w:id="e83270f2-372f-48f4-a895-0a4116a73e07" w:author="AI Legal Counsel" w:authorEmail="ai@example.com" w:date="2026-02-05T08:50:00.000Z">
        <w:r>
          <w:rPr>
            <w:rFonts w:ascii="Arial" w:hAnsi="Arial" w:eastAsia="Arial" w:cs="Arial"/>
          </w:rPr>
          <w:t>GST</w:t>
        </w:r>
      </w:ins>
      <w:r>
        <w:rPr>
          <w:rFonts w:ascii="Arial" w:hAnsi="Arial" w:eastAsia="Arial" w:cs="Arial"/>
        </w:rPr>
        <w:t xml:space="preserve"> for which the Buyer is required to account)] and shall hold such sum in trust for the Seller until it is paid.</w:t>
      </w:r>
      <w:bookmarkEnd w:id="250"/>
    </w:p>
    <w:p w:rsidRDefault="00000000" w:rsidR="00000000" w:rsidP="008B4A53">
      <w:pPr>
        <w:pStyle w:val="Untitledsubclause1"/>
      </w:pPr>
      <w:bookmarkStart w:id="251" w:name="a491153"/>
      <w:r>
        <w:t>All periodical charges and outgoings of the Business, including but not limited to:</w:t>
      </w:r>
      <w:bookmarkEnd w:id="251"/>
    </w:p>
    <w:p w:rsidRDefault="00000000" w:rsidR="00000000" w:rsidP="008B4A53">
      <w:pPr>
        <w:pStyle w:val="Untitledsubclause2"/>
      </w:pPr>
      <w:bookmarkStart w:id="252" w:name="a908228"/>
      <w:r>
        <w:t>all periodical amounts paid or payable under any of the Business Contracts;</w:t>
      </w:r>
      <w:bookmarkEnd w:id="252"/>
    </w:p>
    <w:p w:rsidRDefault="00000000" w:rsidR="00000000" w:rsidP="008B4A53">
      <w:pPr>
        <w:pStyle w:val="Untitledsubclause2"/>
      </w:pPr>
      <w:bookmarkStart w:id="253" w:name="a765326"/>
      <w:r>
        <w:t>all rents, rates, gas, water, electricity and telephone charges and other utilities and other outgoings relating to or payable in respect of the Properties; and</w:t>
      </w:r>
      <w:bookmarkEnd w:id="253"/>
    </w:p>
    <w:p w:rsidRDefault="00000000" w:rsidR="00000000" w:rsidP="008B4A53">
      <w:pPr>
        <w:pStyle w:val="Untitledsubclause2"/>
      </w:pPr>
      <w:bookmarkStart w:id="254" w:name="a1023394"/>
      <w:r>
        <w:rPr>
          <w:rFonts w:ascii="Arial" w:hAnsi="Arial" w:eastAsia="Arial" w:cs="Arial"/>
        </w:rPr>
        <w:t xml:space="preserve">all salaries, wages, bonuses, commissions, maternity pay, paternity pay, accrued holiday entitlement and holiday pay entitlement, and other emoluments including but not limited to </w:t>
      </w:r>
      <w:del w:id="566feda7-d33d-4829-ab80-38d74f7aa7df" w:author="AI Legal Counsel" w:authorEmail="ai@example.com" w:date="2026-02-05T08:50:00.000Z">
        <w:r>
          <w:rPr>
            <w:rFonts w:ascii="Arial" w:hAnsi="Arial" w:eastAsia="Arial" w:cs="Arial"/>
          </w:rPr>
          <w:delText>PAYE income</w:delText>
        </w:r>
      </w:del>
      <w:ins w:id="566feda7-d33d-4829-ab80-38d74f7aa7df" w:author="AI Legal Counsel" w:authorEmail="ai@example.com" w:date="2026-02-05T08:50:00.000Z">
        <w:r>
          <w:rPr>
            <w:rFonts w:ascii="Arial" w:hAnsi="Arial" w:eastAsia="Arial" w:cs="Arial"/>
          </w:rPr>
          <w:t>withholding</w:t>
        </w:r>
      </w:ins>
      <w:r>
        <w:rPr>
          <w:rFonts w:ascii="Arial" w:hAnsi="Arial" w:eastAsia="Arial" w:cs="Arial"/>
        </w:rPr>
        <w:t xml:space="preserve"> tax, </w:t>
      </w:r>
      <w:del w:id="735f583a-bfcc-44dc-bf5c-292531abbc70" w:author="AI Legal Counsel" w:authorEmail="ai@example.com" w:date="2026-02-05T08:50:00.000Z">
        <w:r>
          <w:rPr>
            <w:rFonts w:ascii="Arial" w:hAnsi="Arial" w:eastAsia="Arial" w:cs="Arial"/>
          </w:rPr>
          <w:delText>National Insurance</w:delText>
        </w:r>
      </w:del>
      <w:ins w:id="735f583a-bfcc-44dc-bf5c-292531abbc70" w:author="AI Legal Counsel" w:authorEmail="ai@example.com" w:date="2026-02-05T08:50:00.000Z">
        <w:r>
          <w:rPr>
            <w:rFonts w:ascii="Arial" w:hAnsi="Arial" w:eastAsia="Arial" w:cs="Arial"/>
          </w:rPr>
          <w:t>Central Provident Fund</w:t>
        </w:r>
      </w:ins>
      <w:r>
        <w:rPr>
          <w:rFonts w:ascii="Arial" w:hAnsi="Arial" w:eastAsia="Arial" w:cs="Arial"/>
        </w:rPr>
        <w:t xml:space="preserve"> contributions, health insurance, death in service benefits, season ticket loans and any contributions to pension arrangements,</w:t>
      </w:r>
      <w:bookmarkEnd w:id="254"/>
    </w:p>
    <w:p w:rsidRDefault="00000000" w:rsidR="00000000" w:rsidP="008B4A53">
      <w:pPr>
        <w:pStyle w:val="Parasubclause1"/>
      </w:pPr>
      <w:r>
        <w:t>shall (to the extent not already taken into account as a Prepayment) be apportioned on a time basis so that such part of the relevant charges and outgoings as is attributable to the period ended at the Effective Time shall be borne by the Seller and such part of the relevant charges and outgoings as is attributable to the period commencing at the Effective Time shall be borne by the Buyer.</w:t>
      </w:r>
    </w:p>
    <w:p w:rsidRDefault="00000000" w:rsidR="00000000" w:rsidP="008B4A53">
      <w:pPr>
        <w:pStyle w:val="Untitledsubclause1"/>
      </w:pPr>
      <w:bookmarkStart w:id="255" w:name="a737272"/>
      <w:r>
        <w:t>All periodical income and receipts of the Business, including but not limited to:</w:t>
      </w:r>
      <w:bookmarkEnd w:id="255"/>
    </w:p>
    <w:p w:rsidRDefault="00000000" w:rsidR="00000000" w:rsidP="008B4A53">
      <w:pPr>
        <w:pStyle w:val="Untitledsubclause2"/>
      </w:pPr>
      <w:bookmarkStart w:id="256" w:name="a844905"/>
      <w:r>
        <w:t>all periodical amounts received or receivable under any of the Business Contracts; and</w:t>
      </w:r>
      <w:bookmarkEnd w:id="256"/>
    </w:p>
    <w:p w:rsidRDefault="00000000" w:rsidR="00000000" w:rsidP="008B4A53">
      <w:pPr>
        <w:pStyle w:val="Untitledsubclause2"/>
      </w:pPr>
      <w:bookmarkStart w:id="257" w:name="a240115"/>
      <w:r>
        <w:t>all rents, licence fees and royalties,</w:t>
      </w:r>
      <w:bookmarkEnd w:id="257"/>
    </w:p>
    <w:p w:rsidRDefault="00000000" w:rsidR="00000000" w:rsidP="008B4A53">
      <w:pPr>
        <w:pStyle w:val="Parasubclause1"/>
      </w:pPr>
      <w:r>
        <w:t>shall (to the extent not already taken into account as an Advance Receipt) be apportioned on a time basis so that such part of the relevant income and receipts as is attributable to the period ended at the Effective Time shall belong to the Seller and such part of the relevant payments and receipts as is attributable to the period commencing on the day immediately following the Effective Time shall belong to the Buyer.</w:t>
      </w:r>
    </w:p>
    <w:p w:rsidRDefault="00000000" w:rsidR="00000000" w:rsidP="008B4A53">
      <w:pPr>
        <w:pStyle w:val="Untitledsubclause1"/>
      </w:pPr>
      <w:bookmarkStart w:id="258" w:name="a918392"/>
      <w:r>
        <w:t xml:space="preserve">The parties shall use all reasonable endeavours to draw up and agree a statement of the Advance Receipts referred to in clause </w:t>
      </w:r>
      <w:r>
        <w:fldChar w:fldCharType="begin"/>
      </w:r>
      <w:r>
        <w:rPr>
          <w:highlight w:val="lightGray"/>
        </w:rPr>
        <w:instrText>REF a400526 \h \w \n</w:instrText>
      </w:r>
      <w:r>
        <w:fldChar w:fldCharType="separate"/>
      </w:r>
      <w:r>
        <w:t>10.1</w:t>
      </w:r>
      <w:r>
        <w:fldChar w:fldCharType="end"/>
      </w:r>
      <w:r>
        <w:t xml:space="preserve">, the Prepayments referred to in clause </w:t>
      </w:r>
      <w:r>
        <w:fldChar w:fldCharType="begin"/>
      </w:r>
      <w:r>
        <w:rPr>
          <w:highlight w:val="lightGray"/>
        </w:rPr>
        <w:instrText>REF a821142 \h \w \n</w:instrText>
      </w:r>
      <w:r>
        <w:fldChar w:fldCharType="separate"/>
      </w:r>
      <w:r>
        <w:t>10.2</w:t>
      </w:r>
      <w:r>
        <w:fldChar w:fldCharType="end"/>
      </w:r>
      <w:r>
        <w:t xml:space="preserve"> and the apportionments referred to in clause </w:t>
      </w:r>
      <w:r>
        <w:fldChar w:fldCharType="begin"/>
      </w:r>
      <w:r>
        <w:rPr>
          <w:highlight w:val="lightGray"/>
        </w:rPr>
        <w:instrText>REF a491153 \h \w \n</w:instrText>
      </w:r>
      <w:r>
        <w:fldChar w:fldCharType="separate"/>
      </w:r>
      <w:r>
        <w:t>10.3</w:t>
      </w:r>
      <w:r>
        <w:fldChar w:fldCharType="end"/>
      </w:r>
      <w:r>
        <w:t xml:space="preserve"> and clause </w:t>
      </w:r>
      <w:r>
        <w:fldChar w:fldCharType="begin"/>
      </w:r>
      <w:r>
        <w:rPr>
          <w:highlight w:val="lightGray"/>
        </w:rPr>
        <w:instrText>REF a737272 \h \w \n</w:instrText>
      </w:r>
      <w:r>
        <w:fldChar w:fldCharType="separate"/>
      </w:r>
      <w:r>
        <w:t>10.4</w:t>
      </w:r>
      <w:r>
        <w:fldChar w:fldCharType="end"/>
      </w:r>
      <w:r>
        <w:t xml:space="preserve"> and the balance owing by one party to the other in respect of the same as soon as practicable after the Completion Date. If such statement has not been prepared and agreed within [10] Business Days after the Completion Date, either party may refer the matter for determination in accordance with the procedure detailed in clause </w:t>
      </w:r>
      <w:r>
        <w:fldChar w:fldCharType="begin"/>
      </w:r>
      <w:r>
        <w:rPr>
          <w:highlight w:val="lightGray"/>
        </w:rPr>
        <w:instrText>REF a577218 \h \w \n</w:instrText>
      </w:r>
      <w:r>
        <w:fldChar w:fldCharType="separate"/>
      </w:r>
      <w:r>
        <w:t>10.6</w:t>
      </w:r>
      <w:r>
        <w:fldChar w:fldCharType="end"/>
      </w:r>
      <w:r>
        <w:t xml:space="preserve">. Payment of the balance agreed, or determined pursuant to clause </w:t>
      </w:r>
      <w:r>
        <w:fldChar w:fldCharType="begin"/>
      </w:r>
      <w:r>
        <w:rPr>
          <w:highlight w:val="lightGray"/>
        </w:rPr>
        <w:instrText>REF a577218 \h \w \n</w:instrText>
      </w:r>
      <w:r>
        <w:fldChar w:fldCharType="separate"/>
      </w:r>
      <w:r>
        <w:t>10.6</w:t>
      </w:r>
      <w:r>
        <w:fldChar w:fldCharType="end"/>
      </w:r>
      <w:r>
        <w:t>, shall be made within [10] Business Days after such agreement or determination.</w:t>
      </w:r>
      <w:bookmarkEnd w:id="258"/>
    </w:p>
    <w:p w:rsidRDefault="00000000" w:rsidR="00000000" w:rsidP="008B4A53">
      <w:pPr>
        <w:pStyle w:val="Untitledsubclause1"/>
      </w:pPr>
      <w:bookmarkStart w:id="259" w:name="a577218"/>
      <w:r>
        <w:t xml:space="preserve">If the parties have failed to reach agreement on the matters set out in this clause </w:t>
      </w:r>
      <w:r>
        <w:fldChar w:fldCharType="begin"/>
      </w:r>
      <w:r>
        <w:rPr>
          <w:highlight w:val="lightGray"/>
        </w:rPr>
        <w:instrText>REF a401644 \h \w \n</w:instrText>
      </w:r>
      <w:r>
        <w:fldChar w:fldCharType="separate"/>
      </w:r>
      <w:r>
        <w:t>10</w:t>
      </w:r>
      <w:r>
        <w:fldChar w:fldCharType="end"/>
      </w:r>
      <w:r>
        <w:t xml:space="preserve"> within the [first 10] Business Day period referred to in clause </w:t>
      </w:r>
      <w:r>
        <w:fldChar w:fldCharType="begin"/>
      </w:r>
      <w:r>
        <w:rPr>
          <w:highlight w:val="lightGray"/>
        </w:rPr>
        <w:instrText>REF a918392 \h \w \n</w:instrText>
      </w:r>
      <w:r>
        <w:fldChar w:fldCharType="separate"/>
      </w:r>
      <w:r>
        <w:t>10.5</w:t>
      </w:r>
      <w:r>
        <w:fldChar w:fldCharType="end"/>
      </w:r>
      <w:r>
        <w:t>, either party may notify the other that it wishes to refer [those matters/the matters in dispute] to a member of an independent firm of chartered accountants of international repute (</w:t>
      </w:r>
      <w:r>
        <w:rPr>
          <w:rStyle w:val="DefTerm"/>
        </w:rPr>
        <w:t>Independent Expert</w:t>
      </w:r>
      <w:r>
        <w:t>) as follows:</w:t>
      </w:r>
      <w:bookmarkEnd w:id="259"/>
    </w:p>
    <w:p w:rsidRDefault="00000000" w:rsidR="00000000" w:rsidP="008B4A53">
      <w:pPr>
        <w:pStyle w:val="Untitledsubclause2"/>
      </w:pPr>
      <w:bookmarkStart w:id="260" w:name="a972427"/>
      <w:r>
        <w:rPr>
          <w:rFonts w:ascii="Arial" w:hAnsi="Arial" w:eastAsia="Arial" w:cs="Arial"/>
        </w:rPr>
        <w:t xml:space="preserve">the Independent Expert shall be jointly agreed by the parties or, if no agreement is reached within [10] Business Days after either party notifies the other that it wishes to make a reference to an Independent Expert under this clause, shall be nominated at the request of either party by the [President for the time being of the Institute of </w:t>
      </w:r>
      <w:ins w:id="eb051f3d-e913-452f-9aab-35556013d4ab" w:author="AI Legal Counsel" w:authorEmail="ai@example.com" w:date="2026-02-05T08:50:00.000Z">
        <w:r>
          <w:rPr>
            <w:rFonts w:ascii="Arial" w:hAnsi="Arial" w:eastAsia="Arial" w:cs="Arial"/>
          </w:rPr>
          <w:t xml:space="preserve">Singapore </w:t>
        </w:r>
      </w:ins>
      <w:r>
        <w:rPr>
          <w:rFonts w:ascii="Arial" w:hAnsi="Arial" w:eastAsia="Arial" w:cs="Arial"/>
        </w:rPr>
        <w:t>Chartered Accountants</w:t>
      </w:r>
      <w:del w:id="1c2641ca-ab78-443e-8d33-899ba79d4fdb" w:author="AI Legal Counsel" w:authorEmail="ai@example.com" w:date="2026-02-05T08:50:00.000Z">
        <w:r>
          <w:rPr>
            <w:rFonts w:ascii="Arial" w:hAnsi="Arial" w:eastAsia="Arial" w:cs="Arial"/>
          </w:rPr>
          <w:delText xml:space="preserve"> in England and Wales</w:delText>
        </w:r>
      </w:del>
      <w:r>
        <w:rPr>
          <w:rFonts w:ascii="Arial" w:hAnsi="Arial" w:eastAsia="Arial" w:cs="Arial"/>
        </w:rPr>
        <w:t xml:space="preserve">], and the parties shall co-operate and use their reasonable endeavours to agree the terms of appointment with the Independent Expert as soon as reasonably possible and if terms cannot be agreed within [10] Business Days from the date of nomination, then either party may request the [President for the time being of the Institute of </w:t>
      </w:r>
      <w:ins w:id="4f84b9f4-30f6-41c4-9341-e499a63d86f4" w:author="AI Legal Counsel" w:authorEmail="ai@example.com" w:date="2026-02-05T08:50:00.000Z">
        <w:r>
          <w:rPr>
            <w:rFonts w:ascii="Arial" w:hAnsi="Arial" w:eastAsia="Arial" w:cs="Arial"/>
          </w:rPr>
          <w:t xml:space="preserve">Singapore </w:t>
        </w:r>
      </w:ins>
      <w:r>
        <w:rPr>
          <w:rFonts w:ascii="Arial" w:hAnsi="Arial" w:eastAsia="Arial" w:cs="Arial"/>
        </w:rPr>
        <w:t>Chartered Accountants</w:t>
      </w:r>
      <w:del w:id="961d0da0-4e4e-4be1-8816-4cb7ace5b454" w:author="AI Legal Counsel" w:authorEmail="ai@example.com" w:date="2026-02-05T08:50:00.000Z">
        <w:r>
          <w:rPr>
            <w:rFonts w:ascii="Arial" w:hAnsi="Arial" w:eastAsia="Arial" w:cs="Arial"/>
          </w:rPr>
          <w:delText xml:space="preserve"> in England and Wales</w:delText>
        </w:r>
      </w:del>
      <w:r>
        <w:rPr>
          <w:rFonts w:ascii="Arial" w:hAnsi="Arial" w:eastAsia="Arial" w:cs="Arial"/>
        </w:rPr>
        <w:t xml:space="preserve">] to nominate another Independent Expert and this clause </w:t>
      </w:r>
      <w:r>
        <w:fldChar w:fldCharType="begin"/>
      </w:r>
      <w:r>
        <w:rPr>
          <w:highlight w:val="lightGray"/>
        </w:rPr>
        <w:instrText>REF a577218 \h \w \n</w:instrText>
      </w:r>
      <w:r>
        <w:fldChar w:fldCharType="separate"/>
      </w:r>
      <w:r>
        <w:t>10.6</w:t>
      </w:r>
      <w:r>
        <w:fldChar w:fldCharType="end"/>
      </w:r>
      <w:r>
        <w:t xml:space="preserve"> shall apply as if that person was the person first nominated under this clause </w:t>
      </w:r>
      <w:r>
        <w:fldChar w:fldCharType="begin"/>
      </w:r>
      <w:r>
        <w:rPr>
          <w:highlight w:val="lightGray"/>
        </w:rPr>
        <w:instrText>REF a577218 \h \w \n</w:instrText>
      </w:r>
      <w:r>
        <w:fldChar w:fldCharType="separate"/>
      </w:r>
      <w:r>
        <w:t>10.6</w:t>
      </w:r>
      <w:r>
        <w:fldChar w:fldCharType="end"/>
      </w:r>
      <w:r>
        <w:t>;</w:t>
      </w:r>
      <w:bookmarkEnd w:id="260"/>
    </w:p>
    <w:p w:rsidRDefault="00000000" w:rsidR="00000000" w:rsidP="008B4A53">
      <w:pPr>
        <w:pStyle w:val="Untitledsubclause2"/>
      </w:pPr>
      <w:bookmarkStart w:id="261" w:name="a433615"/>
      <w:r>
        <w:t>neither party shall unreasonably withhold its agreement to the terms of appointment proposed by the Independent Expert or the other party;</w:t>
      </w:r>
      <w:bookmarkEnd w:id="261"/>
    </w:p>
    <w:p w:rsidRDefault="00000000" w:rsidR="00000000" w:rsidP="008B4A53">
      <w:pPr>
        <w:pStyle w:val="Untitledsubclause2"/>
      </w:pPr>
      <w:bookmarkStart w:id="262" w:name="a776453"/>
      <w:r>
        <w:t>each party shall co-operate with the Independent Expert and shall give the Independent Expert reasonable access to any documents, books and records in that party's possession or under its control that the Independent Expert may reasonably require for the purpose of making its determination;</w:t>
      </w:r>
      <w:bookmarkEnd w:id="262"/>
    </w:p>
    <w:p w:rsidRDefault="00000000" w:rsidR="00000000" w:rsidP="008B4A53">
      <w:pPr>
        <w:pStyle w:val="Untitledsubclause2"/>
      </w:pPr>
      <w:bookmarkStart w:id="263" w:name="a309065"/>
      <w:r>
        <w:t>the parties shall be entitled to make submissions to the Independent Expert [including oral submissions] and each party shall, with reasonable promptness, supply the other party with all such information and access to its documents, books and records as the other party may reasonably require in order to make a submission to the Independent Expert in accordance with this clause;</w:t>
      </w:r>
      <w:bookmarkEnd w:id="263"/>
    </w:p>
    <w:p w:rsidRDefault="00000000" w:rsidR="00000000" w:rsidP="008B4A53">
      <w:pPr>
        <w:pStyle w:val="Untitledsubclause2"/>
      </w:pPr>
      <w:bookmarkStart w:id="264" w:name="a71748"/>
      <w:r>
        <w:t xml:space="preserve">to the extent not provided for in this clause </w:t>
      </w:r>
      <w:r>
        <w:fldChar w:fldCharType="begin"/>
      </w:r>
      <w:r>
        <w:rPr>
          <w:highlight w:val="lightGray"/>
        </w:rPr>
        <w:instrText>REF a577218 \h \w \n</w:instrText>
      </w:r>
      <w:r>
        <w:fldChar w:fldCharType="separate"/>
      </w:r>
      <w:r>
        <w:t>10.6</w:t>
      </w:r>
      <w:r>
        <w:fldChar w:fldCharType="end"/>
      </w:r>
      <w:r>
        <w:t>, the Independent Expert may in its reasonable discretion determine such other procedures to assist with the conduct of its determination as it considers just or appropriate;</w:t>
      </w:r>
      <w:bookmarkEnd w:id="264"/>
    </w:p>
    <w:p w:rsidRDefault="00000000" w:rsidR="00000000" w:rsidP="008B4A53">
      <w:pPr>
        <w:pStyle w:val="Untitledsubclause2"/>
      </w:pPr>
      <w:bookmarkStart w:id="265" w:name="a334101"/>
      <w:r>
        <w:t>unless otherwise agreed by the parties, the Independent Expert shall be required to make its determination in writing (including reasons for its determination) and to provide a copy to each party [as soon as reasonably practicable and in any event] within [30] Business Days of its appointment;</w:t>
      </w:r>
      <w:bookmarkEnd w:id="265"/>
    </w:p>
    <w:p w:rsidRDefault="00000000" w:rsidR="00000000" w:rsidP="008B4A53">
      <w:pPr>
        <w:pStyle w:val="Untitledsubclause2"/>
      </w:pPr>
      <w:bookmarkStart w:id="266" w:name="a219143"/>
      <w:r>
        <w:t>the Independent Expert shall act as an expert and not as an arbitrator;</w:t>
      </w:r>
      <w:bookmarkEnd w:id="266"/>
    </w:p>
    <w:p w:rsidRDefault="00000000" w:rsidR="00000000" w:rsidP="008B4A53">
      <w:pPr>
        <w:pStyle w:val="Untitledsubclause2"/>
      </w:pPr>
      <w:bookmarkStart w:id="267" w:name="a98106"/>
      <w:r>
        <w:t>save in the event of manifest error or fraud, the Independent Expert's determination of any matters referred to it under this clause shall be final and binding on the parties;</w:t>
      </w:r>
      <w:bookmarkEnd w:id="267"/>
    </w:p>
    <w:p w:rsidRDefault="00000000" w:rsidR="00000000" w:rsidP="008B4A53">
      <w:pPr>
        <w:pStyle w:val="Untitledsubclause2"/>
      </w:pPr>
      <w:bookmarkStart w:id="268" w:name="a195638"/>
      <w:r>
        <w:t xml:space="preserve">the parties shall act reasonably and co-operate to give effect to the provisions of this clause </w:t>
      </w:r>
      <w:r>
        <w:fldChar w:fldCharType="begin"/>
      </w:r>
      <w:r>
        <w:rPr>
          <w:highlight w:val="lightGray"/>
        </w:rPr>
        <w:instrText>REF a577218 \h \w \n</w:instrText>
      </w:r>
      <w:r>
        <w:fldChar w:fldCharType="separate"/>
      </w:r>
      <w:r>
        <w:t>10.6</w:t>
      </w:r>
      <w:r>
        <w:fldChar w:fldCharType="end"/>
      </w:r>
      <w:r>
        <w:t xml:space="preserve"> and shall not do anything to hinder the Independent Expert or prevent it from making its determination; and</w:t>
      </w:r>
      <w:bookmarkEnd w:id="268"/>
    </w:p>
    <w:p w:rsidRDefault="00000000" w:rsidR="00000000" w:rsidP="008B4A53">
      <w:pPr>
        <w:pStyle w:val="Untitledsubclause2"/>
      </w:pPr>
      <w:bookmarkStart w:id="269" w:name="a171553"/>
      <w:r>
        <w:t xml:space="preserve">each party shall bear its own costs incurred in connection with the Independent Expert's determination pursuant to this clause </w:t>
      </w:r>
      <w:r>
        <w:fldChar w:fldCharType="begin"/>
      </w:r>
      <w:r>
        <w:rPr>
          <w:highlight w:val="lightGray"/>
        </w:rPr>
        <w:instrText>REF a577218 \h \w \n</w:instrText>
      </w:r>
      <w:r>
        <w:fldChar w:fldCharType="separate"/>
      </w:r>
      <w:r>
        <w:t>10.6</w:t>
      </w:r>
      <w:r>
        <w:fldChar w:fldCharType="end"/>
      </w:r>
      <w:r>
        <w:t>. The Independent Expert's fees and any costs or expenses incurred in making its determination shall be borne [equally] between the Buyer and the Seller, or in such other proportions as the Independent Expert may direct.</w:t>
      </w:r>
      <w:bookmarkEnd w:id="269"/>
    </w:p>
    <w:p w:rsidRDefault="00000000" w:rsidR="00000000" w:rsidP="008B4A53">
      <w:pPr>
        <w:pStyle w:val="TitleClause"/>
      </w:pPr>
      <w:r>
        <w:fldChar w:fldCharType="begin"/>
      </w:r>
      <w:r>
        <w:instrText>TC "11. Liabilities of the Seller and the Buyer" \l 1</w:instrText>
      </w:r>
      <w:r>
        <w:fldChar w:fldCharType="end"/>
      </w:r>
      <w:bookmarkStart w:id="270" w:name="a493498"/>
      <w:bookmarkStart w:id="271" w:name="_Toc256000010"/>
      <w:r>
        <w:t>Liabilities of the Seller and the Buyer</w:t>
      </w:r>
      <w:bookmarkEnd w:id="270"/>
      <w:bookmarkEnd w:id="271"/>
    </w:p>
    <w:p w:rsidRDefault="00000000" w:rsidR="00000000" w:rsidP="008B4A53">
      <w:pPr>
        <w:pStyle w:val="Untitledsubclause1"/>
      </w:pPr>
      <w:r>
        <w:fldChar w:fldCharType="begin"/>
      </w:r>
      <w:r>
        <w:fldChar w:fldCharType="end"/>
      </w:r>
      <w:bookmarkStart w:id="272" w:name="a606947"/>
      <w:r>
        <w:t>[The Buyer shall:</w:t>
      </w:r>
      <w:bookmarkEnd w:id="272"/>
    </w:p>
    <w:p w:rsidRDefault="00000000" w:rsidR="00000000" w:rsidP="008B4A53">
      <w:pPr>
        <w:pStyle w:val="Untitledsubclause2"/>
      </w:pPr>
      <w:bookmarkStart w:id="273" w:name="a532178"/>
      <w:r>
        <w:t>with effect from the Effective Time, assume responsibility for the payment and performance of the Assumed Liabilities [and shall pay or perform the Assumed Liabilities in accordance with practice similar to the present performance of the Seller in the payment or, as the case may be, the performance of the Assumed Liabilities]; and</w:t>
      </w:r>
      <w:bookmarkEnd w:id="273"/>
    </w:p>
    <w:p w:rsidRDefault="00000000" w:rsidR="00000000" w:rsidP="008B4A53">
      <w:pPr>
        <w:pStyle w:val="Untitledsubclause2"/>
      </w:pPr>
      <w:bookmarkStart w:id="274" w:name="a756486"/>
      <w:r>
        <w:t>use all reasonable endeavours to procure the cancellation of those securities or guarantees given in respect of the Assumed Liabilities by a member of the Seller Group which have been expressly specified in the Disclosure Letter;</w:t>
      </w:r>
      <w:bookmarkEnd w:id="274"/>
    </w:p>
    <w:p w:rsidRDefault="00000000" w:rsidR="00000000" w:rsidP="008B4A53">
      <w:pPr>
        <w:pStyle w:val="Untitledsubclause2"/>
      </w:pPr>
      <w:bookmarkStart w:id="275" w:name="a820970"/>
      <w:r>
        <w:t xml:space="preserve">indemnify the Seller against all Losses suffered or incurred by the Seller arising out of or in connection with the Buyer's failure to comply with this clause </w:t>
      </w:r>
      <w:r>
        <w:fldChar w:fldCharType="begin"/>
      </w:r>
      <w:r>
        <w:rPr>
          <w:highlight w:val="lightGray"/>
        </w:rPr>
        <w:instrText>REF a493498 \h \w \n</w:instrText>
      </w:r>
      <w:r>
        <w:fldChar w:fldCharType="separate"/>
      </w:r>
      <w:r>
        <w:t>11</w:t>
      </w:r>
      <w:r>
        <w:fldChar w:fldCharType="end"/>
      </w:r>
      <w:r>
        <w:t>.]</w:t>
      </w:r>
      <w:bookmarkEnd w:id="275"/>
    </w:p>
    <w:p w:rsidRDefault="00000000" w:rsidR="00000000" w:rsidP="008B4A53">
      <w:pPr>
        <w:pStyle w:val="Untitledsubclause1"/>
      </w:pPr>
      <w:bookmarkStart w:id="276" w:name="a79518"/>
      <w:r>
        <w:t>Nothing in this agreement shall pass to the Buyer, or shall be construed as acceptance by the Buyer of, any liability, debt or other obligation of the Seller (whether accrued, absolute, contingent, known or unknown) for anything done or omitted to be done before the Effective Time in the course of or in connection with the Business or the Assets [(save to the extent that any such liability is included in the Assumed Liabilities)] and the Seller shall:</w:t>
      </w:r>
      <w:bookmarkEnd w:id="276"/>
    </w:p>
    <w:p w:rsidRDefault="00000000" w:rsidR="00000000" w:rsidP="008B4A53">
      <w:pPr>
        <w:pStyle w:val="Untitledsubclause2"/>
      </w:pPr>
      <w:bookmarkStart w:id="277" w:name="a510731"/>
      <w:r>
        <w:t>indemnify the Buyer against all Losses suffered or incurred by the Buyer, including the Excluded Liabilities, arising out of or in connection with any such thing; and</w:t>
      </w:r>
      <w:bookmarkEnd w:id="277"/>
    </w:p>
    <w:p w:rsidRDefault="00000000" w:rsidR="00000000" w:rsidP="008B4A53">
      <w:pPr>
        <w:pStyle w:val="Untitledsubclause2"/>
      </w:pPr>
      <w:bookmarkStart w:id="278" w:name="a1034116"/>
      <w:r>
        <w:t>perform any obligation falling due for performance or which should have been performed before the Effective Time, including the Excluded Liabilities.</w:t>
      </w:r>
      <w:bookmarkEnd w:id="278"/>
    </w:p>
    <w:p w:rsidRDefault="00000000" w:rsidR="00000000" w:rsidP="008B4A53">
      <w:pPr>
        <w:pStyle w:val="Untitledsubclause1"/>
      </w:pPr>
      <w:bookmarkStart w:id="279" w:name="a291097"/>
      <w:r>
        <w:t>The Seller agrees with the Buyer that it will, in accordance with its normal practice, pay, satisfy or discharge all debts, liabilities and obligations relating in any way to the Business which are not expressly assumed by the Buyer under this agreement. If the Buyer becomes aware that the Seller has failed to discharge any such liabilities and believes that this failure may damage the goodwill of the Business as carried on by the Buyer after the Effective Time, it may give notice of that fact to the Seller. If the Seller does not provide evidence that the liability in question is disputed on reasonable grounds in a form reasonably satisfactory to the Buyer, the Buyer may satisfy such liability on the Seller's behalf and shall be entitled to immediate reimbursement from the Seller of the amount paid by the Buyer.</w:t>
      </w:r>
      <w:bookmarkEnd w:id="279"/>
    </w:p>
    <w:p w:rsidRDefault="00000000" w:rsidR="00000000" w:rsidP="008B4A53">
      <w:pPr>
        <w:pStyle w:val="TitleClause"/>
      </w:pPr>
      <w:r>
        <w:fldChar w:fldCharType="begin"/>
      </w:r>
      <w:r>
        <w:instrText>TC "12. Value added tax" \l 1</w:instrText>
      </w:r>
      <w:r>
        <w:fldChar w:fldCharType="end"/>
      </w:r>
      <w:bookmarkStart w:id="280" w:name="a405773"/>
      <w:bookmarkStart w:id="281" w:name="_Toc256000011"/>
      <w:del w:id="93840d08-67e3-456c-8314-94da866fac5f" w:author="AI Legal Counsel" w:authorEmail="ai@example.com" w:date="2026-02-05T08:50:00.000Z">
        <w:r>
          <w:rPr>
            <w:rFonts w:ascii="Arial" w:hAnsi="Arial" w:eastAsia="Arial" w:cs="Arial"/>
          </w:rPr>
          <w:delText>Value added</w:delText>
        </w:r>
      </w:del>
      <w:ins w:id="93840d08-67e3-456c-8314-94da866fac5f" w:author="AI Legal Counsel" w:authorEmail="ai@example.com" w:date="2026-02-05T08:50:00.000Z">
        <w:r>
          <w:rPr>
            <w:rFonts w:ascii="Arial" w:hAnsi="Arial" w:eastAsia="Arial" w:cs="Arial"/>
          </w:rPr>
          <w:t>Goods and services</w:t>
        </w:r>
      </w:ins>
      <w:r>
        <w:rPr>
          <w:rFonts w:ascii="Arial" w:hAnsi="Arial" w:eastAsia="Arial" w:cs="Arial"/>
        </w:rPr>
        <w:t xml:space="preserve"> tax</w:t>
      </w:r>
      <w:bookmarkEnd w:id="280"/>
      <w:bookmarkEnd w:id="281"/>
    </w:p>
    <w:p w:rsidRDefault="00000000" w:rsidR="00000000" w:rsidP="008B4A53">
      <w:pPr>
        <w:pStyle w:val="Untitledsubclause1"/>
      </w:pPr>
      <w:bookmarkStart w:id="282" w:name="a886433"/>
      <w:r>
        <w:t>All sums payable, or consideration given, by:</w:t>
      </w:r>
      <w:bookmarkEnd w:id="282"/>
    </w:p>
    <w:p w:rsidRDefault="00000000" w:rsidR="00000000" w:rsidP="008B4A53">
      <w:pPr>
        <w:pStyle w:val="Untitledsubclause2"/>
      </w:pPr>
      <w:bookmarkStart w:id="283" w:name="a505652"/>
      <w:r w:rsidRPr="006817B1">
        <w:rPr>
          <w:rFonts w:ascii="Arial" w:hAnsi="Arial" w:eastAsia="Arial" w:cs="Arial"/>
        </w:rPr>
        <w:t xml:space="preserve">the Buyer under this agreement are exclusive of </w:t>
      </w:r>
      <w:del w:id="2e2adb0d-353a-4144-9b6c-2242e36913fa" w:author="AI Legal Counsel" w:authorEmail="ai@example.com" w:date="2026-02-05T08:50:00.000Z" w:rsidRPr="006817B1">
        <w:r>
          <w:rPr>
            <w:rFonts w:ascii="Arial" w:hAnsi="Arial" w:eastAsia="Arial" w:cs="Arial"/>
          </w:rPr>
          <w:delText>VAT</w:delText>
        </w:r>
      </w:del>
      <w:ins w:id="2e2adb0d-353a-4144-9b6c-2242e36913fa" w:author="AI Legal Counsel" w:authorEmail="ai@example.com" w:date="2026-02-05T08:50:00.000Z" w:rsidRPr="006817B1">
        <w:r>
          <w:rPr>
            <w:rFonts w:ascii="Arial" w:hAnsi="Arial" w:eastAsia="Arial" w:cs="Arial"/>
          </w:rPr>
          <w:t>GST</w:t>
        </w:r>
      </w:ins>
      <w:r w:rsidRPr="006817B1">
        <w:rPr>
          <w:rFonts w:ascii="Arial" w:hAnsi="Arial" w:eastAsia="Arial" w:cs="Arial"/>
        </w:rPr>
        <w:t xml:space="preserve"> and the Buyer shall in addition pay an amount equal to any </w:t>
      </w:r>
      <w:del w:id="012fe744-b804-481e-bc01-db5dba6ef871" w:author="AI Legal Counsel" w:authorEmail="ai@example.com" w:date="2026-02-05T08:50:00.000Z" w:rsidRPr="006817B1">
        <w:r>
          <w:rPr>
            <w:rFonts w:ascii="Arial" w:hAnsi="Arial" w:eastAsia="Arial" w:cs="Arial"/>
          </w:rPr>
          <w:delText>VAT</w:delText>
        </w:r>
      </w:del>
      <w:ins w:id="012fe744-b804-481e-bc01-db5dba6ef871" w:author="AI Legal Counsel" w:authorEmail="ai@example.com" w:date="2026-02-05T08:50:00.000Z" w:rsidRPr="006817B1">
        <w:r>
          <w:rPr>
            <w:rFonts w:ascii="Arial" w:hAnsi="Arial" w:eastAsia="Arial" w:cs="Arial"/>
          </w:rPr>
          <w:t>GST</w:t>
        </w:r>
      </w:ins>
      <w:r w:rsidRPr="006817B1">
        <w:rPr>
          <w:rFonts w:ascii="Arial" w:hAnsi="Arial" w:eastAsia="Arial" w:cs="Arial"/>
        </w:rPr>
        <w:t xml:space="preserve"> chargeable on those sums or consideration</w:t>
      </w:r>
      <w:r>
        <w:t>; and</w:t>
      </w:r>
      <w:bookmarkEnd w:id="283"/>
    </w:p>
    <w:p w:rsidRDefault="00000000" w:rsidR="00000000" w:rsidP="008B4A53">
      <w:pPr>
        <w:pStyle w:val="Untitledsubclause2"/>
      </w:pPr>
      <w:bookmarkStart w:id="284" w:name="a320025"/>
      <w:r w:rsidRPr="006817B1">
        <w:rPr>
          <w:rFonts w:ascii="Arial" w:hAnsi="Arial" w:eastAsia="Arial" w:cs="Arial"/>
        </w:rPr>
        <w:t xml:space="preserve">the Seller under this agreement are exclusive of </w:t>
      </w:r>
      <w:del w:id="1aaac7ce-0c83-4f90-a5d4-90c0ac6b1d8f" w:author="AI Legal Counsel" w:authorEmail="ai@example.com" w:date="2026-02-05T08:50:00.000Z" w:rsidRPr="006817B1">
        <w:r>
          <w:rPr>
            <w:rFonts w:ascii="Arial" w:hAnsi="Arial" w:eastAsia="Arial" w:cs="Arial"/>
          </w:rPr>
          <w:delText>VAT</w:delText>
        </w:r>
      </w:del>
      <w:ins w:id="1aaac7ce-0c83-4f90-a5d4-90c0ac6b1d8f" w:author="AI Legal Counsel" w:authorEmail="ai@example.com" w:date="2026-02-05T08:50:00.000Z" w:rsidRPr="006817B1">
        <w:r>
          <w:rPr>
            <w:rFonts w:ascii="Arial" w:hAnsi="Arial" w:eastAsia="Arial" w:cs="Arial"/>
          </w:rPr>
          <w:t>GST</w:t>
        </w:r>
      </w:ins>
      <w:r w:rsidRPr="006817B1">
        <w:rPr>
          <w:rFonts w:ascii="Arial" w:hAnsi="Arial" w:eastAsia="Arial" w:cs="Arial"/>
        </w:rPr>
        <w:t xml:space="preserve"> and the Seller shall in addition pay an amount equal to any </w:t>
      </w:r>
      <w:del w:id="f61f7c67-86e0-4549-96ac-17a8944ef9cf" w:author="AI Legal Counsel" w:authorEmail="ai@example.com" w:date="2026-02-05T08:50:00.000Z" w:rsidRPr="006817B1">
        <w:r>
          <w:rPr>
            <w:rFonts w:ascii="Arial" w:hAnsi="Arial" w:eastAsia="Arial" w:cs="Arial"/>
          </w:rPr>
          <w:delText>VAT</w:delText>
        </w:r>
      </w:del>
      <w:ins w:id="f61f7c67-86e0-4549-96ac-17a8944ef9cf" w:author="AI Legal Counsel" w:authorEmail="ai@example.com" w:date="2026-02-05T08:50:00.000Z" w:rsidRPr="006817B1">
        <w:r>
          <w:rPr>
            <w:rFonts w:ascii="Arial" w:hAnsi="Arial" w:eastAsia="Arial" w:cs="Arial"/>
          </w:rPr>
          <w:t>GST</w:t>
        </w:r>
      </w:ins>
      <w:r w:rsidRPr="006817B1">
        <w:rPr>
          <w:rFonts w:ascii="Arial" w:hAnsi="Arial" w:eastAsia="Arial" w:cs="Arial"/>
        </w:rPr>
        <w:t xml:space="preserve"> chargeable on those sums or consideration</w:t>
      </w:r>
      <w:r>
        <w:t>.</w:t>
      </w:r>
      <w:bookmarkEnd w:id="284"/>
    </w:p>
    <w:p w:rsidRDefault="00000000" w:rsidR="00000000" w:rsidP="008B4A53">
      <w:pPr>
        <w:pStyle w:val="Untitledsubclause1"/>
      </w:pPr>
      <w:bookmarkStart w:id="285" w:name="a444454"/>
      <w:r w:rsidRPr="002E3D07">
        <w:rPr>
          <w:rFonts w:ascii="Arial" w:hAnsi="Arial" w:eastAsia="Arial" w:cs="Arial"/>
        </w:rPr>
        <w:t xml:space="preserve">The Seller and the Buyer intend that </w:t>
      </w:r>
      <w:del w:id="8bc614e3-9189-4480-9569-025de7393d58" w:author="AI Legal Counsel" w:authorEmail="ai@example.com" w:date="2026-02-05T08:50:00.000Z" w:rsidRPr="002E3D07">
        <w:r>
          <w:rPr>
            <w:rFonts w:ascii="Arial" w:hAnsi="Arial" w:eastAsia="Arial" w:cs="Arial"/>
          </w:rPr>
          <w:delText>article 5</w:delText>
        </w:r>
      </w:del>
      <w:ins w:id="8bc614e3-9189-4480-9569-025de7393d58" w:author="AI Legal Counsel" w:authorEmail="ai@example.com" w:date="2026-02-05T08:50:00.000Z" w:rsidRPr="002E3D07">
        <w:r>
          <w:rPr>
            <w:rFonts w:ascii="Arial" w:hAnsi="Arial" w:eastAsia="Arial" w:cs="Arial"/>
          </w:rPr>
          <w:t>section 10</w:t>
        </w:r>
      </w:ins>
      <w:r w:rsidRPr="002E3D07">
        <w:rPr>
          <w:rFonts w:ascii="Arial" w:hAnsi="Arial" w:eastAsia="Arial" w:cs="Arial"/>
        </w:rPr>
        <w:t xml:space="preserve"> of the </w:t>
      </w:r>
      <w:del w:id="5c4d1058-e5d9-4608-8382-8cf2fff9cb3c" w:author="AI Legal Counsel" w:authorEmail="ai@example.com" w:date="2026-02-05T08:50:00.000Z" w:rsidRPr="002E3D07">
        <w:r>
          <w:rPr>
            <w:rFonts w:ascii="Arial" w:hAnsi="Arial" w:eastAsia="Arial" w:cs="Arial"/>
          </w:rPr>
          <w:delText>Value Added Tax (Special Provisions) Order 1995 (SI 1995/1268)</w:delText>
        </w:r>
      </w:del>
      <w:ins w:id="5c4d1058-e5d9-4608-8382-8cf2fff9cb3c" w:author="AI Legal Counsel" w:authorEmail="ai@example.com" w:date="2026-02-05T08:50:00.000Z" w:rsidRPr="002E3D07">
        <w:r>
          <w:rPr>
            <w:rFonts w:ascii="Arial" w:hAnsi="Arial" w:eastAsia="Arial" w:cs="Arial"/>
          </w:rPr>
          <w:t>Goods and Services Tax Act 1993</w:t>
        </w:r>
      </w:ins>
      <w:r w:rsidRPr="002E3D07">
        <w:rPr>
          <w:rFonts w:ascii="Arial" w:hAnsi="Arial" w:eastAsia="Arial" w:cs="Arial"/>
        </w:rPr>
        <w:t xml:space="preserve"> shall apply to the sale of the Assets under this agreement and agree to use all reasonable endeavours to secure that the sale is treated as neither a supply of goods nor a supply of services under that </w:t>
      </w:r>
      <w:del w:id="01f5af8f-1386-41cb-87e2-a6171bc9905c" w:author="AI Legal Counsel" w:authorEmail="ai@example.com" w:date="2026-02-05T08:50:00.000Z" w:rsidRPr="002E3D07">
        <w:r>
          <w:rPr>
            <w:rFonts w:ascii="Arial" w:hAnsi="Arial" w:eastAsia="Arial" w:cs="Arial"/>
          </w:rPr>
          <w:delText>article</w:delText>
        </w:r>
      </w:del>
      <w:ins w:id="01f5af8f-1386-41cb-87e2-a6171bc9905c" w:author="AI Legal Counsel" w:authorEmail="ai@example.com" w:date="2026-02-05T08:50:00.000Z" w:rsidRPr="002E3D07">
        <w:r>
          <w:rPr>
            <w:rFonts w:ascii="Arial" w:hAnsi="Arial" w:eastAsia="Arial" w:cs="Arial"/>
          </w:rPr>
          <w:t>section</w:t>
        </w:r>
      </w:ins>
      <w:r w:rsidRPr="002E3D07">
        <w:rPr>
          <w:rFonts w:ascii="Arial" w:hAnsi="Arial" w:eastAsia="Arial" w:cs="Arial"/>
        </w:rPr>
        <w:t xml:space="preserve"> [but neither the Seller nor the Buyer shall be required to make any appeal to any tribunal or court against any determination by </w:t>
      </w:r>
      <w:del w:id="f445572e-5164-4e95-8dc6-8219a32f8ad1" w:author="AI Legal Counsel" w:authorEmail="ai@example.com" w:date="2026-02-05T08:50:00.000Z" w:rsidRPr="002E3D07">
        <w:r>
          <w:rPr>
            <w:rFonts w:ascii="Arial" w:hAnsi="Arial" w:eastAsia="Arial" w:cs="Arial"/>
          </w:rPr>
          <w:delText>HMRC</w:delText>
        </w:r>
      </w:del>
      <w:ins w:id="f445572e-5164-4e95-8dc6-8219a32f8ad1" w:author="AI Legal Counsel" w:authorEmail="ai@example.com" w:date="2026-02-05T08:50:00.000Z" w:rsidRPr="002E3D07">
        <w:r>
          <w:rPr>
            <w:rFonts w:ascii="Arial" w:hAnsi="Arial" w:eastAsia="Arial" w:cs="Arial"/>
          </w:rPr>
          <w:t>IRAS</w:t>
        </w:r>
      </w:ins>
      <w:r w:rsidRPr="002E3D07">
        <w:rPr>
          <w:rFonts w:ascii="Arial" w:hAnsi="Arial" w:eastAsia="Arial" w:cs="Arial"/>
        </w:rPr>
        <w:t xml:space="preserve"> that the sale, or any part, shall not be treated as such]</w:t>
      </w:r>
      <w:r>
        <w:rPr>
          <w:rFonts w:ascii="Arial" w:hAnsi="Arial" w:eastAsia="Arial" w:cs="Arial"/>
        </w:rPr>
        <w:t>.</w:t>
      </w:r>
      <w:del w:id="af04f76b-2ff6-4555-8837-b88025eb38bd" w:author="AI Legal Counsel" w:authorEmail="ai@example.com" w:date="2026-02-05T08:50:00.000Z">
        <w:r>
          <w:rPr>
            <w:rFonts w:ascii="Arial" w:hAnsi="Arial" w:eastAsia="Arial" w:cs="Arial"/>
          </w:rPr>
          <w:delText xml:space="preserve"> </w:delText>
        </w:r>
      </w:del>
      <w:bookmarkEnd w:id="285"/>
    </w:p>
    <w:p w:rsidRDefault="00000000" w:rsidR="00000000" w:rsidP="008B4A53">
      <w:pPr>
        <w:pStyle w:val="Untitledsubclause1"/>
      </w:pPr>
      <w:bookmarkStart w:id="286" w:name="a1035971"/>
      <w:r w:rsidRPr="00134DAB">
        <w:rPr>
          <w:rFonts w:ascii="Arial" w:hAnsi="Arial" w:eastAsia="Arial" w:cs="Arial"/>
        </w:rPr>
        <w:t xml:space="preserve">If </w:t>
      </w:r>
      <w:del w:id="43ed02d3-940b-4a12-a32c-4c9193d44982" w:author="AI Legal Counsel" w:authorEmail="ai@example.com" w:date="2026-02-05T08:50:00.000Z" w:rsidRPr="00134DAB">
        <w:r>
          <w:rPr>
            <w:rFonts w:ascii="Arial" w:hAnsi="Arial" w:eastAsia="Arial" w:cs="Arial"/>
          </w:rPr>
          <w:delText>HMRC</w:delText>
        </w:r>
      </w:del>
      <w:ins w:id="43ed02d3-940b-4a12-a32c-4c9193d44982" w:author="AI Legal Counsel" w:authorEmail="ai@example.com" w:date="2026-02-05T08:50:00.000Z" w:rsidRPr="00134DAB">
        <w:r>
          <w:rPr>
            <w:rFonts w:ascii="Arial" w:hAnsi="Arial" w:eastAsia="Arial" w:cs="Arial"/>
          </w:rPr>
          <w:t>IRAS</w:t>
        </w:r>
      </w:ins>
      <w:r w:rsidRPr="00134DAB">
        <w:rPr>
          <w:rFonts w:ascii="Arial" w:hAnsi="Arial" w:eastAsia="Arial" w:cs="Arial"/>
        </w:rPr>
        <w:t xml:space="preserve">, at any time, determines in writing that </w:t>
      </w:r>
      <w:del w:id="7dc69784-e80f-47a2-86e2-30fb5d8ac4f4" w:author="AI Legal Counsel" w:authorEmail="ai@example.com" w:date="2026-02-05T08:50:00.000Z" w:rsidRPr="00134DAB">
        <w:r>
          <w:rPr>
            <w:rFonts w:ascii="Arial" w:hAnsi="Arial" w:eastAsia="Arial" w:cs="Arial"/>
          </w:rPr>
          <w:delText>VAT</w:delText>
        </w:r>
      </w:del>
      <w:ins w:id="7dc69784-e80f-47a2-86e2-30fb5d8ac4f4" w:author="AI Legal Counsel" w:authorEmail="ai@example.com" w:date="2026-02-05T08:50:00.000Z" w:rsidRPr="00134DAB">
        <w:r>
          <w:rPr>
            <w:rFonts w:ascii="Arial" w:hAnsi="Arial" w:eastAsia="Arial" w:cs="Arial"/>
          </w:rPr>
          <w:t>GST</w:t>
        </w:r>
      </w:ins>
      <w:r w:rsidRPr="00134DAB">
        <w:rPr>
          <w:rFonts w:ascii="Arial" w:hAnsi="Arial" w:eastAsia="Arial" w:cs="Arial"/>
        </w:rPr>
        <w:t xml:space="preserve"> is payable on the sale of all or some of the Assets, the Seller shall promptly deliver to the Buyer a copy of that written determination and a proper </w:t>
      </w:r>
      <w:del w:id="636e1e71-af42-4f85-8633-127453b93ff7" w:author="AI Legal Counsel" w:authorEmail="ai@example.com" w:date="2026-02-05T08:50:00.000Z" w:rsidRPr="00134DAB">
        <w:r>
          <w:rPr>
            <w:rFonts w:ascii="Arial" w:hAnsi="Arial" w:eastAsia="Arial" w:cs="Arial"/>
          </w:rPr>
          <w:delText>VAT</w:delText>
        </w:r>
      </w:del>
      <w:ins w:id="636e1e71-af42-4f85-8633-127453b93ff7" w:author="AI Legal Counsel" w:authorEmail="ai@example.com" w:date="2026-02-05T08:50:00.000Z" w:rsidRPr="00134DAB">
        <w:r>
          <w:rPr>
            <w:rFonts w:ascii="Arial" w:hAnsi="Arial" w:eastAsia="Arial" w:cs="Arial"/>
          </w:rPr>
          <w:t>GST</w:t>
        </w:r>
      </w:ins>
      <w:r w:rsidRPr="00134DAB">
        <w:rPr>
          <w:rFonts w:ascii="Arial" w:hAnsi="Arial" w:eastAsia="Arial" w:cs="Arial"/>
        </w:rPr>
        <w:t xml:space="preserve"> invoice in respect of the </w:t>
      </w:r>
      <w:del w:id="0b761906-21e0-4f36-b1d0-aa5c26f4f839" w:author="AI Legal Counsel" w:authorEmail="ai@example.com" w:date="2026-02-05T08:50:00.000Z" w:rsidRPr="00134DAB">
        <w:r>
          <w:rPr>
            <w:rFonts w:ascii="Arial" w:hAnsi="Arial" w:eastAsia="Arial" w:cs="Arial"/>
          </w:rPr>
          <w:delText>VAT</w:delText>
        </w:r>
      </w:del>
      <w:ins w:id="0b761906-21e0-4f36-b1d0-aa5c26f4f839" w:author="AI Legal Counsel" w:authorEmail="ai@example.com" w:date="2026-02-05T08:50:00.000Z" w:rsidRPr="00134DAB">
        <w:r>
          <w:rPr>
            <w:rFonts w:ascii="Arial" w:hAnsi="Arial" w:eastAsia="Arial" w:cs="Arial"/>
          </w:rPr>
          <w:t>GST</w:t>
        </w:r>
      </w:ins>
      <w:r w:rsidRPr="00134DAB">
        <w:rPr>
          <w:rFonts w:ascii="Arial" w:hAnsi="Arial" w:eastAsia="Arial" w:cs="Arial"/>
        </w:rPr>
        <w:t xml:space="preserve"> payable and the Buyer shall within [five] days of the receipt of such determination and </w:t>
      </w:r>
      <w:del w:id="bf503ba5-3b04-4aef-906b-382439898f52" w:author="AI Legal Counsel" w:authorEmail="ai@example.com" w:date="2026-02-05T08:50:00.000Z" w:rsidRPr="00134DAB">
        <w:r>
          <w:rPr>
            <w:rFonts w:ascii="Arial" w:hAnsi="Arial" w:eastAsia="Arial" w:cs="Arial"/>
          </w:rPr>
          <w:delText>VAT</w:delText>
        </w:r>
      </w:del>
      <w:ins w:id="bf503ba5-3b04-4aef-906b-382439898f52" w:author="AI Legal Counsel" w:authorEmail="ai@example.com" w:date="2026-02-05T08:50:00.000Z" w:rsidRPr="00134DAB">
        <w:r>
          <w:rPr>
            <w:rFonts w:ascii="Arial" w:hAnsi="Arial" w:eastAsia="Arial" w:cs="Arial"/>
          </w:rPr>
          <w:t>GST</w:t>
        </w:r>
      </w:ins>
      <w:r w:rsidRPr="00134DAB">
        <w:rPr>
          <w:rFonts w:ascii="Arial" w:hAnsi="Arial" w:eastAsia="Arial" w:cs="Arial"/>
        </w:rPr>
        <w:t xml:space="preserve"> invoice pay to the Seller a sum equal to</w:t>
      </w:r>
      <w:r>
        <w:t>:</w:t>
      </w:r>
      <w:bookmarkEnd w:id="286"/>
    </w:p>
    <w:p w:rsidRDefault="00000000" w:rsidR="00000000" w:rsidP="008B4A53">
      <w:pPr>
        <w:pStyle w:val="Untitledsubclause2"/>
      </w:pPr>
      <w:bookmarkStart w:id="287" w:name="a684590"/>
      <w:r>
        <w:rPr>
          <w:rFonts w:ascii="Arial" w:hAnsi="Arial" w:eastAsia="Arial" w:cs="Arial"/>
        </w:rPr>
        <w:t xml:space="preserve">the amount of </w:t>
      </w:r>
      <w:del w:id="b2b6d68e-3e9b-4cab-be73-b6253d3396e9" w:author="AI Legal Counsel" w:authorEmail="ai@example.com" w:date="2026-02-05T08:50:00.000Z">
        <w:r>
          <w:rPr>
            <w:rFonts w:ascii="Arial" w:hAnsi="Arial" w:eastAsia="Arial" w:cs="Arial"/>
          </w:rPr>
          <w:delText>VAT</w:delText>
        </w:r>
      </w:del>
      <w:ins w:id="b2b6d68e-3e9b-4cab-be73-b6253d3396e9" w:author="AI Legal Counsel" w:authorEmail="ai@example.com" w:date="2026-02-05T08:50:00.000Z">
        <w:r>
          <w:rPr>
            <w:rFonts w:ascii="Arial" w:hAnsi="Arial" w:eastAsia="Arial" w:cs="Arial"/>
          </w:rPr>
          <w:t>GST</w:t>
        </w:r>
      </w:ins>
      <w:r>
        <w:rPr>
          <w:rFonts w:ascii="Arial" w:hAnsi="Arial" w:eastAsia="Arial" w:cs="Arial"/>
        </w:rPr>
        <w:t xml:space="preserve"> determined by </w:t>
      </w:r>
      <w:del w:id="3371b82a-4cd2-47a5-a94f-c2078afa72d1" w:author="AI Legal Counsel" w:authorEmail="ai@example.com" w:date="2026-02-05T08:50:00.000Z">
        <w:r>
          <w:rPr>
            <w:rFonts w:ascii="Arial" w:hAnsi="Arial" w:eastAsia="Arial" w:cs="Arial"/>
          </w:rPr>
          <w:delText>HMRC</w:delText>
        </w:r>
      </w:del>
      <w:ins w:id="3371b82a-4cd2-47a5-a94f-c2078afa72d1" w:author="AI Legal Counsel" w:authorEmail="ai@example.com" w:date="2026-02-05T08:50:00.000Z">
        <w:r>
          <w:rPr>
            <w:rFonts w:ascii="Arial" w:hAnsi="Arial" w:eastAsia="Arial" w:cs="Arial"/>
          </w:rPr>
          <w:t>IRAS</w:t>
        </w:r>
      </w:ins>
      <w:r>
        <w:rPr>
          <w:rFonts w:ascii="Arial" w:hAnsi="Arial" w:eastAsia="Arial" w:cs="Arial"/>
        </w:rPr>
        <w:t xml:space="preserve"> to be chargeable[; and </w:t>
      </w:r>
      <w:r>
        <w:rPr>
          <w:b/>
        </w:rPr>
        <w:t>OR</w:t>
      </w:r>
      <w:r>
        <w:t xml:space="preserve"> .]</w:t>
      </w:r>
      <w:bookmarkEnd w:id="287"/>
    </w:p>
    <w:p w:rsidRDefault="00000000" w:rsidR="00000000" w:rsidP="008B4A53">
      <w:pPr>
        <w:pStyle w:val="Untitledsubclause2"/>
      </w:pPr>
      <w:r>
        <w:fldChar w:fldCharType="begin"/>
      </w:r>
      <w:r>
        <w:fldChar w:fldCharType="end"/>
      </w:r>
      <w:bookmarkStart w:id="288" w:name="a601731"/>
      <w:r>
        <w:rPr>
          <w:rFonts w:ascii="Arial" w:hAnsi="Arial" w:eastAsia="Arial" w:cs="Arial"/>
        </w:rPr>
        <w:t xml:space="preserve">[any interest charged by </w:t>
      </w:r>
      <w:del w:id="159b3e60-dc90-43b0-8891-60b32265a6ae" w:author="AI Legal Counsel" w:authorEmail="ai@example.com" w:date="2026-02-05T08:50:00.000Z">
        <w:r>
          <w:rPr>
            <w:rFonts w:ascii="Arial" w:hAnsi="Arial" w:eastAsia="Arial" w:cs="Arial"/>
          </w:rPr>
          <w:delText>HMRC</w:delText>
        </w:r>
      </w:del>
      <w:ins w:id="159b3e60-dc90-43b0-8891-60b32265a6ae" w:author="AI Legal Counsel" w:authorEmail="ai@example.com" w:date="2026-02-05T08:50:00.000Z">
        <w:r>
          <w:rPr>
            <w:rFonts w:ascii="Arial" w:hAnsi="Arial" w:eastAsia="Arial" w:cs="Arial"/>
          </w:rPr>
          <w:t>IRAS</w:t>
        </w:r>
      </w:ins>
      <w:r>
        <w:rPr>
          <w:rFonts w:ascii="Arial" w:hAnsi="Arial" w:eastAsia="Arial" w:cs="Arial"/>
        </w:rPr>
        <w:t xml:space="preserve"> due to late payment of such </w:t>
      </w:r>
      <w:del w:id="7ce1d0cc-fe4e-4e11-b8c8-f1d529356a86" w:author="AI Legal Counsel" w:authorEmail="ai@example.com" w:date="2026-02-05T08:50:00.000Z">
        <w:r>
          <w:rPr>
            <w:rFonts w:ascii="Arial" w:hAnsi="Arial" w:eastAsia="Arial" w:cs="Arial"/>
          </w:rPr>
          <w:delText>VAT</w:delText>
        </w:r>
      </w:del>
      <w:ins w:id="7ce1d0cc-fe4e-4e11-b8c8-f1d529356a86" w:author="AI Legal Counsel" w:authorEmail="ai@example.com" w:date="2026-02-05T08:50:00.000Z">
        <w:r>
          <w:rPr>
            <w:rFonts w:ascii="Arial" w:hAnsi="Arial" w:eastAsia="Arial" w:cs="Arial"/>
          </w:rPr>
          <w:t>GST</w:t>
        </w:r>
      </w:ins>
      <w:r>
        <w:rPr>
          <w:rFonts w:ascii="Arial" w:hAnsi="Arial" w:eastAsia="Arial" w:cs="Arial"/>
        </w:rPr>
        <w:t xml:space="preserve"> to the extent that it results [solely] from a breach by the Buyer of any of its obligations under this clause </w:t>
      </w:r>
      <w:r>
        <w:fldChar w:fldCharType="begin"/>
      </w:r>
      <w:r>
        <w:rPr>
          <w:highlight w:val="lightGray"/>
        </w:rPr>
        <w:instrText>REF a405773 \h \w \n</w:instrText>
      </w:r>
      <w:r>
        <w:fldChar w:fldCharType="separate"/>
      </w:r>
      <w:r>
        <w:t>12</w:t>
      </w:r>
      <w:r>
        <w:fldChar w:fldCharType="end"/>
      </w:r>
      <w:r>
        <w:t>.]</w:t>
      </w:r>
      <w:bookmarkEnd w:id="288"/>
    </w:p>
    <w:p w:rsidRDefault="00000000" w:rsidR="00000000" w:rsidP="008B4A53">
      <w:pPr>
        <w:pStyle w:val="Untitledsubclause1"/>
      </w:pPr>
      <w:bookmarkStart w:id="289" w:name="a647399"/>
      <w:r>
        <w:t>The Buyer:</w:t>
      </w:r>
      <w:bookmarkEnd w:id="289"/>
    </w:p>
    <w:p w:rsidRDefault="00000000" w:rsidR="00000000" w:rsidP="008B4A53">
      <w:pPr>
        <w:pStyle w:val="Untitledsubclause2"/>
      </w:pPr>
      <w:bookmarkStart w:id="290" w:name="a528100"/>
      <w:r w:rsidRPr="00AF0D6A">
        <w:rPr>
          <w:rFonts w:ascii="Arial" w:hAnsi="Arial" w:eastAsia="Arial" w:cs="Arial"/>
        </w:rPr>
        <w:t xml:space="preserve">warrants to the Seller that it is registered for </w:t>
      </w:r>
      <w:del w:id="5c26f01a-6f91-42a8-911c-79427dceecae" w:author="AI Legal Counsel" w:authorEmail="ai@example.com" w:date="2026-02-05T08:50:00.000Z" w:rsidRPr="00AF0D6A">
        <w:r>
          <w:rPr>
            <w:rFonts w:ascii="Arial" w:hAnsi="Arial" w:eastAsia="Arial" w:cs="Arial"/>
          </w:rPr>
          <w:delText>VAT</w:delText>
        </w:r>
      </w:del>
      <w:ins w:id="5c26f01a-6f91-42a8-911c-79427dceecae" w:author="AI Legal Counsel" w:authorEmail="ai@example.com" w:date="2026-02-05T08:50:00.000Z" w:rsidRPr="00AF0D6A">
        <w:r>
          <w:rPr>
            <w:rFonts w:ascii="Arial" w:hAnsi="Arial" w:eastAsia="Arial" w:cs="Arial"/>
          </w:rPr>
          <w:t>GST</w:t>
        </w:r>
      </w:ins>
      <w:r w:rsidRPr="00AF0D6A">
        <w:rPr>
          <w:rFonts w:ascii="Arial" w:hAnsi="Arial" w:eastAsia="Arial" w:cs="Arial"/>
        </w:rPr>
        <w:t xml:space="preserve"> purposes, or it has applied for registration for </w:t>
      </w:r>
      <w:del w:id="776b1447-d2f7-436b-8c2d-b036c0ba227b" w:author="AI Legal Counsel" w:authorEmail="ai@example.com" w:date="2026-02-05T08:50:00.000Z" w:rsidRPr="00AF0D6A">
        <w:r>
          <w:rPr>
            <w:rFonts w:ascii="Arial" w:hAnsi="Arial" w:eastAsia="Arial" w:cs="Arial"/>
          </w:rPr>
          <w:delText>VAT</w:delText>
        </w:r>
      </w:del>
      <w:ins w:id="776b1447-d2f7-436b-8c2d-b036c0ba227b" w:author="AI Legal Counsel" w:authorEmail="ai@example.com" w:date="2026-02-05T08:50:00.000Z" w:rsidRPr="00AF0D6A">
        <w:r>
          <w:rPr>
            <w:rFonts w:ascii="Arial" w:hAnsi="Arial" w:eastAsia="Arial" w:cs="Arial"/>
          </w:rPr>
          <w:t>GST</w:t>
        </w:r>
      </w:ins>
      <w:r w:rsidRPr="00AF0D6A">
        <w:rPr>
          <w:rFonts w:ascii="Arial" w:hAnsi="Arial" w:eastAsia="Arial" w:cs="Arial"/>
        </w:rPr>
        <w:t xml:space="preserve"> purposes and requested an effective date on or before the Completion Date</w:t>
      </w:r>
      <w:r>
        <w:rPr>
          <w:rFonts w:ascii="Arial" w:hAnsi="Arial" w:eastAsia="Arial" w:cs="Arial"/>
        </w:rPr>
        <w:t>;</w:t>
      </w:r>
      <w:del w:id="0897bfa7-dd09-41c6-a01c-28d8d8fbb896" w:author="AI Legal Counsel" w:authorEmail="ai@example.com" w:date="2026-02-05T08:50:00.000Z">
        <w:r>
          <w:rPr>
            <w:rFonts w:ascii="Arial" w:hAnsi="Arial" w:eastAsia="Arial" w:cs="Arial"/>
          </w:rPr>
          <w:delText xml:space="preserve"> </w:delText>
        </w:r>
      </w:del>
      <w:bookmarkEnd w:id="290"/>
    </w:p>
    <w:p w:rsidRDefault="00000000" w:rsidR="00000000" w:rsidP="008B4A53">
      <w:pPr>
        <w:pStyle w:val="Untitledsubclause2"/>
      </w:pPr>
      <w:bookmarkStart w:id="291" w:name="a923308"/>
      <w:r w:rsidRPr="00AF0D6A">
        <w:t>undertakes to the Seller that it will, on and immediately after Completion, use the Assets to carry on the same kind of business (whether or not as part of any existing business of the Buyer) as that carried on by the Seller in relation to the Assets before Completion</w:t>
      </w:r>
      <w:r>
        <w:t xml:space="preserve">[; </w:t>
      </w:r>
      <w:r w:rsidRPr="00AF0D6A">
        <w:rPr>
          <w:b/>
        </w:rPr>
        <w:t>OR</w:t>
      </w:r>
      <w:r>
        <w:t xml:space="preserve"> .]</w:t>
      </w:r>
      <w:bookmarkEnd w:id="291"/>
    </w:p>
    <w:p w:rsidRDefault="00000000" w:rsidR="00000000" w:rsidP="008B4A53" w:rsidRPr="00AF0D6A">
      <w:pPr>
        <w:pStyle w:val="Untitledsubclause2"/>
      </w:pPr>
      <w:r w:rsidRPr="00AF0D6A">
        <w:fldChar w:fldCharType="begin"/>
      </w:r>
      <w:r w:rsidRPr="00AF0D6A">
        <w:fldChar w:fldCharType="end"/>
      </w:r>
      <w:bookmarkStart w:id="292" w:name="a90372"/>
      <w:r w:rsidRPr="00AF0D6A">
        <w:rPr>
          <w:rFonts w:ascii="Arial" w:hAnsi="Arial" w:eastAsia="Arial" w:cs="Arial"/>
        </w:rPr>
        <w:t xml:space="preserve">[ undertakes to the Seller that, before the Completion Date, the Buyer will exercise the option to tax under </w:t>
      </w:r>
      <w:del w:id="4077a8e2-c6c2-44ee-8391-8313f6b35d9c" w:author="AI Legal Counsel" w:authorEmail="ai@example.com" w:date="2026-02-05T08:50:00.000Z" w:rsidRPr="00AF0D6A">
        <w:r>
          <w:rPr>
            <w:rFonts w:ascii="Arial" w:hAnsi="Arial" w:eastAsia="Arial" w:cs="Arial"/>
          </w:rPr>
          <w:delText>Part 1 of Schedule 10 to the VATA 1994</w:delText>
        </w:r>
      </w:del>
      <w:ins w:id="4077a8e2-c6c2-44ee-8391-8313f6b35d9c" w:author="AI Legal Counsel" w:authorEmail="ai@example.com" w:date="2026-02-05T08:50:00.000Z" w:rsidRPr="00AF0D6A">
        <w:r>
          <w:rPr>
            <w:rFonts w:ascii="Arial" w:hAnsi="Arial" w:eastAsia="Arial" w:cs="Arial"/>
          </w:rPr>
          <w:t>the Goods and Services Tax Act 1993</w:t>
        </w:r>
      </w:ins>
      <w:r w:rsidRPr="00AF0D6A">
        <w:rPr>
          <w:rFonts w:ascii="Arial" w:hAnsi="Arial" w:eastAsia="Arial" w:cs="Arial"/>
        </w:rPr>
        <w:t xml:space="preserve"> in relation to [the Properties] and not less than [five] working days before the Completion Date produce to the Seller's Solicitors a certified copy of its notification and acknowledgement of re</w:t>
      </w:r>
      <w:r>
        <w:rPr>
          <w:rFonts w:ascii="Arial" w:hAnsi="Arial" w:eastAsia="Arial" w:cs="Arial"/>
        </w:rPr>
        <w:t xml:space="preserve">ceipt of notification from </w:t>
      </w:r>
      <w:del w:id="c9f6f690-c9f3-4e57-8c89-1cc79f352b56" w:author="AI Legal Counsel" w:authorEmail="ai@example.com" w:date="2026-02-05T08:50:00.000Z">
        <w:r>
          <w:rPr>
            <w:rFonts w:ascii="Arial" w:hAnsi="Arial" w:eastAsia="Arial" w:cs="Arial"/>
          </w:rPr>
          <w:delText>HMRC</w:delText>
        </w:r>
      </w:del>
      <w:ins w:id="c9f6f690-c9f3-4e57-8c89-1cc79f352b56" w:author="AI Legal Counsel" w:authorEmail="ai@example.com" w:date="2026-02-05T08:50:00.000Z">
        <w:r>
          <w:rPr>
            <w:rFonts w:ascii="Arial" w:hAnsi="Arial" w:eastAsia="Arial" w:cs="Arial"/>
          </w:rPr>
          <w:t>IRAS</w:t>
        </w:r>
      </w:ins>
      <w:r w:rsidRPr="00AF0D6A">
        <w:t>;]</w:t>
      </w:r>
      <w:bookmarkEnd w:id="292"/>
    </w:p>
    <w:p w:rsidRDefault="00000000" w:rsidR="00000000" w:rsidP="008B4A53">
      <w:pPr>
        <w:pStyle w:val="Untitledsubclause2"/>
      </w:pPr>
      <w:r>
        <w:fldChar w:fldCharType="begin"/>
      </w:r>
      <w:r>
        <w:fldChar w:fldCharType="end"/>
      </w:r>
      <w:bookmarkStart w:id="293" w:name="a737681"/>
      <w:r>
        <w:t>[undertakes to the Seller that it will not revoke the option to tax described in clause 12.4</w:t>
      </w:r>
      <w:r>
        <w:fldChar w:fldCharType="begin"/>
      </w:r>
      <w:r>
        <w:rPr>
          <w:highlight w:val="lightGray"/>
        </w:rPr>
        <w:instrText>REF a90372 \h \w \n</w:instrText>
      </w:r>
      <w:r>
        <w:fldChar w:fldCharType="separate"/>
      </w:r>
      <w:r>
        <w:t>(c)</w:t>
      </w:r>
      <w:r>
        <w:fldChar w:fldCharType="end"/>
      </w:r>
      <w:r>
        <w:t>;]</w:t>
      </w:r>
      <w:bookmarkEnd w:id="293"/>
    </w:p>
    <w:p w:rsidRDefault="00000000" w:rsidR="00000000" w:rsidP="008B4A53">
      <w:pPr>
        <w:pStyle w:val="Untitledsubclause2"/>
      </w:pPr>
      <w:r>
        <w:fldChar w:fldCharType="begin"/>
      </w:r>
      <w:r>
        <w:fldChar w:fldCharType="end"/>
      </w:r>
      <w:bookmarkStart w:id="294" w:name="a283243"/>
      <w:r>
        <w:rPr>
          <w:rFonts w:ascii="Arial" w:hAnsi="Arial" w:eastAsia="Arial" w:cs="Arial"/>
        </w:rPr>
        <w:t xml:space="preserve">[warrants to the Seller that </w:t>
      </w:r>
      <w:del w:id="149929b7-a93f-4d31-9a48-23d0cc3bc771" w:author="AI Legal Counsel" w:authorEmail="ai@example.com" w:date="2026-02-05T08:50:00.000Z">
        <w:r>
          <w:rPr>
            <w:rFonts w:ascii="Arial" w:hAnsi="Arial" w:eastAsia="Arial" w:cs="Arial"/>
          </w:rPr>
          <w:delText>article 5(2B) of the Value Added Tax (Special Provisions) Order 1995</w:delText>
        </w:r>
      </w:del>
      <w:ins w:id="149929b7-a93f-4d31-9a48-23d0cc3bc771" w:author="AI Legal Counsel" w:authorEmail="ai@example.com" w:date="2026-02-05T08:50:00.000Z">
        <w:r>
          <w:rPr>
            <w:rFonts w:ascii="Arial" w:hAnsi="Arial" w:eastAsia="Arial" w:cs="Arial"/>
          </w:rPr>
          <w:t>section 10 of the Goods and Services Tax Act 1993</w:t>
        </w:r>
      </w:ins>
      <w:r>
        <w:rPr>
          <w:rFonts w:ascii="Arial" w:hAnsi="Arial" w:eastAsia="Arial" w:cs="Arial"/>
        </w:rPr>
        <w:t xml:space="preserve"> does not apply to </w:t>
      </w:r>
      <w:ins w:id="dafbfebc-93e4-465f-b014-f9492de7ca8d" w:author="AI Legal Counsel" w:authorEmail="ai@example.com" w:date="2026-02-05T08:50:00.000Z">
        <w:r>
          <w:rPr>
            <w:rFonts w:ascii="Arial" w:hAnsi="Arial" w:eastAsia="Arial" w:cs="Arial"/>
          </w:rPr>
          <w:t xml:space="preserve">exclude </w:t>
        </w:r>
      </w:ins>
      <w:r>
        <w:rPr>
          <w:rFonts w:ascii="Arial" w:hAnsi="Arial" w:eastAsia="Arial" w:cs="Arial"/>
        </w:rPr>
        <w:t>the Buyer.]</w:t>
      </w:r>
      <w:bookmarkEnd w:id="294"/>
    </w:p>
    <w:p w:rsidRDefault="00000000" w:rsidR="00000000" w:rsidP="008B4A53">
      <w:pPr>
        <w:pStyle w:val="Untitledsubclause1"/>
      </w:pPr>
      <w:bookmarkStart w:id="295" w:name="a492475"/>
      <w:r w:rsidRPr="002770CD">
        <w:rPr>
          <w:rFonts w:ascii="Arial" w:hAnsi="Arial" w:eastAsia="Arial" w:cs="Arial"/>
        </w:rPr>
        <w:t xml:space="preserve">The Seller and the Buyer do not intend to make a joint application to </w:t>
      </w:r>
      <w:del w:id="2e8aefef-0560-454e-bc20-598db488d96d" w:author="AI Legal Counsel" w:authorEmail="ai@example.com" w:date="2026-02-05T08:50:00.000Z" w:rsidRPr="002770CD">
        <w:r>
          <w:rPr>
            <w:rFonts w:ascii="Arial" w:hAnsi="Arial" w:eastAsia="Arial" w:cs="Arial"/>
          </w:rPr>
          <w:delText>HMRC</w:delText>
        </w:r>
      </w:del>
      <w:ins w:id="2e8aefef-0560-454e-bc20-598db488d96d" w:author="AI Legal Counsel" w:authorEmail="ai@example.com" w:date="2026-02-05T08:50:00.000Z" w:rsidRPr="002770CD">
        <w:r>
          <w:rPr>
            <w:rFonts w:ascii="Arial" w:hAnsi="Arial" w:eastAsia="Arial" w:cs="Arial"/>
          </w:rPr>
          <w:t>IRAS</w:t>
        </w:r>
      </w:ins>
      <w:r w:rsidRPr="002770CD">
        <w:rPr>
          <w:rFonts w:ascii="Arial" w:hAnsi="Arial" w:eastAsia="Arial" w:cs="Arial"/>
        </w:rPr>
        <w:t xml:space="preserve"> for the Buyer to be registered for </w:t>
      </w:r>
      <w:del w:id="83faefeb-f778-41bd-bcc7-579849ca047b" w:author="AI Legal Counsel" w:authorEmail="ai@example.com" w:date="2026-02-05T08:50:00.000Z" w:rsidRPr="002770CD">
        <w:r>
          <w:rPr>
            <w:rFonts w:ascii="Arial" w:hAnsi="Arial" w:eastAsia="Arial" w:cs="Arial"/>
          </w:rPr>
          <w:delText>VAT</w:delText>
        </w:r>
      </w:del>
      <w:ins w:id="83faefeb-f778-41bd-bcc7-579849ca047b" w:author="AI Legal Counsel" w:authorEmail="ai@example.com" w:date="2026-02-05T08:50:00.000Z" w:rsidRPr="002770CD">
        <w:r>
          <w:rPr>
            <w:rFonts w:ascii="Arial" w:hAnsi="Arial" w:eastAsia="Arial" w:cs="Arial"/>
          </w:rPr>
          <w:t>GST</w:t>
        </w:r>
      </w:ins>
      <w:r w:rsidRPr="002770CD">
        <w:rPr>
          <w:rFonts w:ascii="Arial" w:hAnsi="Arial" w:eastAsia="Arial" w:cs="Arial"/>
        </w:rPr>
        <w:t xml:space="preserve"> under the </w:t>
      </w:r>
      <w:del w:id="b0fcf8ae-0c2f-4ad0-b9e2-a79936a36b43" w:author="AI Legal Counsel" w:authorEmail="ai@example.com" w:date="2026-02-05T08:50:00.000Z" w:rsidRPr="002770CD">
        <w:r>
          <w:rPr>
            <w:rFonts w:ascii="Arial" w:hAnsi="Arial" w:eastAsia="Arial" w:cs="Arial"/>
          </w:rPr>
          <w:delText>VAT</w:delText>
        </w:r>
      </w:del>
      <w:ins w:id="b0fcf8ae-0c2f-4ad0-b9e2-a79936a36b43" w:author="AI Legal Counsel" w:authorEmail="ai@example.com" w:date="2026-02-05T08:50:00.000Z" w:rsidRPr="002770CD">
        <w:r>
          <w:rPr>
            <w:rFonts w:ascii="Arial" w:hAnsi="Arial" w:eastAsia="Arial" w:cs="Arial"/>
          </w:rPr>
          <w:t>GST</w:t>
        </w:r>
      </w:ins>
      <w:r w:rsidRPr="002770CD">
        <w:rPr>
          <w:rFonts w:ascii="Arial" w:hAnsi="Arial" w:eastAsia="Arial" w:cs="Arial"/>
        </w:rPr>
        <w:t xml:space="preserve"> registration number of the Seller, under </w:t>
      </w:r>
      <w:del w:id="ed904a4d-5252-499d-b902-bd346c7087c3" w:author="AI Legal Counsel" w:authorEmail="ai@example.com" w:date="2026-02-05T08:50:00.000Z" w:rsidRPr="002770CD">
        <w:r>
          <w:rPr>
            <w:rFonts w:ascii="Arial" w:hAnsi="Arial" w:eastAsia="Arial" w:cs="Arial"/>
          </w:rPr>
          <w:delText>regulation 6(1)(d) of the VAT Regulations 1995 (SI 1995/2518).</w:delText>
        </w:r>
      </w:del>
      <w:ins w:id="ed904a4d-5252-499d-b902-bd346c7087c3" w:author="AI Legal Counsel" w:authorEmail="ai@example.com" w:date="2026-02-05T08:50:00.000Z" w:rsidRPr="002770CD">
        <w:r>
          <w:rPr>
            <w:rFonts w:ascii="Arial" w:hAnsi="Arial" w:eastAsia="Arial" w:cs="Arial"/>
          </w:rPr>
          <w:t>the GST (General) Regulations.</w:t>
        </w:r>
      </w:ins>
      <w:r w:rsidRPr="002770CD">
        <w:rPr>
          <w:rFonts w:ascii="Arial" w:hAnsi="Arial" w:eastAsia="Arial" w:cs="Arial"/>
        </w:rPr>
        <w:t xml:space="preserve"> Accordingly, the Seller shall</w:t>
      </w:r>
      <w:r>
        <w:t>:</w:t>
      </w:r>
      <w:bookmarkEnd w:id="295"/>
    </w:p>
    <w:p w:rsidRDefault="00000000" w:rsidR="00000000" w:rsidP="008B4A53">
      <w:pPr>
        <w:pStyle w:val="Untitledsubclause2"/>
      </w:pPr>
      <w:bookmarkStart w:id="296" w:name="a678124"/>
      <w:r w:rsidRPr="002770CD">
        <w:rPr>
          <w:rFonts w:ascii="Arial" w:hAnsi="Arial" w:eastAsia="Arial" w:cs="Arial"/>
        </w:rPr>
        <w:t xml:space="preserve">retain and preserve the </w:t>
      </w:r>
      <w:del w:id="7803a5c9-5f20-4603-ae56-b4adc2c55463" w:author="AI Legal Counsel" w:authorEmail="ai@example.com" w:date="2026-02-05T08:50:00.000Z" w:rsidRPr="002770CD">
        <w:r>
          <w:rPr>
            <w:rFonts w:ascii="Arial" w:hAnsi="Arial" w:eastAsia="Arial" w:cs="Arial"/>
          </w:rPr>
          <w:delText>VAT</w:delText>
        </w:r>
      </w:del>
      <w:ins w:id="7803a5c9-5f20-4603-ae56-b4adc2c55463" w:author="AI Legal Counsel" w:authorEmail="ai@example.com" w:date="2026-02-05T08:50:00.000Z" w:rsidRPr="002770CD">
        <w:r>
          <w:rPr>
            <w:rFonts w:ascii="Arial" w:hAnsi="Arial" w:eastAsia="Arial" w:cs="Arial"/>
          </w:rPr>
          <w:t>GST</w:t>
        </w:r>
      </w:ins>
      <w:r w:rsidRPr="002770CD">
        <w:rPr>
          <w:rFonts w:ascii="Arial" w:hAnsi="Arial" w:eastAsia="Arial" w:cs="Arial"/>
        </w:rPr>
        <w:t xml:space="preserve"> Records after Completion, for a period of not less than [six] years from Completion (or such longer period as may be required by law)</w:t>
      </w:r>
      <w:r>
        <w:t>;</w:t>
      </w:r>
      <w:bookmarkEnd w:id="296"/>
    </w:p>
    <w:p w:rsidRDefault="00000000" w:rsidR="00000000" w:rsidP="008B4A53">
      <w:pPr>
        <w:pStyle w:val="Untitledsubclause2"/>
      </w:pPr>
      <w:bookmarkStart w:id="297" w:name="a457861"/>
      <w:r w:rsidRPr="002770CD">
        <w:rPr>
          <w:rFonts w:ascii="Arial" w:hAnsi="Arial" w:eastAsia="Arial" w:cs="Arial"/>
        </w:rPr>
        <w:t xml:space="preserve">make the </w:t>
      </w:r>
      <w:del w:id="7bcc5fef-e3ba-4900-95c2-850e6c746542" w:author="AI Legal Counsel" w:authorEmail="ai@example.com" w:date="2026-02-05T08:50:00.000Z" w:rsidRPr="002770CD">
        <w:r>
          <w:rPr>
            <w:rFonts w:ascii="Arial" w:hAnsi="Arial" w:eastAsia="Arial" w:cs="Arial"/>
          </w:rPr>
          <w:delText>VAT</w:delText>
        </w:r>
      </w:del>
      <w:ins w:id="7bcc5fef-e3ba-4900-95c2-850e6c746542" w:author="AI Legal Counsel" w:authorEmail="ai@example.com" w:date="2026-02-05T08:50:00.000Z" w:rsidRPr="002770CD">
        <w:r>
          <w:rPr>
            <w:rFonts w:ascii="Arial" w:hAnsi="Arial" w:eastAsia="Arial" w:cs="Arial"/>
          </w:rPr>
          <w:t>GST</w:t>
        </w:r>
      </w:ins>
      <w:r w:rsidRPr="002770CD">
        <w:rPr>
          <w:rFonts w:ascii="Arial" w:hAnsi="Arial" w:eastAsia="Arial" w:cs="Arial"/>
        </w:rPr>
        <w:t xml:space="preserve"> Records available to the Buyer or its agents for inspection (during normal business hours) or copying [(at the Buyer's expense)]</w:t>
      </w:r>
      <w:r>
        <w:t>; and</w:t>
      </w:r>
      <w:bookmarkEnd w:id="297"/>
    </w:p>
    <w:p w:rsidRDefault="00000000" w:rsidR="00000000" w:rsidP="008B4A53">
      <w:pPr>
        <w:pStyle w:val="Untitledsubclause2"/>
      </w:pPr>
      <w:bookmarkStart w:id="298" w:name="a853070"/>
      <w:r w:rsidRPr="002770CD">
        <w:rPr>
          <w:rFonts w:ascii="Arial" w:hAnsi="Arial" w:eastAsia="Arial" w:cs="Arial"/>
        </w:rPr>
        <w:t xml:space="preserve">give to the Buyer, in such form as the Buyer may reasonably require, such information contained in the </w:t>
      </w:r>
      <w:del w:id="564b0f33-87b3-4666-af8a-88b6fbf3453a" w:author="AI Legal Counsel" w:authorEmail="ai@example.com" w:date="2026-02-05T08:50:00.000Z" w:rsidRPr="002770CD">
        <w:r>
          <w:rPr>
            <w:rFonts w:ascii="Arial" w:hAnsi="Arial" w:eastAsia="Arial" w:cs="Arial"/>
          </w:rPr>
          <w:delText>VAT</w:delText>
        </w:r>
      </w:del>
      <w:ins w:id="564b0f33-87b3-4666-af8a-88b6fbf3453a" w:author="AI Legal Counsel" w:authorEmail="ai@example.com" w:date="2026-02-05T08:50:00.000Z" w:rsidRPr="002770CD">
        <w:r>
          <w:rPr>
            <w:rFonts w:ascii="Arial" w:hAnsi="Arial" w:eastAsia="Arial" w:cs="Arial"/>
          </w:rPr>
          <w:t>GST</w:t>
        </w:r>
      </w:ins>
      <w:r w:rsidRPr="002770CD">
        <w:rPr>
          <w:rFonts w:ascii="Arial" w:hAnsi="Arial" w:eastAsia="Arial" w:cs="Arial"/>
        </w:rPr>
        <w:t xml:space="preserve"> Records as the Buyer may reasonably specify</w:t>
      </w:r>
      <w:r>
        <w:t>.</w:t>
      </w:r>
      <w:bookmarkEnd w:id="298"/>
    </w:p>
    <w:p w:rsidRDefault="00000000" w:rsidR="00000000" w:rsidP="008B4A53">
      <w:pPr>
        <w:pStyle w:val="TitleClause"/>
      </w:pPr>
      <w:r>
        <w:fldChar w:fldCharType="begin"/>
      </w:r>
      <w:r>
        <w:fldChar w:fldCharType="end"/>
      </w:r>
      <w:r>
        <w:fldChar w:fldCharType="begin"/>
      </w:r>
      <w:r>
        <w:instrText>TC "13. Indemnities" \l 1</w:instrText>
      </w:r>
      <w:r>
        <w:fldChar w:fldCharType="end"/>
      </w:r>
      <w:bookmarkStart w:id="299" w:name="a727984"/>
      <w:bookmarkStart w:id="300" w:name="_Toc256000012"/>
      <w:r>
        <w:t>[Indemnities]</w:t>
      </w:r>
      <w:bookmarkEnd w:id="299"/>
      <w:bookmarkEnd w:id="300"/>
    </w:p>
    <w:p w:rsidRDefault="00000000" w:rsidR="00000000" w:rsidP="008B4A53">
      <w:pPr>
        <w:pStyle w:val="NoNumUntitledsubclause1"/>
      </w:pPr>
      <w:bookmarkStart w:id="301" w:name="a69883"/>
      <w:r>
        <w:t>The Seller shall indemnify the Buyer against all Losses suffered or incurred by the Buyer arising out of or in connection with any of the following matters:</w:t>
      </w:r>
      <w:bookmarkEnd w:id="301"/>
    </w:p>
    <w:p w:rsidRDefault="00000000" w:rsidR="00000000" w:rsidP="008B4A53">
      <w:pPr>
        <w:pStyle w:val="Untitledsubclause2"/>
      </w:pPr>
      <w:bookmarkStart w:id="302" w:name="a87851"/>
      <w:r>
        <w:t>[DESCRIPTION OF DISPUTE, ISSUE OR MATTER IN RESPECT OF WHICH INDEMNITY IS TO BE GIVEN]; and</w:t>
      </w:r>
      <w:bookmarkEnd w:id="302"/>
    </w:p>
    <w:p w:rsidRDefault="00000000" w:rsidR="00000000" w:rsidP="008B4A53">
      <w:pPr>
        <w:pStyle w:val="Untitledsubclause2"/>
      </w:pPr>
      <w:bookmarkStart w:id="303" w:name="a1038488"/>
      <w:r>
        <w:t>[DESCRIPTION OF DISPUTE, ISSUE OR MATTER IN RESPECT OF WHICH INDEMNITY IS TO BE GIVEN].</w:t>
      </w:r>
      <w:bookmarkEnd w:id="303"/>
    </w:p>
    <w:p w:rsidRDefault="00000000" w:rsidR="00000000" w:rsidP="008B4A53">
      <w:pPr>
        <w:pStyle w:val="TitleClause"/>
      </w:pPr>
      <w:r>
        <w:fldChar w:fldCharType="begin"/>
      </w:r>
      <w:r>
        <w:instrText>TC "14. The employees" \l 1</w:instrText>
      </w:r>
      <w:r>
        <w:fldChar w:fldCharType="end"/>
      </w:r>
      <w:bookmarkStart w:id="304" w:name="a576131"/>
      <w:bookmarkStart w:id="305" w:name="_Toc256000013"/>
      <w:r>
        <w:t>The employees</w:t>
      </w:r>
      <w:bookmarkEnd w:id="304"/>
      <w:bookmarkEnd w:id="305"/>
    </w:p>
    <w:p w:rsidRDefault="00000000" w:rsidR="00000000" w:rsidP="008B4A53">
      <w:pPr>
        <w:pStyle w:val="Untitledsubclause1"/>
      </w:pPr>
      <w:bookmarkStart w:id="306" w:name="a739390"/>
      <w:r>
        <w:rPr>
          <w:rFonts w:ascii="Arial" w:hAnsi="Arial" w:eastAsia="Arial" w:cs="Arial"/>
        </w:rPr>
        <w:t xml:space="preserve">The parties agree that the sale and purchase pursuant to this agreement </w:t>
      </w:r>
      <w:del w:id="27b7d726-0673-4cf8-b590-f4cf2fb62b21" w:author="AI Legal Counsel" w:authorEmail="ai@example.com" w:date="2026-02-05T08:50:00.000Z">
        <w:r>
          <w:rPr>
            <w:rFonts w:ascii="Arial" w:hAnsi="Arial" w:eastAsia="Arial" w:cs="Arial"/>
          </w:rPr>
          <w:delText>will constitute a relevant transfer for</w:delText>
        </w:r>
      </w:del>
      <w:ins w:id="27b7d726-0673-4cf8-b590-f4cf2fb62b21" w:author="AI Legal Counsel" w:authorEmail="ai@example.com" w:date="2026-02-05T08:50:00.000Z">
        <w:r>
          <w:rPr>
            <w:rFonts w:ascii="Arial" w:hAnsi="Arial" w:eastAsia="Arial" w:cs="Arial"/>
          </w:rPr>
          <w:t>shall be governed by the Employment Act 1968 and</w:t>
        </w:r>
      </w:ins>
      <w:r>
        <w:rPr>
          <w:rFonts w:ascii="Arial" w:hAnsi="Arial" w:eastAsia="Arial" w:cs="Arial"/>
        </w:rPr>
        <w:t xml:space="preserve"> the </w:t>
      </w:r>
      <w:del w:id="fd2dc22c-7191-4cb3-9e34-4515256ebb00" w:author="AI Legal Counsel" w:authorEmail="ai@example.com" w:date="2026-02-05T08:50:00.000Z">
        <w:r>
          <w:rPr>
            <w:rFonts w:ascii="Arial" w:hAnsi="Arial" w:eastAsia="Arial" w:cs="Arial"/>
          </w:rPr>
          <w:delText>purposes</w:delText>
        </w:r>
      </w:del>
      <w:ins w:id="fd2dc22c-7191-4cb3-9e34-4515256ebb00" w:author="AI Legal Counsel" w:authorEmail="ai@example.com" w:date="2026-02-05T08:50:00.000Z">
        <w:r>
          <w:rPr>
            <w:rFonts w:ascii="Arial" w:hAnsi="Arial" w:eastAsia="Arial" w:cs="Arial"/>
          </w:rPr>
          <w:t>terms</w:t>
        </w:r>
      </w:ins>
      <w:r>
        <w:rPr>
          <w:rFonts w:ascii="Arial" w:hAnsi="Arial" w:eastAsia="Arial" w:cs="Arial"/>
        </w:rPr>
        <w:t xml:space="preserve"> of </w:t>
      </w:r>
      <w:del w:id="24edff36-a287-4ba7-b0f8-4477df902ab1" w:author="AI Legal Counsel" w:authorEmail="ai@example.com" w:date="2026-02-05T08:50:00.000Z">
        <w:r>
          <w:rPr>
            <w:rFonts w:ascii="Arial" w:hAnsi="Arial" w:eastAsia="Arial" w:cs="Arial"/>
          </w:rPr>
          <w:delText>TUPE and, accordingly, that it will not operate so as to terminate</w:delText>
        </w:r>
      </w:del>
      <w:ins w:id="24edff36-a287-4ba7-b0f8-4477df902ab1" w:author="AI Legal Counsel" w:authorEmail="ai@example.com" w:date="2026-02-05T08:50:00.000Z">
        <w:r>
          <w:rPr>
            <w:rFonts w:ascii="Arial" w:hAnsi="Arial" w:eastAsia="Arial" w:cs="Arial"/>
          </w:rPr>
          <w:t>the individual employment contracts of the Employees. The employment of the Employees shall not automatically transfer to the Buyer but shall transfer by mutual agreement and</w:t>
        </w:r>
      </w:ins>
      <w:r>
        <w:rPr>
          <w:rFonts w:ascii="Arial" w:hAnsi="Arial" w:eastAsia="Arial" w:cs="Arial"/>
        </w:rPr>
        <w:t xml:space="preserve"> the </w:t>
      </w:r>
      <w:del w:id="5160d4b1-e4c6-4249-962d-22aa55221dbe" w:author="AI Legal Counsel" w:authorEmail="ai@example.com" w:date="2026-02-05T08:50:00.000Z">
        <w:r>
          <w:rPr>
            <w:rFonts w:ascii="Arial" w:hAnsi="Arial" w:eastAsia="Arial" w:cs="Arial"/>
          </w:rPr>
          <w:delText>contracts</w:delText>
        </w:r>
      </w:del>
      <w:ins w:id="5160d4b1-e4c6-4249-962d-22aa55221dbe" w:author="AI Legal Counsel" w:authorEmail="ai@example.com" w:date="2026-02-05T08:50:00.000Z">
        <w:r>
          <w:rPr>
            <w:rFonts w:ascii="Arial" w:hAnsi="Arial" w:eastAsia="Arial" w:cs="Arial"/>
          </w:rPr>
          <w:t>execution</w:t>
        </w:r>
      </w:ins>
      <w:r>
        <w:rPr>
          <w:rFonts w:ascii="Arial" w:hAnsi="Arial" w:eastAsia="Arial" w:cs="Arial"/>
        </w:rPr>
        <w:t xml:space="preserve"> of </w:t>
      </w:r>
      <w:del w:id="27296d67-26a1-4a32-8f63-23b305c00171" w:author="AI Legal Counsel" w:authorEmail="ai@example.com" w:date="2026-02-05T08:50:00.000Z">
        <w:r>
          <w:rPr>
            <w:rFonts w:ascii="Arial" w:hAnsi="Arial" w:eastAsia="Arial" w:cs="Arial"/>
          </w:rPr>
          <w:delText>employment of any of the Employees</w:delText>
        </w:r>
      </w:del>
      <w:ins w:id="27296d67-26a1-4a32-8f63-23b305c00171" w:author="AI Legal Counsel" w:authorEmail="ai@example.com" w:date="2026-02-05T08:50:00.000Z">
        <w:r>
          <w:rPr>
            <w:rFonts w:ascii="Arial" w:hAnsi="Arial" w:eastAsia="Arial" w:cs="Arial"/>
          </w:rPr>
          <w:t>new employment contracts or novation agreements between the Buyer and each Employee</w:t>
        </w:r>
      </w:ins>
      <w:r>
        <w:rPr>
          <w:rFonts w:ascii="Arial" w:hAnsi="Arial" w:eastAsia="Arial" w:cs="Arial"/>
        </w:rPr>
        <w:t xml:space="preserve"> </w:t>
      </w:r>
      <w:r w:rsidRPr="00477650">
        <w:rPr>
          <w:rFonts w:ascii="Arial" w:hAnsi="Arial" w:eastAsia="Arial" w:cs="Arial"/>
        </w:rPr>
        <w:t>[</w:t>
      </w:r>
      <w:del w:id="6e7ad096-d7ce-4ef1-83cb-5595d614ec0f" w:author="AI Legal Counsel" w:authorEmail="ai@example.com" w:date="2026-02-05T08:50:00.000Z" w:rsidRPr="00477650">
        <w:r>
          <w:rPr>
            <w:rFonts w:ascii="Arial" w:hAnsi="Arial" w:eastAsia="Arial" w:cs="Arial"/>
          </w:rPr>
          <w:delText>or</w:delText>
        </w:r>
      </w:del>
      <w:ins w:id="6e7ad096-d7ce-4ef1-83cb-5595d614ec0f" w:author="AI Legal Counsel" w:authorEmail="ai@example.com" w:date="2026-02-05T08:50:00.000Z" w:rsidRPr="00477650">
        <w:r>
          <w:rPr>
            <w:rFonts w:ascii="Arial" w:hAnsi="Arial" w:eastAsia="Arial" w:cs="Arial"/>
          </w:rPr>
          <w:t>and</w:t>
        </w:r>
      </w:ins>
      <w:r w:rsidRPr="00477650">
        <w:rPr>
          <w:rFonts w:ascii="Arial" w:hAnsi="Arial" w:eastAsia="Arial" w:cs="Arial"/>
        </w:rPr>
        <w:t xml:space="preserve"> any collective agreements with trade unions recognised by the Seller in respect of the Employees</w:t>
      </w:r>
      <w:del w:id="b53e8811-c3df-44d0-b3d6-75747c60ce94" w:author="AI Legal Counsel" w:authorEmail="ai@example.com" w:date="2026-02-05T08:50:00.000Z" w:rsidRPr="00477650">
        <w:r>
          <w:rPr>
            <w:rFonts w:ascii="Arial" w:hAnsi="Arial" w:eastAsia="Arial" w:cs="Arial"/>
          </w:rPr>
          <w:delText>]</w:delText>
        </w:r>
        <w:r>
          <w:rPr>
            <w:rFonts w:ascii="Arial" w:hAnsi="Arial" w:eastAsia="Arial" w:cs="Arial"/>
          </w:rPr>
          <w:delText>. Such contracts</w:delText>
        </w:r>
      </w:del>
      <w:r>
        <w:rPr>
          <w:rFonts w:ascii="Arial" w:hAnsi="Arial" w:eastAsia="Arial" w:cs="Arial"/>
        </w:rPr>
        <w:t xml:space="preserve"> shall be </w:t>
      </w:r>
      <w:del w:id="a280172e-47b1-44ae-846c-0796eff183fb" w:author="AI Legal Counsel" w:authorEmail="ai@example.com" w:date="2026-02-05T08:50:00.000Z">
        <w:r>
          <w:rPr>
            <w:rFonts w:ascii="Arial" w:hAnsi="Arial" w:eastAsia="Arial" w:cs="Arial"/>
          </w:rPr>
          <w:delText>transferred</w:delText>
        </w:r>
      </w:del>
      <w:ins w:id="a280172e-47b1-44ae-846c-0796eff183fb" w:author="AI Legal Counsel" w:authorEmail="ai@example.com" w:date="2026-02-05T08:50:00.000Z">
        <w:r>
          <w:rPr>
            <w:rFonts w:ascii="Arial" w:hAnsi="Arial" w:eastAsia="Arial" w:cs="Arial"/>
          </w:rPr>
          <w:t>subject</w:t>
        </w:r>
      </w:ins>
      <w:r>
        <w:rPr>
          <w:rFonts w:ascii="Arial" w:hAnsi="Arial" w:eastAsia="Arial" w:cs="Arial"/>
        </w:rPr>
        <w:t xml:space="preserve"> to </w:t>
      </w:r>
      <w:del w:id="a81bacb3-d54f-4505-8d72-b9fd34ececbd" w:author="AI Legal Counsel" w:authorEmail="ai@example.com" w:date="2026-02-05T08:50:00.000Z">
        <w:r>
          <w:rPr>
            <w:rFonts w:ascii="Arial" w:hAnsi="Arial" w:eastAsia="Arial" w:cs="Arial"/>
          </w:rPr>
          <w:delText>the Buyer pursuant to TUPE with effect from the Effective Time</w:delText>
        </w:r>
      </w:del>
      <w:ins w:id="a81bacb3-d54f-4505-8d72-b9fd34ececbd" w:author="AI Legal Counsel" w:authorEmail="ai@example.com" w:date="2026-02-05T08:50:00.000Z">
        <w:r>
          <w:rPr>
            <w:rFonts w:ascii="Arial" w:hAnsi="Arial" w:eastAsia="Arial" w:cs="Arial"/>
          </w:rPr>
          <w:t>agreement with the relevant trade unions under the Trade Unions Act (Cap 333)]. Such transfer shall take effect from the Effective Time, subject to each Employee's consent and acceptance of employment with the Buyer</w:t>
        </w:r>
      </w:ins>
      <w:r>
        <w:rPr>
          <w:rFonts w:ascii="Arial" w:hAnsi="Arial" w:eastAsia="Arial" w:cs="Arial"/>
        </w:rPr>
        <w:t>.</w:t>
      </w:r>
      <w:bookmarkEnd w:id="306"/>
    </w:p>
    <w:p w:rsidRDefault="00000000" w:rsidR="00000000" w:rsidP="008B4A53">
      <w:pPr>
        <w:pStyle w:val="Untitledsubclause1"/>
      </w:pPr>
      <w:bookmarkStart w:id="307" w:name="a954339"/>
      <w:r>
        <w:t>The Seller undertakes to the Buyer:</w:t>
      </w:r>
      <w:bookmarkEnd w:id="307"/>
    </w:p>
    <w:p w:rsidRDefault="00000000" w:rsidR="00000000" w:rsidP="008B4A53">
      <w:pPr>
        <w:pStyle w:val="Untitledsubclause2"/>
      </w:pPr>
      <w:bookmarkStart w:id="308" w:name="a702633"/>
      <w:r>
        <w:rPr>
          <w:rFonts w:ascii="Arial" w:hAnsi="Arial" w:eastAsia="Arial" w:cs="Arial"/>
        </w:rPr>
        <w:t xml:space="preserve">that it has complied with, and shall up to and including the Effective Time, comply with all of its obligations and those of any of its predecessors (whether or not legally binding or in respect of which it would be expected to comply by any regulatory or other body to which it is subject) due to or in connection with the Employees or any body representing them </w:t>
      </w:r>
      <w:del w:id="f44f59d9-d5e3-46ba-a667-075007ab5818" w:author="AI Legal Counsel" w:authorEmail="ai@example.com" w:date="2026-02-05T08:50:00.000Z">
        <w:r>
          <w:rPr>
            <w:rFonts w:ascii="Arial" w:hAnsi="Arial" w:eastAsia="Arial" w:cs="Arial"/>
          </w:rPr>
          <w:delText>(or any of the said obligations the Seller would have had under or in connection with such contracts but for TUPE);</w:delText>
        </w:r>
      </w:del>
      <w:ins w:id="f44f59d9-d5e3-46ba-a667-075007ab5818" w:author="AI Legal Counsel" w:authorEmail="ai@example.com" w:date="2026-02-05T08:50:00.000Z">
        <w:r>
          <w:rPr>
            <w:rFonts w:ascii="Arial" w:hAnsi="Arial" w:eastAsia="Arial" w:cs="Arial"/>
          </w:rPr>
          <w:t>under the Employment Act 1968 and the terms of their individual employment contracts;</w:t>
        </w:r>
      </w:ins>
      <w:bookmarkEnd w:id="308"/>
    </w:p>
    <w:p w:rsidRDefault="00000000" w:rsidR="00000000" w:rsidP="008B4A53">
      <w:pPr>
        <w:pStyle w:val="Untitledsubclause2"/>
      </w:pPr>
      <w:bookmarkStart w:id="309" w:name="a79258"/>
      <w:r>
        <w:rPr>
          <w:rFonts w:ascii="Arial" w:hAnsi="Arial" w:eastAsia="Arial" w:cs="Arial"/>
        </w:rPr>
        <w:t xml:space="preserve">that it has paid and shall pay all sums due to or in relation to the Employees up to and including the Effective Time (whether arising under common law, statute, equity or otherwise) including all salaries, wages, bonus or commission, expenses, holiday pay, </w:t>
      </w:r>
      <w:del w:id="8a38564f-28fc-44a6-8049-9340b2103100" w:author="AI Legal Counsel" w:authorEmail="ai@example.com" w:date="2026-02-05T08:50:00.000Z">
        <w:r>
          <w:rPr>
            <w:rFonts w:ascii="Arial" w:hAnsi="Arial" w:eastAsia="Arial" w:cs="Arial"/>
          </w:rPr>
          <w:delText>National Insurance</w:delText>
        </w:r>
      </w:del>
      <w:ins w:id="8a38564f-28fc-44a6-8049-9340b2103100" w:author="AI Legal Counsel" w:authorEmail="ai@example.com" w:date="2026-02-05T08:50:00.000Z">
        <w:r>
          <w:rPr>
            <w:rFonts w:ascii="Arial" w:hAnsi="Arial" w:eastAsia="Arial" w:cs="Arial"/>
          </w:rPr>
          <w:t>Central Provident Fund contributions</w:t>
        </w:r>
      </w:ins>
      <w:r>
        <w:rPr>
          <w:rFonts w:ascii="Arial" w:hAnsi="Arial" w:eastAsia="Arial" w:cs="Arial"/>
        </w:rPr>
        <w:t xml:space="preserve"> and pension contributions, liability to Taxation and other sums payable in respect of any period up to the Effective Time;</w:t>
      </w:r>
      <w:bookmarkEnd w:id="309"/>
    </w:p>
    <w:p w:rsidRDefault="00000000" w:rsidR="00000000" w:rsidP="008B4A53">
      <w:pPr>
        <w:pStyle w:val="Untitledsubclause2"/>
      </w:pPr>
      <w:bookmarkStart w:id="310" w:name="a247580"/>
      <w:r>
        <w:rPr>
          <w:rFonts w:ascii="Arial" w:hAnsi="Arial" w:eastAsia="Arial" w:cs="Arial"/>
        </w:rPr>
        <w:t xml:space="preserve">that it has complied and shall comply in all respects with its obligations </w:t>
      </w:r>
      <w:del w:id="127b1f38-2e3a-4095-99fa-97d5f4d9ed60" w:author="AI Legal Counsel" w:authorEmail="ai@example.com" w:date="2026-02-05T08:50:00.000Z">
        <w:r>
          <w:rPr>
            <w:rFonts w:ascii="Arial" w:hAnsi="Arial" w:eastAsia="Arial" w:cs="Arial"/>
          </w:rPr>
          <w:delText>under regulation 11 of TUPE</w:delText>
        </w:r>
      </w:del>
      <w:ins w:id="127b1f38-2e3a-4095-99fa-97d5f4d9ed60" w:author="AI Legal Counsel" w:authorEmail="ai@example.com" w:date="2026-02-05T08:50:00.000Z">
        <w:r>
          <w:rPr>
            <w:rFonts w:ascii="Arial" w:hAnsi="Arial" w:eastAsia="Arial" w:cs="Arial"/>
          </w:rPr>
          <w:t>to provide employee information to the Buyer as set out in this agreement and as required under the Employment Act 1968</w:t>
        </w:r>
      </w:ins>
      <w:r>
        <w:rPr>
          <w:rFonts w:ascii="Arial" w:hAnsi="Arial" w:eastAsia="Arial" w:cs="Arial"/>
        </w:rPr>
        <w:t xml:space="preserve">; </w:t>
      </w:r>
      <w:bookmarkEnd w:id="310"/>
    </w:p>
    <w:p w:rsidRDefault="00000000" w:rsidR="00000000" w:rsidP="008B4A53">
      <w:pPr>
        <w:pStyle w:val="Untitledsubclause2"/>
      </w:pPr>
      <w:bookmarkStart w:id="311" w:name="a916763"/>
      <w:r>
        <w:t>that there are no sums owing to or from any Employee other than reimbursement of expenses for the current [PERIOD] and wages for the current salary period;</w:t>
      </w:r>
      <w:bookmarkEnd w:id="311"/>
    </w:p>
    <w:p w:rsidRDefault="00000000" w:rsidR="00000000" w:rsidP="008B4A53">
      <w:pPr>
        <w:pStyle w:val="Untitledsubclause2"/>
      </w:pPr>
      <w:bookmarkStart w:id="312" w:name="a171290"/>
      <w:r>
        <w:rPr>
          <w:rFonts w:ascii="Arial" w:hAnsi="Arial" w:eastAsia="Arial" w:cs="Arial"/>
        </w:rPr>
        <w:t xml:space="preserve">that it has complied and shall comply in all respects with </w:t>
      </w:r>
      <w:del w:id="e8c3effe-1595-4219-8a78-e20654f83710" w:author="AI Legal Counsel" w:authorEmail="ai@example.com" w:date="2026-02-05T08:50:00.000Z">
        <w:r>
          <w:rPr>
            <w:rFonts w:ascii="Arial" w:hAnsi="Arial" w:eastAsia="Arial" w:cs="Arial"/>
          </w:rPr>
          <w:delText>regulation 13 of TUPE and Part IV of TULRCA</w:delText>
        </w:r>
      </w:del>
      <w:ins w:id="e8c3effe-1595-4219-8a78-e20654f83710" w:author="AI Legal Counsel" w:authorEmail="ai@example.com" w:date="2026-02-05T08:50:00.000Z">
        <w:r>
          <w:rPr>
            <w:rFonts w:ascii="Arial" w:hAnsi="Arial" w:eastAsia="Arial" w:cs="Arial"/>
          </w:rPr>
          <w:t>its obligations to inform and consult with the Employees and any recognised trade unions under the Industrial Relations Act (Cap 136) and the Trade Unions Act (Cap 333)</w:t>
        </w:r>
      </w:ins>
      <w:r>
        <w:rPr>
          <w:rFonts w:ascii="Arial" w:hAnsi="Arial" w:eastAsia="Arial" w:cs="Arial"/>
        </w:rPr>
        <w:t xml:space="preserve"> (and that it has provided and shall provide to the Buyer such information as the Buyer may request in writing in order to verify such compliance) [and that it has consented to, and co-operated with, pre-transfer consultation </w:t>
      </w:r>
      <w:del w:id="37786331-d1c8-43ac-9181-6436d57a85b7" w:author="AI Legal Counsel" w:authorEmail="ai@example.com" w:date="2026-02-05T08:50:00.000Z">
        <w:r>
          <w:rPr>
            <w:rFonts w:ascii="Arial" w:hAnsi="Arial" w:eastAsia="Arial" w:cs="Arial"/>
          </w:rPr>
          <w:delText>by</w:delText>
        </w:r>
      </w:del>
      <w:ins w:id="37786331-d1c8-43ac-9181-6436d57a85b7" w:author="AI Legal Counsel" w:authorEmail="ai@example.com" w:date="2026-02-05T08:50:00.000Z">
        <w:r>
          <w:rPr>
            <w:rFonts w:ascii="Arial" w:hAnsi="Arial" w:eastAsia="Arial" w:cs="Arial"/>
          </w:rPr>
          <w:t>with</w:t>
        </w:r>
      </w:ins>
      <w:r>
        <w:rPr>
          <w:rFonts w:ascii="Arial" w:hAnsi="Arial" w:eastAsia="Arial" w:cs="Arial"/>
        </w:rPr>
        <w:t xml:space="preserve"> the </w:t>
      </w:r>
      <w:del w:id="80189ac3-ac7e-4856-a42a-ca96298c6d5f" w:author="AI Legal Counsel" w:authorEmail="ai@example.com" w:date="2026-02-05T08:50:00.000Z">
        <w:r>
          <w:rPr>
            <w:rFonts w:ascii="Arial" w:hAnsi="Arial" w:eastAsia="Arial" w:cs="Arial"/>
          </w:rPr>
          <w:delText>transferee in accordance with Part IV of TULRCA</w:delText>
        </w:r>
      </w:del>
      <w:ins w:id="80189ac3-ac7e-4856-a42a-ca96298c6d5f" w:author="AI Legal Counsel" w:authorEmail="ai@example.com" w:date="2026-02-05T08:50:00.000Z">
        <w:r>
          <w:rPr>
            <w:rFonts w:ascii="Arial" w:hAnsi="Arial" w:eastAsia="Arial" w:cs="Arial"/>
          </w:rPr>
          <w:t>Employees and any recognised trade unions</w:t>
        </w:r>
      </w:ins>
      <w:r>
        <w:rPr>
          <w:rFonts w:ascii="Arial" w:hAnsi="Arial" w:eastAsia="Arial" w:cs="Arial"/>
        </w:rPr>
        <w:t>, if required];</w:t>
      </w:r>
      <w:bookmarkEnd w:id="312"/>
    </w:p>
    <w:p w:rsidRDefault="00000000" w:rsidR="00000000" w:rsidP="008B4A53">
      <w:pPr>
        <w:pStyle w:val="Untitledsubclause2"/>
      </w:pPr>
      <w:bookmarkStart w:id="313" w:name="a410641"/>
      <w:r>
        <w:t>that it has not in the last [12] months altered and shall not alter (whether to take effect before, on or after the Effective Time) any of the terms of employment or engagement of any of the Employees (without the prior written consent of the Buyer);</w:t>
      </w:r>
      <w:bookmarkEnd w:id="313"/>
    </w:p>
    <w:p w:rsidRDefault="00000000" w:rsidR="00000000" w:rsidP="008B4A53">
      <w:pPr>
        <w:pStyle w:val="Untitledsubclause2"/>
      </w:pPr>
      <w:bookmarkStart w:id="314" w:name="a771215"/>
      <w:r>
        <w:t>that it has not terminated and shall not terminate or take any steps to terminate (constructively or otherwise) the employment of any of the Employees (without the prior written consent of the Buyer);</w:t>
      </w:r>
      <w:bookmarkEnd w:id="314"/>
    </w:p>
    <w:p w:rsidRDefault="00000000" w:rsidR="00000000" w:rsidP="008B4A53">
      <w:pPr>
        <w:pStyle w:val="Untitledsubclause2"/>
      </w:pPr>
      <w:bookmarkStart w:id="315" w:name="a345285"/>
      <w:r>
        <w:t>that it has not and shall not transfer any of the Employees so that they no longer work within the Business, it has not and shall not induce any Employee to resign their employment in the Business, and it has not and shall not agree to transfer any Employee from the Business (without the prior written consent of the Buyer);</w:t>
      </w:r>
      <w:bookmarkEnd w:id="315"/>
    </w:p>
    <w:p w:rsidRDefault="00000000" w:rsidR="00000000" w:rsidP="008B4A53">
      <w:pPr>
        <w:pStyle w:val="Untitledsubclause2"/>
      </w:pPr>
      <w:bookmarkStart w:id="316" w:name="a652769"/>
      <w:r>
        <w:t>that it will not employ, engage or transfer any person who is not an Employee to work in the Business without the prior written consent of the Buyer; and</w:t>
      </w:r>
      <w:bookmarkEnd w:id="316"/>
    </w:p>
    <w:p w:rsidRDefault="00000000" w:rsidR="00000000" w:rsidP="008B4A53">
      <w:pPr>
        <w:pStyle w:val="Untitledsubclause2"/>
      </w:pPr>
      <w:bookmarkStart w:id="317" w:name="a543365"/>
      <w:r>
        <w:t>to indemnify the Buyer against all Losses which the Buyer may suffer, sustain, incur, pay or be put to arising from:</w:t>
      </w:r>
      <w:bookmarkEnd w:id="317"/>
    </w:p>
    <w:p w:rsidRDefault="00000000" w:rsidR="00000000" w:rsidP="008B4A53">
      <w:pPr>
        <w:pStyle w:val="Untitledsubclause3"/>
      </w:pPr>
      <w:bookmarkStart w:id="318" w:name="a1025905"/>
      <w:r>
        <w:t xml:space="preserve">any failure by the Seller to comply with its obligations under this clause </w:t>
      </w:r>
      <w:r>
        <w:fldChar w:fldCharType="begin"/>
      </w:r>
      <w:r>
        <w:rPr>
          <w:highlight w:val="lightGray"/>
        </w:rPr>
        <w:instrText>REF a576131 \h \w \n</w:instrText>
      </w:r>
      <w:r>
        <w:fldChar w:fldCharType="separate"/>
      </w:r>
      <w:r>
        <w:t>14</w:t>
      </w:r>
      <w:r>
        <w:fldChar w:fldCharType="end"/>
      </w:r>
      <w:r>
        <w:t>;</w:t>
      </w:r>
      <w:bookmarkEnd w:id="318"/>
    </w:p>
    <w:p w:rsidRDefault="00000000" w:rsidR="00000000" w:rsidP="008B4A53">
      <w:pPr>
        <w:pStyle w:val="Untitledsubclause3"/>
      </w:pPr>
      <w:bookmarkStart w:id="319" w:name="a572424"/>
      <w:r>
        <w:t>the employment of the Employees or the termination of their employment by the Seller [on or] before the Effective Time;</w:t>
      </w:r>
      <w:bookmarkEnd w:id="319"/>
    </w:p>
    <w:p w:rsidRDefault="00000000" w:rsidR="00000000" w:rsidP="008B4A53">
      <w:pPr>
        <w:pStyle w:val="Untitledsubclause3"/>
      </w:pPr>
      <w:bookmarkStart w:id="320" w:name="a745916"/>
      <w:r>
        <w:t>any failure by the Seller [on or] before the Effective Time to comply with its legal obligations in respect of any of the Employees;</w:t>
      </w:r>
      <w:bookmarkEnd w:id="320"/>
    </w:p>
    <w:p w:rsidRDefault="00000000" w:rsidR="00000000" w:rsidP="008B4A53">
      <w:pPr>
        <w:pStyle w:val="Untitledsubclause3"/>
      </w:pPr>
      <w:bookmarkStart w:id="321" w:name="a756598"/>
      <w:del w:id="0d552317-6e81-40c3-880e-3129834efc65" w:author="AI Legal Counsel" w:authorEmail="ai@example.com" w:date="2026-02-05T08:50:00.000Z">
        <w:r>
          <w:rPr>
            <w:rFonts w:ascii="Arial" w:hAnsi="Arial" w:eastAsia="Arial" w:cs="Arial"/>
          </w:rPr>
          <w:delText>the transfer to the Buyer, by virtue of TUPE, of the employment of any employee of the Seller other than the Employees</w:delText>
        </w:r>
      </w:del>
      <w:ins w:id="0d552317-6e81-40c3-880e-3129834efc65" w:author="AI Legal Counsel" w:authorEmail="ai@example.com" w:date="2026-02-05T08:50:00.000Z">
        <w:r>
          <w:rPr>
            <w:rFonts w:ascii="Arial" w:hAnsi="Arial" w:eastAsia="Arial" w:cs="Arial"/>
          </w:rPr>
          <w:t>any claim by any employee of the Seller (other than the Employees) that their employment has transferred to the Buyer pursuant to this agreement or any related arrangement</w:t>
        </w:r>
      </w:ins>
      <w:r>
        <w:rPr>
          <w:rFonts w:ascii="Arial" w:hAnsi="Arial" w:eastAsia="Arial" w:cs="Arial"/>
        </w:rPr>
        <w:t>;</w:t>
      </w:r>
      <w:bookmarkEnd w:id="321"/>
    </w:p>
    <w:p w:rsidRDefault="00000000" w:rsidR="00000000" w:rsidP="008B4A53">
      <w:pPr>
        <w:pStyle w:val="Untitledsubclause3"/>
      </w:pPr>
      <w:bookmarkStart w:id="322" w:name="a724554"/>
      <w:r>
        <w:rPr>
          <w:rFonts w:ascii="Arial" w:hAnsi="Arial" w:eastAsia="Arial" w:cs="Arial"/>
        </w:rPr>
        <w:t xml:space="preserve">any act or omission before the Effective Time </w:t>
      </w:r>
      <w:del w:id="173949b0-7dbe-4ae2-8079-ee14c624a8ac" w:author="AI Legal Counsel" w:authorEmail="ai@example.com" w:date="2026-02-05T08:50:00.000Z">
        <w:r>
          <w:rPr>
            <w:rFonts w:ascii="Arial" w:hAnsi="Arial" w:eastAsia="Arial" w:cs="Arial"/>
          </w:rPr>
          <w:delText>which, by virtue of TUPE, is deemed to be an act or omission of the Buyer</w:delText>
        </w:r>
      </w:del>
      <w:ins w:id="173949b0-7dbe-4ae2-8079-ee14c624a8ac" w:author="AI Legal Counsel" w:authorEmail="ai@example.com" w:date="2026-02-05T08:50:00.000Z">
        <w:r>
          <w:rPr>
            <w:rFonts w:ascii="Arial" w:hAnsi="Arial" w:eastAsia="Arial" w:cs="Arial"/>
          </w:rPr>
          <w:t>in relation to the Employees which gives rise to any liability assumed by the Buyer under this agreement or the relevant employment contracts</w:t>
        </w:r>
      </w:ins>
      <w:r>
        <w:rPr>
          <w:rFonts w:ascii="Arial" w:hAnsi="Arial" w:eastAsia="Arial" w:cs="Arial"/>
        </w:rPr>
        <w:t>; and</w:t>
      </w:r>
      <w:bookmarkEnd w:id="322"/>
    </w:p>
    <w:p w:rsidRDefault="00000000" w:rsidR="00000000" w:rsidP="008B4A53">
      <w:pPr>
        <w:pStyle w:val="Untitledsubclause3"/>
      </w:pPr>
      <w:bookmarkStart w:id="323" w:name="a471731"/>
      <w:r>
        <w:rPr>
          <w:rFonts w:ascii="Arial" w:hAnsi="Arial" w:eastAsia="Arial" w:cs="Arial"/>
        </w:rPr>
        <w:t xml:space="preserve">the Seller's failure to comply with its obligations </w:t>
      </w:r>
      <w:del w:id="73934fb7-27b4-401e-b08d-c25386d90022" w:author="AI Legal Counsel" w:authorEmail="ai@example.com" w:date="2026-02-05T08:50:00.000Z">
        <w:r>
          <w:rPr>
            <w:rFonts w:ascii="Arial" w:hAnsi="Arial" w:eastAsia="Arial" w:cs="Arial"/>
          </w:rPr>
          <w:delText>under regulation 13 of TUPE.</w:delText>
        </w:r>
      </w:del>
      <w:ins w:id="73934fb7-27b4-401e-b08d-c25386d90022" w:author="AI Legal Counsel" w:authorEmail="ai@example.com" w:date="2026-02-05T08:50:00.000Z">
        <w:r>
          <w:rPr>
            <w:rFonts w:ascii="Arial" w:hAnsi="Arial" w:eastAsia="Arial" w:cs="Arial"/>
          </w:rPr>
          <w:t>to inform and consult with the Employees and any recognised trade unions under the Industrial Relations Act (Cap 136) and the Trade Unions Act (Cap 333).</w:t>
        </w:r>
      </w:ins>
      <w:bookmarkEnd w:id="323"/>
    </w:p>
    <w:p w:rsidRDefault="00000000" w:rsidR="00000000" w:rsidP="008B4A53">
      <w:pPr>
        <w:pStyle w:val="Untitledsubclause1"/>
      </w:pPr>
      <w:bookmarkStart w:id="324" w:name="a820686"/>
      <w:r>
        <w:rPr>
          <w:rFonts w:ascii="Arial" w:hAnsi="Arial" w:eastAsia="Arial" w:cs="Arial"/>
        </w:rPr>
        <w:t xml:space="preserve">If any contract of employment or engagement or collective agreement not Disclosed to the Buyer </w:t>
      </w:r>
      <w:del w:id="54fdc28a-bc46-4ad1-9ed4-31e3aa209b53" w:author="AI Legal Counsel" w:authorEmail="ai@example.com" w:date="2026-02-05T08:50:00.000Z">
        <w:r>
          <w:rPr>
            <w:rFonts w:ascii="Arial" w:hAnsi="Arial" w:eastAsia="Arial" w:cs="Arial"/>
          </w:rPr>
          <w:delText>has</w:delText>
        </w:r>
      </w:del>
      <w:ins w:id="54fdc28a-bc46-4ad1-9ed4-31e3aa209b53" w:author="AI Legal Counsel" w:authorEmail="ai@example.com" w:date="2026-02-05T08:50:00.000Z">
        <w:r>
          <w:rPr>
            <w:rFonts w:ascii="Arial" w:hAnsi="Arial" w:eastAsia="Arial" w:cs="Arial"/>
          </w:rPr>
          <w:t>is claimed to have</w:t>
        </w:r>
      </w:ins>
      <w:r>
        <w:rPr>
          <w:rFonts w:ascii="Arial" w:hAnsi="Arial" w:eastAsia="Arial" w:cs="Arial"/>
        </w:rPr>
        <w:t xml:space="preserve"> effect as if originally made between the Buyer and any person or body or their representatives as a result of the </w:t>
      </w:r>
      <w:del w:id="85b1f0a8-7328-479a-a9ea-7ba7f30b4e15" w:author="AI Legal Counsel" w:authorEmail="ai@example.com" w:date="2026-02-05T08:50:00.000Z">
        <w:r>
          <w:rPr>
            <w:rFonts w:ascii="Arial" w:hAnsi="Arial" w:eastAsia="Arial" w:cs="Arial"/>
          </w:rPr>
          <w:delText>provisions</w:delText>
        </w:r>
      </w:del>
      <w:ins w:id="85b1f0a8-7328-479a-a9ea-7ba7f30b4e15" w:author="AI Legal Counsel" w:authorEmail="ai@example.com" w:date="2026-02-05T08:50:00.000Z">
        <w:r>
          <w:rPr>
            <w:rFonts w:ascii="Arial" w:hAnsi="Arial" w:eastAsia="Arial" w:cs="Arial"/>
          </w:rPr>
          <w:t>transfer</w:t>
        </w:r>
      </w:ins>
      <w:r>
        <w:rPr>
          <w:rFonts w:ascii="Arial" w:hAnsi="Arial" w:eastAsia="Arial" w:cs="Arial"/>
        </w:rPr>
        <w:t xml:space="preserve"> of </w:t>
      </w:r>
      <w:del w:id="c6bf0653-5fc5-4e29-be55-8eaa1eb3538a" w:author="AI Legal Counsel" w:authorEmail="ai@example.com" w:date="2026-02-05T08:50:00.000Z">
        <w:r>
          <w:rPr>
            <w:rFonts w:ascii="Arial" w:hAnsi="Arial" w:eastAsia="Arial" w:cs="Arial"/>
          </w:rPr>
          <w:delText>TUPE</w:delText>
        </w:r>
      </w:del>
      <w:ins w:id="c6bf0653-5fc5-4e29-be55-8eaa1eb3538a" w:author="AI Legal Counsel" w:authorEmail="ai@example.com" w:date="2026-02-05T08:50:00.000Z">
        <w:r>
          <w:rPr>
            <w:rFonts w:ascii="Arial" w:hAnsi="Arial" w:eastAsia="Arial" w:cs="Arial"/>
          </w:rPr>
          <w:t>the Business</w:t>
        </w:r>
      </w:ins>
      <w:r>
        <w:rPr>
          <w:rFonts w:ascii="Arial" w:hAnsi="Arial" w:eastAsia="Arial" w:cs="Arial"/>
        </w:rPr>
        <w:t xml:space="preserve"> or otherwise:</w:t>
      </w:r>
      <w:bookmarkEnd w:id="324"/>
    </w:p>
    <w:p w:rsidRDefault="00000000" w:rsidR="00000000" w:rsidP="008B4A53">
      <w:pPr>
        <w:pStyle w:val="Untitledsubclause2"/>
      </w:pPr>
      <w:bookmarkStart w:id="325" w:name="a532290"/>
      <w:r>
        <w:t>the Buyer may terminate such contract or agreement; and</w:t>
      </w:r>
      <w:bookmarkEnd w:id="325"/>
    </w:p>
    <w:p w:rsidRDefault="00000000" w:rsidR="00000000" w:rsidP="008B4A53">
      <w:pPr>
        <w:pStyle w:val="Untitledsubclause2"/>
      </w:pPr>
      <w:bookmarkStart w:id="326" w:name="a397478"/>
      <w:r>
        <w:t>the Seller shall indemnify the Buyer against all Losses suffered or incurred by the Buyer arising out of or in connection with any of the following:</w:t>
      </w:r>
      <w:bookmarkEnd w:id="326"/>
    </w:p>
    <w:p w:rsidRDefault="00000000" w:rsidR="00000000" w:rsidP="008B4A53">
      <w:pPr>
        <w:pStyle w:val="Untitledsubclause3"/>
      </w:pPr>
      <w:bookmarkStart w:id="327" w:name="a536335"/>
      <w:r>
        <w:t>such termination; or</w:t>
      </w:r>
      <w:bookmarkEnd w:id="327"/>
    </w:p>
    <w:p w:rsidRDefault="00000000" w:rsidR="00000000" w:rsidP="008B4A53">
      <w:pPr>
        <w:pStyle w:val="Untitledsubclause3"/>
      </w:pPr>
      <w:bookmarkStart w:id="328" w:name="a119764"/>
      <w:r>
        <w:t>such contract or collective agreement before the Effective Time, if the Buyer does not terminate such contract or collective agreement.</w:t>
      </w:r>
      <w:bookmarkEnd w:id="328"/>
    </w:p>
    <w:p w:rsidRDefault="00000000" w:rsidR="00000000" w:rsidP="008B4A53">
      <w:pPr>
        <w:pStyle w:val="Untitledsubclause1"/>
      </w:pPr>
      <w:bookmarkStart w:id="329" w:name="a369479"/>
      <w:r>
        <w:t xml:space="preserve">Without prejudice to the other provisions of this clause </w:t>
      </w:r>
      <w:r>
        <w:fldChar w:fldCharType="begin"/>
      </w:r>
      <w:r>
        <w:rPr>
          <w:highlight w:val="lightGray"/>
        </w:rPr>
        <w:instrText>REF a576131 \h \w \n</w:instrText>
      </w:r>
      <w:r>
        <w:fldChar w:fldCharType="separate"/>
      </w:r>
      <w:r>
        <w:t>14</w:t>
      </w:r>
      <w:r>
        <w:fldChar w:fldCharType="end"/>
      </w:r>
      <w:r>
        <w:rPr>
          <w:rFonts w:ascii="Arial" w:hAnsi="Arial" w:eastAsia="Arial" w:cs="Arial"/>
        </w:rPr>
        <w:t xml:space="preserve">, the Seller shall, at its own expense, give the Buyer such assistance as the Buyer may reasonably require to contest any demand or claim by any person employed or engaged in the Business at or before the Effective Time or their representatives resulting from or in connection with this agreement, subject always to the Seller's obligations under the </w:t>
      </w:r>
      <w:del w:id="b4727a41-ec55-4fee-b435-97209364f055" w:author="AI Legal Counsel" w:authorEmail="ai@example.com" w:date="2026-02-05T08:50:00.000Z">
        <w:r>
          <w:rPr>
            <w:rFonts w:ascii="Arial" w:hAnsi="Arial" w:eastAsia="Arial" w:cs="Arial"/>
          </w:rPr>
          <w:delText>DPA 1998</w:delText>
        </w:r>
      </w:del>
      <w:ins w:id="b4727a41-ec55-4fee-b435-97209364f055" w:author="AI Legal Counsel" w:authorEmail="ai@example.com" w:date="2026-02-05T08:50:00.000Z">
        <w:r>
          <w:rPr>
            <w:rFonts w:ascii="Arial" w:hAnsi="Arial" w:eastAsia="Arial" w:cs="Arial"/>
          </w:rPr>
          <w:t>Personal Data Protection Act 2012</w:t>
        </w:r>
      </w:ins>
      <w:r>
        <w:rPr>
          <w:rFonts w:ascii="Arial" w:hAnsi="Arial" w:eastAsia="Arial" w:cs="Arial"/>
        </w:rPr>
        <w:t>.</w:t>
      </w:r>
      <w:bookmarkEnd w:id="329"/>
    </w:p>
    <w:p w:rsidRDefault="00000000" w:rsidR="00000000" w:rsidP="008B4A53">
      <w:pPr>
        <w:pStyle w:val="Untitledsubclause1"/>
      </w:pPr>
      <w:bookmarkStart w:id="330" w:name="a354753"/>
      <w:r>
        <w:t>The Seller shall, on request by the Buyer and at the Seller's expense, provide to the Buyer such information or documents as the Buyer may reasonably require relating to the terms of employment, pension and life assurance arrangements, health benefits, welfare or any other matter concerning any of the Employees or any trade union, employee representative or body of employees or their representatives or relating to collective agreements or collective or individual grievances in the period before the Effective Time.</w:t>
      </w:r>
      <w:bookmarkEnd w:id="330"/>
    </w:p>
    <w:p w:rsidRDefault="00000000" w:rsidR="00000000" w:rsidP="008B4A53">
      <w:pPr>
        <w:pStyle w:val="TitleClause"/>
      </w:pPr>
      <w:r>
        <w:fldChar w:fldCharType="begin"/>
      </w:r>
      <w:r>
        <w:instrText>TC "15. Pension scheme" \l 1</w:instrText>
      </w:r>
      <w:r>
        <w:fldChar w:fldCharType="end"/>
      </w:r>
      <w:bookmarkStart w:id="331" w:name="a78195"/>
      <w:bookmarkStart w:id="332" w:name="_Toc256000014"/>
      <w:r>
        <w:t>Pension scheme</w:t>
      </w:r>
      <w:bookmarkEnd w:id="331"/>
      <w:bookmarkEnd w:id="332"/>
    </w:p>
    <w:p w:rsidRDefault="00000000" w:rsidR="00000000" w:rsidP="008B4A53">
      <w:pPr>
        <w:pStyle w:val="NoNumUntitledsubclause1"/>
      </w:pPr>
      <w:bookmarkStart w:id="333" w:name="a370636"/>
      <w:r>
        <w:t xml:space="preserve">The Seller's Scheme shall be dealt with in accordance with the provisions of </w:t>
      </w:r>
      <w:r>
        <w:fldChar w:fldCharType="begin"/>
      </w:r>
      <w:r>
        <w:rPr>
          <w:highlight w:val="lightGray"/>
        </w:rPr>
        <w:instrText>REF a180810 \h \w \n</w:instrText>
      </w:r>
      <w:r>
        <w:fldChar w:fldCharType="separate"/>
      </w:r>
      <w:r>
        <w:t>Schedule 14</w:t>
      </w:r>
      <w:r>
        <w:fldChar w:fldCharType="end"/>
      </w:r>
      <w:r>
        <w:t>.</w:t>
      </w:r>
      <w:bookmarkEnd w:id="333"/>
    </w:p>
    <w:p w:rsidRDefault="00000000" w:rsidR="00000000" w:rsidP="008B4A53">
      <w:pPr>
        <w:pStyle w:val="TitleClause"/>
      </w:pPr>
      <w:r>
        <w:fldChar w:fldCharType="begin"/>
      </w:r>
      <w:r>
        <w:instrText>TC "16. The Business Contracts" \l 1</w:instrText>
      </w:r>
      <w:r>
        <w:fldChar w:fldCharType="end"/>
      </w:r>
      <w:bookmarkStart w:id="334" w:name="a227733"/>
      <w:bookmarkStart w:id="335" w:name="_Toc256000015"/>
      <w:r>
        <w:t>The Business Contracts</w:t>
      </w:r>
      <w:bookmarkEnd w:id="334"/>
      <w:bookmarkEnd w:id="335"/>
    </w:p>
    <w:p w:rsidRDefault="00000000" w:rsidR="00000000" w:rsidP="008B4A53">
      <w:pPr>
        <w:pStyle w:val="Untitledsubclause1"/>
      </w:pPr>
      <w:bookmarkStart w:id="336" w:name="a576654"/>
      <w:r>
        <w:t>The Buyer undertakes to the Seller with effect from the Effective Time to assume the obligations and liabilities of the Seller under the Business Contracts [and the Buyer shall indemnify the Seller against all Losses suffered or incurred by the Seller in respect of the non-performance or defective or negligent performance by the Buyer of the Business Contracts after the Effective Time] provided that nothing in this agreement shall make the Buyer liable or in any way responsible for any Excluded Contract Liability.</w:t>
      </w:r>
      <w:bookmarkEnd w:id="336"/>
    </w:p>
    <w:p w:rsidRDefault="00000000" w:rsidR="00000000" w:rsidP="008B4A53">
      <w:pPr>
        <w:pStyle w:val="Untitledsubclause1"/>
      </w:pPr>
      <w:bookmarkStart w:id="337" w:name="a466299"/>
      <w:r>
        <w:t>If any person making payment after the Effective Time of any sum pursuant to a Business Contract (the benefit of which payment is in accordance with the terms of this agreement to accrue to the Buyer) shall claim any right of set-off or counterclaim in respect of any act or thing done or omitted to be done by the Seller [or any other member of the Seller Group] or [its OR their respective] employees, agents or sub-contractors before the Effective Time, the Seller shall immediately account to the Buyer, or as it may direct, for an amount equal to the difference between the payment which would have been received had no such right of set-off or counterclaim been exercised or claimed and the payment actually received.</w:t>
      </w:r>
      <w:bookmarkEnd w:id="337"/>
    </w:p>
    <w:p w:rsidRDefault="00000000" w:rsidR="00000000" w:rsidP="008B4A53">
      <w:pPr>
        <w:pStyle w:val="Untitledsubclause1"/>
      </w:pPr>
      <w:bookmarkStart w:id="338" w:name="a618897"/>
      <w:r>
        <w:t>This agreement shall constitute an assignment to the Buyer of the benefit of all of the Business Contracts which are capable of assignment without the consent of any third party, in each case, with effect from the Effective Time.</w:t>
      </w:r>
      <w:bookmarkEnd w:id="338"/>
    </w:p>
    <w:p w:rsidRDefault="00000000" w:rsidR="00000000" w:rsidP="008B4A53">
      <w:pPr>
        <w:pStyle w:val="Untitledsubclause1"/>
      </w:pPr>
      <w:bookmarkStart w:id="339" w:name="a1014106"/>
      <w:r>
        <w:t>Insofar as any of the Business Contracts cannot be assigned to the Buyer without Third Party Consent:</w:t>
      </w:r>
      <w:bookmarkEnd w:id="339"/>
    </w:p>
    <w:p w:rsidRDefault="00000000" w:rsidR="00000000" w:rsidP="008B4A53">
      <w:pPr>
        <w:pStyle w:val="Untitledsubclause2"/>
      </w:pPr>
      <w:bookmarkStart w:id="340" w:name="a562899"/>
      <w:r>
        <w:t>the Seller shall [at the Buyer's request] use all reasonable endeavours with the co-operation of the Buyer to obtain such consent;</w:t>
      </w:r>
      <w:bookmarkEnd w:id="340"/>
    </w:p>
    <w:p w:rsidRDefault="00000000" w:rsidR="00000000" w:rsidP="008B4A53">
      <w:pPr>
        <w:pStyle w:val="Untitledsubclause2"/>
      </w:pPr>
      <w:bookmarkStart w:id="341" w:name="a650941"/>
      <w:r>
        <w:t>unless and until any such Business Contract is assigned, the Seller shall continue its corporate existence and shall hold such Business Contract and any monies, goods or other benefits received thereunder as trustee for the Buyer and its successors in title absolutely;</w:t>
      </w:r>
      <w:bookmarkEnd w:id="341"/>
    </w:p>
    <w:p w:rsidRDefault="00000000" w:rsidR="00000000" w:rsidP="008B4A53">
      <w:pPr>
        <w:pStyle w:val="Untitledsubclause2"/>
      </w:pPr>
      <w:bookmarkStart w:id="342" w:name="a1009513"/>
      <w:r>
        <w:t>the Buyer shall (if such sub-contracting is permissible and lawful under the Business Contract in question), as the Seller's sub-contractor, perform all the obligations of the Seller under such Business Contract and, where sub-contracting is not permissible, the Buyer shall perform such obligations as agent for the Seller; and</w:t>
      </w:r>
      <w:bookmarkEnd w:id="342"/>
    </w:p>
    <w:p w:rsidRDefault="00000000" w:rsidR="00000000" w:rsidP="008B4A53">
      <w:pPr>
        <w:pStyle w:val="Untitledsubclause2"/>
      </w:pPr>
      <w:bookmarkStart w:id="343" w:name="a917974"/>
      <w:r>
        <w:t>unless and until any such Business Contract is assigned or novated, the Seller shall (so far as it lawfully may) [at the Buyer's cost] give all such assistance as the Buyer may reasonably require to enable the Buyer to enforce its rights under such Business Contract and (without limitation) shall provide access to all relevant books, documents and other information in relation to such Business Contract as the Buyer may require from time to time.</w:t>
      </w:r>
      <w:bookmarkEnd w:id="343"/>
    </w:p>
    <w:p w:rsidRDefault="00000000" w:rsidR="00000000" w:rsidP="008B4A53">
      <w:pPr>
        <w:pStyle w:val="Untitledsubclause1"/>
      </w:pPr>
      <w:bookmarkStart w:id="344" w:name="a532899"/>
      <w:r>
        <w:t>Nothing in this agreement shall be construed as an assignment or attempted assignment if such assignment or attempted assignment would constitute a breach of such Business Contract.</w:t>
      </w:r>
      <w:bookmarkEnd w:id="344"/>
    </w:p>
    <w:p w:rsidRDefault="00000000" w:rsidR="00000000" w:rsidP="008B4A53">
      <w:pPr>
        <w:pStyle w:val="Untitledsubclause1"/>
      </w:pPr>
      <w:bookmarkStart w:id="345" w:name="a116875"/>
      <w:r>
        <w:t>If Third Party Consent to assignment or novation of a Business Contract is refused, or otherwise not obtained on terms reasonably satisfactory to the Buyer within [60] Business Days of the Completion Date, the Buyer shall be entitled, at its sole discretion, to require the Seller to serve proper notice to terminate that Business Contract. The Seller shall indemnify the Buyer against all Losses suffered or incurred by the Buyer arising out of or in connection with the termination of such Business Contract.</w:t>
      </w:r>
      <w:bookmarkEnd w:id="345"/>
    </w:p>
    <w:p w:rsidRDefault="00000000" w:rsidR="00000000" w:rsidP="008B4A53">
      <w:pPr>
        <w:pStyle w:val="Untitledsubclause1"/>
      </w:pPr>
      <w:bookmarkStart w:id="346" w:name="a759037"/>
      <w:r>
        <w:t xml:space="preserve">Nothing in this clause </w:t>
      </w:r>
      <w:r>
        <w:fldChar w:fldCharType="begin"/>
      </w:r>
      <w:r>
        <w:rPr>
          <w:highlight w:val="lightGray"/>
        </w:rPr>
        <w:instrText>REF a227733 \h \w \n</w:instrText>
      </w:r>
      <w:r>
        <w:fldChar w:fldCharType="separate"/>
      </w:r>
      <w:r>
        <w:t>16</w:t>
      </w:r>
      <w:r>
        <w:fldChar w:fldCharType="end"/>
      </w:r>
      <w:r>
        <w:t xml:space="preserve"> or elsewhere in this agreement shall have the effect of making the Buyer liable in any way under any guarantees or warranties given by the Seller to any Customer in relation to goods sold or services rendered by the Seller before the Effective Time, the liability for which shall remain absolutely with the Seller. </w:t>
      </w:r>
      <w:bookmarkEnd w:id="346"/>
    </w:p>
    <w:p w:rsidRDefault="00000000" w:rsidR="00000000" w:rsidP="008B4A53">
      <w:pPr>
        <w:pStyle w:val="TitleClause"/>
      </w:pPr>
      <w:r>
        <w:fldChar w:fldCharType="begin"/>
      </w:r>
      <w:r>
        <w:instrText>TC "17. Future trading and trade enquiries" \l 1</w:instrText>
      </w:r>
      <w:r>
        <w:fldChar w:fldCharType="end"/>
      </w:r>
      <w:bookmarkStart w:id="347" w:name="a899883"/>
      <w:bookmarkStart w:id="348" w:name="_Toc256000016"/>
      <w:r>
        <w:t>Future trading and trade enquiries</w:t>
      </w:r>
      <w:bookmarkEnd w:id="347"/>
      <w:bookmarkEnd w:id="348"/>
    </w:p>
    <w:p w:rsidRDefault="00000000" w:rsidR="00000000" w:rsidP="008B4A53">
      <w:pPr>
        <w:pStyle w:val="Untitledsubclause1"/>
      </w:pPr>
      <w:bookmarkStart w:id="349" w:name="a295093"/>
      <w:r>
        <w:t>The Seller shall promptly refer to the Buyer all enquiries relating to the Business and assign to the Buyer all orders relating to the Business, including enquiries relating to orders for any stocks, spares, parts, accessories and other equipment manufactured or sold, or any services provided in connection with the Business, which the Seller may receive after Completion.</w:t>
      </w:r>
      <w:bookmarkEnd w:id="349"/>
    </w:p>
    <w:p w:rsidRDefault="00000000" w:rsidR="00000000" w:rsidP="008B4A53">
      <w:pPr>
        <w:pStyle w:val="Untitledsubclause1"/>
      </w:pPr>
      <w:r>
        <w:fldChar w:fldCharType="begin"/>
      </w:r>
      <w:r>
        <w:fldChar w:fldCharType="end"/>
      </w:r>
      <w:bookmarkStart w:id="350" w:name="a296416"/>
      <w:r>
        <w:t>[The Seller undertakes to the Buyer that:</w:t>
      </w:r>
      <w:bookmarkEnd w:id="350"/>
    </w:p>
    <w:p w:rsidRDefault="00000000" w:rsidR="00000000" w:rsidP="008B4A53">
      <w:pPr>
        <w:pStyle w:val="Untitledsubclause2"/>
      </w:pPr>
      <w:bookmarkStart w:id="351" w:name="a118879"/>
      <w:r>
        <w:t>for [PERIOD] following Completion, it shall procure that all members of the Seller Group which have previously placed orders with the Seller in the ordinary course of the Business shall, following Completion, continue to trade with the Buyer to the same extent as with the Seller prior to the date of this agreement [and so that not less than [PERCENTAGE]% of the average annual requirements of the Seller in respect of [ ] are met by the Business over [PERIOD]]; and</w:t>
      </w:r>
      <w:bookmarkEnd w:id="351"/>
    </w:p>
    <w:p w:rsidRDefault="00000000" w:rsidR="00000000" w:rsidP="008B4A53">
      <w:pPr>
        <w:pStyle w:val="Untitledsubclause2"/>
      </w:pPr>
      <w:bookmarkStart w:id="352" w:name="a385912"/>
      <w:r>
        <w:t>for [PERIOD] following Completion, it shall procure settlement for invoices rendered by the Buyer in the course of the Business to members of the Seller Group on the basis of payment in full by [PAYMENT TERMS].]</w:t>
      </w:r>
      <w:bookmarkEnd w:id="352"/>
    </w:p>
    <w:p w:rsidRDefault="00000000" w:rsidR="00000000" w:rsidP="008B4A53">
      <w:pPr>
        <w:pStyle w:val="TitleClause"/>
      </w:pPr>
      <w:r>
        <w:fldChar w:fldCharType="begin"/>
      </w:r>
      <w:r>
        <w:fldChar w:fldCharType="end"/>
      </w:r>
      <w:r>
        <w:fldChar w:fldCharType="begin"/>
      </w:r>
      <w:r>
        <w:instrText>TC "18. Shared Intellectual Property Rights" \l 1</w:instrText>
      </w:r>
      <w:r>
        <w:fldChar w:fldCharType="end"/>
      </w:r>
      <w:bookmarkStart w:id="353" w:name="a779117"/>
      <w:bookmarkStart w:id="354" w:name="_Toc256000017"/>
      <w:r>
        <w:t>[Shared Intellectual Property Rights</w:t>
      </w:r>
      <w:bookmarkEnd w:id="353"/>
      <w:bookmarkEnd w:id="354"/>
    </w:p>
    <w:p w:rsidRDefault="00000000" w:rsidR="00000000" w:rsidP="008B4A53">
      <w:pPr>
        <w:pStyle w:val="Untitledsubclause1"/>
      </w:pPr>
      <w:bookmarkStart w:id="355" w:name="a533446"/>
      <w:r>
        <w:t>If any Stock or other materials are supplied to the Buyer under this agreement bearing any name or mark of the Seller or any other person, the Buyer is authorised by the Seller to sell or otherwise dispose of that Stock or to use that material until that Stock or material is exhausted. The Seller shall indemnify the Buyer against all Losses suffered or incurred by the Buyer arising out of or in connection with any claim in respect of that name or mark, and against any claim that such sale, disposal or use infringes the rights of any person.</w:t>
      </w:r>
      <w:bookmarkEnd w:id="355"/>
    </w:p>
    <w:p w:rsidRDefault="00000000" w:rsidR="00000000" w:rsidP="008B4A53">
      <w:pPr>
        <w:pStyle w:val="ParaClause"/>
        <w:rPr>
          <w:b/>
        </w:rPr>
      </w:pPr>
      <w:r>
        <w:rPr>
          <w:b/>
        </w:rPr>
        <w:t>EITHER</w:t>
      </w:r>
    </w:p>
    <w:p w:rsidRDefault="00000000" w:rsidR="00000000" w:rsidP="008B4A53">
      <w:pPr>
        <w:pStyle w:val="Untitledsubclause1"/>
      </w:pPr>
      <w:bookmarkStart w:id="356" w:name="a270459"/>
      <w:r>
        <w:t xml:space="preserve">[The Buyer acknowledges that the assignment of the Buyer's Shared Intellectual Property Rights pursuant to clause </w:t>
      </w:r>
      <w:r>
        <w:fldChar w:fldCharType="begin"/>
      </w:r>
      <w:r>
        <w:rPr>
          <w:highlight w:val="lightGray"/>
        </w:rPr>
        <w:instrText>REF a985101 \h \w \n</w:instrText>
      </w:r>
      <w:r>
        <w:fldChar w:fldCharType="separate"/>
      </w:r>
      <w:r>
        <w:t>3.1</w:t>
      </w:r>
      <w:r>
        <w:fldChar w:fldCharType="end"/>
      </w:r>
      <w:r>
        <w:t xml:space="preserve"> is subject to the Buyer agreeing to grant (or procure that there is granted) to the Seller a licence back to use the Buyer's Shared Intellectual Property Rights (</w:t>
      </w:r>
      <w:r>
        <w:rPr>
          <w:rStyle w:val="DefTerm"/>
        </w:rPr>
        <w:t>Licence Back</w:t>
      </w:r>
      <w:r>
        <w:t>) on the basis that such licence shall [for its remaining life]:</w:t>
      </w:r>
      <w:bookmarkEnd w:id="356"/>
    </w:p>
    <w:p w:rsidRDefault="00000000" w:rsidR="00000000" w:rsidP="008B4A53">
      <w:pPr>
        <w:pStyle w:val="Untitledsubclause2"/>
      </w:pPr>
      <w:bookmarkStart w:id="357" w:name="a793843"/>
      <w:r>
        <w:t>be non-exclusive, non-transferable, irrevocable, [royalty-free] and worldwide; and</w:t>
      </w:r>
      <w:bookmarkEnd w:id="357"/>
    </w:p>
    <w:p w:rsidRDefault="00000000" w:rsidR="00000000" w:rsidP="008B4A53">
      <w:pPr>
        <w:pStyle w:val="Untitledsubclause2"/>
      </w:pPr>
      <w:bookmarkStart w:id="358" w:name="a223688"/>
      <w:r>
        <w:t>permit the Seller to sub-license any of the Buyer's Shared Intellectual Property Rights to any other member of the Seller Group for so long as it remains a member of the Seller Group.</w:t>
      </w:r>
      <w:bookmarkEnd w:id="358"/>
    </w:p>
    <w:p w:rsidRDefault="00000000" w:rsidR="00000000" w:rsidP="008B4A53">
      <w:pPr>
        <w:pStyle w:val="ParaClause"/>
        <w:rPr>
          <w:b/>
        </w:rPr>
      </w:pPr>
      <w:r>
        <w:rPr>
          <w:b/>
        </w:rPr>
        <w:t>AND/OR</w:t>
      </w:r>
    </w:p>
    <w:p w:rsidRDefault="00000000" w:rsidR="00000000" w:rsidP="008B4A53">
      <w:pPr>
        <w:pStyle w:val="Untitledsubclause1"/>
      </w:pPr>
      <w:bookmarkStart w:id="359" w:name="a199734"/>
      <w:r>
        <w:t>The Seller shall retain ownership of the Seller's Shared Intellectual Property Rights and shall grant to the Buyer [(or any other member of the Buyer Group)] a full licence (</w:t>
      </w:r>
      <w:r>
        <w:rPr>
          <w:rStyle w:val="DefTerm"/>
        </w:rPr>
        <w:t>Buyer's Licence</w:t>
      </w:r>
      <w:r>
        <w:t>) in respect of all and any such Seller's Shared Intellectual Property Rights for its remaining life and on terms that:</w:t>
      </w:r>
      <w:bookmarkEnd w:id="359"/>
    </w:p>
    <w:p w:rsidRDefault="00000000" w:rsidR="00000000" w:rsidP="008B4A53">
      <w:pPr>
        <w:pStyle w:val="Untitledsubclause2"/>
      </w:pPr>
      <w:bookmarkStart w:id="360" w:name="a740437"/>
      <w:r>
        <w:t>such licence shall be non-exclusive, non-transferable, irrevocable, royalty-free and worldwide;</w:t>
      </w:r>
      <w:bookmarkEnd w:id="360"/>
    </w:p>
    <w:p w:rsidRDefault="00000000" w:rsidR="00000000" w:rsidP="008B4A53">
      <w:pPr>
        <w:pStyle w:val="Untitledsubclause2"/>
      </w:pPr>
      <w:r>
        <w:fldChar w:fldCharType="begin"/>
      </w:r>
      <w:r>
        <w:fldChar w:fldCharType="end"/>
      </w:r>
      <w:bookmarkStart w:id="361" w:name="a383908"/>
      <w:r>
        <w:t>[the Buyer [(or any other member of the Buyer Group)] may sub-license any such Seller's Shared Intellectual Property Rights to any other member of the Buyer Group for so long as it remains a member of the Buyer Group; and]</w:t>
      </w:r>
      <w:bookmarkEnd w:id="361"/>
    </w:p>
    <w:p w:rsidRDefault="00000000" w:rsidR="00000000" w:rsidP="008B4A53">
      <w:pPr>
        <w:pStyle w:val="Untitledsubclause2"/>
      </w:pPr>
      <w:bookmarkStart w:id="362" w:name="a719074"/>
      <w:r>
        <w:t>if the Buyer [(or any other member of the Buyer Group)] wishes to sub-license any Seller's Shared Intellectual Property Rights to a person [other than a member of the Buyer Group,] it may only do so with the consent of the Seller (such consent not to be unreasonably withheld) and on the basis that any net revenue from any such sub-licence shall be shared by means of the payment of a licence fee to the Seller equal to [50%] of such net revenue.]</w:t>
      </w:r>
      <w:bookmarkEnd w:id="362"/>
    </w:p>
    <w:p w:rsidRDefault="00000000" w:rsidR="00000000" w:rsidP="008B4A53">
      <w:pPr>
        <w:pStyle w:val="Untitledsubclause1"/>
      </w:pPr>
      <w:bookmarkStart w:id="363" w:name="a447996"/>
      <w:r>
        <w:t xml:space="preserve">Any actions against any third party for infringement of any [Buyer's or Seller's </w:t>
      </w:r>
      <w:r>
        <w:rPr>
          <w:b/>
        </w:rPr>
        <w:t>OR</w:t>
      </w:r>
      <w:r>
        <w:t xml:space="preserve"> Buyer's </w:t>
      </w:r>
      <w:r>
        <w:rPr>
          <w:b/>
        </w:rPr>
        <w:t>OR</w:t>
      </w:r>
      <w:r>
        <w:t xml:space="preserve"> Seller's] Shared Intellectual Property Rights shall be a matter for the [Buyer in respect of the Buyer's Shared Intellectual Property and the Seller in respect of the Seller's Shared Intellectual Property </w:t>
      </w:r>
      <w:r>
        <w:rPr>
          <w:b/>
        </w:rPr>
        <w:t>OR</w:t>
      </w:r>
      <w:r>
        <w:t xml:space="preserve"> Buyer </w:t>
      </w:r>
      <w:r>
        <w:rPr>
          <w:b/>
        </w:rPr>
        <w:t>OR</w:t>
      </w:r>
      <w:r>
        <w:t xml:space="preserve"> Seller], provided that the user shall render such assistance (at the owner's expense) that the owner may reasonably require for the purpose of bringing such action. By sharing in the costs of any such action, the user shall be entitled to a corresponding share of any damages or other compensation received. If the owner decides not to take, or within a reasonable time fails to take, infringement proceedings after a written request by the user, the user shall be free to take infringement proceedings and the owner shall (at the user's request and expense) render such assistance as the user may reasonably require (including lending its name) for the purpose of bringing such proceedings.</w:t>
      </w:r>
      <w:bookmarkEnd w:id="363"/>
    </w:p>
    <w:p w:rsidRDefault="00000000" w:rsidR="00000000" w:rsidP="008B4A53">
      <w:pPr>
        <w:pStyle w:val="Untitledsubclause1"/>
      </w:pPr>
      <w:bookmarkStart w:id="364" w:name="a526810"/>
      <w:r>
        <w:t xml:space="preserve">If [either the Buyer or the Seller </w:t>
      </w:r>
      <w:r>
        <w:rPr>
          <w:b/>
        </w:rPr>
        <w:t>OR</w:t>
      </w:r>
      <w:r>
        <w:t xml:space="preserve"> the Buyer </w:t>
      </w:r>
      <w:r>
        <w:rPr>
          <w:b/>
        </w:rPr>
        <w:t>OR</w:t>
      </w:r>
      <w:r>
        <w:t xml:space="preserve"> the Seller] wishes to cease the prosecution or maintenance of any of the [Buyer's Shared Intellectual Property Rights or Seller's Shared Intellectual Property Rights </w:t>
      </w:r>
      <w:r>
        <w:rPr>
          <w:b/>
        </w:rPr>
        <w:t>OR</w:t>
      </w:r>
      <w:r>
        <w:t xml:space="preserve"> Buyer's Shared Intellectual Property Rights </w:t>
      </w:r>
      <w:r>
        <w:rPr>
          <w:b/>
        </w:rPr>
        <w:t>OR</w:t>
      </w:r>
      <w:r>
        <w:t xml:space="preserve"> Seller's Shared Intellectual Property Rights] that are registered or the subject of a pending application, it shall first give timely notice to the other party offering to transfer to it the Intellectual Property Rights in question. If such offer is accepted, the parties shall effect appropriate transfer documentation. If such offer is not accepted within [NUMBER] days, the [Buyer or Seller as appropriate </w:t>
      </w:r>
      <w:r>
        <w:rPr>
          <w:b/>
        </w:rPr>
        <w:t>OR</w:t>
      </w:r>
      <w:r>
        <w:t xml:space="preserve"> Buyer </w:t>
      </w:r>
      <w:r>
        <w:rPr>
          <w:b/>
        </w:rPr>
        <w:t>OR</w:t>
      </w:r>
      <w:r>
        <w:t xml:space="preserve"> Seller] shall be at liberty to cease such prosecution or maintenance and to abandon the registration of the relevant Intellectual Property Rights.]</w:t>
      </w:r>
      <w:bookmarkEnd w:id="364"/>
    </w:p>
    <w:p w:rsidRDefault="00000000" w:rsidR="00000000" w:rsidP="008B4A53">
      <w:pPr>
        <w:pStyle w:val="TitleClause"/>
      </w:pPr>
      <w:r>
        <w:fldChar w:fldCharType="begin"/>
      </w:r>
      <w:r>
        <w:instrText>TC "19. Book Debts" \l 1</w:instrText>
      </w:r>
      <w:r>
        <w:fldChar w:fldCharType="end"/>
      </w:r>
      <w:bookmarkStart w:id="365" w:name="a1024787"/>
      <w:bookmarkStart w:id="366" w:name="_Toc256000018"/>
      <w:r>
        <w:t>Book Debts</w:t>
      </w:r>
      <w:bookmarkEnd w:id="365"/>
      <w:bookmarkEnd w:id="366"/>
    </w:p>
    <w:p w:rsidRDefault="00000000" w:rsidR="00000000" w:rsidP="008B4A53">
      <w:pPr>
        <w:pStyle w:val="Untitledsubclause1"/>
      </w:pPr>
      <w:r>
        <w:fldChar w:fldCharType="begin"/>
      </w:r>
      <w:r>
        <w:fldChar w:fldCharType="end"/>
      </w:r>
      <w:bookmarkStart w:id="367" w:name="a530855"/>
      <w:r>
        <w:t>[The Seller and the Buyer shall cause to be prepared from the accounting records of the Business, within [10] Business days of Completion, a list of the Book Debts showing (amongst other things) the names of the debtors and the amounts owing to the Seller by each of the relevant debtors.]</w:t>
      </w:r>
      <w:bookmarkEnd w:id="367"/>
    </w:p>
    <w:p w:rsidRDefault="00000000" w:rsidR="00000000" w:rsidP="008B4A53">
      <w:pPr>
        <w:pStyle w:val="Untitledsubclause1"/>
      </w:pPr>
      <w:bookmarkStart w:id="368" w:name="a1019596"/>
      <w:r>
        <w:t xml:space="preserve">The Buyer shall not acquire the Book Debts, which shall remain the property and responsibility of the Seller (subject to this clause </w:t>
      </w:r>
      <w:r>
        <w:fldChar w:fldCharType="begin"/>
      </w:r>
      <w:r>
        <w:rPr>
          <w:highlight w:val="lightGray"/>
        </w:rPr>
        <w:instrText>REF a1024787 \h \w \n</w:instrText>
      </w:r>
      <w:r>
        <w:fldChar w:fldCharType="separate"/>
      </w:r>
      <w:r>
        <w:t>19</w:t>
      </w:r>
      <w:r>
        <w:fldChar w:fldCharType="end"/>
      </w:r>
      <w:r>
        <w:t>).</w:t>
      </w:r>
      <w:bookmarkEnd w:id="368"/>
    </w:p>
    <w:p w:rsidRDefault="00000000" w:rsidR="00000000" w:rsidP="008B4A53">
      <w:pPr>
        <w:pStyle w:val="Untitledsubclause1"/>
      </w:pPr>
      <w:bookmarkStart w:id="369" w:name="a861650"/>
      <w:r>
        <w:t>Notwithstanding that the Book Debts are Excluded Assets, the Buyer shall endeavour to collect the Book Debts on the Seller's behalf, but shall not be bound to take any legal proceedings or other steps to recover the same. Subject to any express intention to the contrary on the part of the debtor, any money received by the Buyer in the course of collecting any Book Debts from a person who is also indebted to the Buyer shall be deemed to have been paid in or towards the discharge of the oldest debt.</w:t>
      </w:r>
      <w:bookmarkEnd w:id="369"/>
    </w:p>
    <w:p w:rsidRDefault="00000000" w:rsidR="00000000" w:rsidP="008B4A53">
      <w:pPr>
        <w:pStyle w:val="Untitledsubclause1"/>
      </w:pPr>
      <w:bookmarkStart w:id="370" w:name="a129296"/>
      <w:r>
        <w:t xml:space="preserve">The Seller shall not seek to recover the Book Debts directly and shall not do anything to hinder their collection by the Buyer and, in particular, the Seller shall not assign any of the Book Debts to any third party. The Seller shall inform the Buyer of any payments that may be made to the Seller in respect thereof. </w:t>
      </w:r>
      <w:bookmarkEnd w:id="370"/>
    </w:p>
    <w:p w:rsidRDefault="00000000" w:rsidR="00000000" w:rsidP="008B4A53">
      <w:pPr>
        <w:pStyle w:val="Untitledsubclause1"/>
      </w:pPr>
      <w:r>
        <w:fldChar w:fldCharType="begin"/>
      </w:r>
      <w:r>
        <w:fldChar w:fldCharType="end"/>
      </w:r>
      <w:bookmarkStart w:id="371" w:name="a756717"/>
      <w:r>
        <w:t>[Within ten Business Days of the end of each calendar month, commencing after Completion, the Buyer shall provide the Seller with a statement of the Book Debts collected in that month (or, in the case of the first such month, the period between Completion and the end of such month) and shall remit to the Seller the amounts received during that period.]</w:t>
      </w:r>
      <w:bookmarkEnd w:id="371"/>
    </w:p>
    <w:p w:rsidRDefault="00000000" w:rsidR="00000000" w:rsidP="008B4A53">
      <w:pPr>
        <w:pStyle w:val="Untitledsubclause1"/>
      </w:pPr>
      <w:r>
        <w:fldChar w:fldCharType="begin"/>
      </w:r>
      <w:r>
        <w:fldChar w:fldCharType="end"/>
      </w:r>
      <w:bookmarkStart w:id="372" w:name="a641497"/>
      <w:r>
        <w:t>[If it becomes apparent that recovery of any Book Debt is not likely to be possible within [a reasonable period OR [60] Business Days from the date of invoice] the Buyer shall advise the Seller in writing and furnish the Seller with full particulars of the steps taken by the Buyer to effect recovery. Where the debtor in question is a continuing debtor of the Business after the Effective Time, the Seller shall consult with the Buyer before instituting any legal proceedings and shall not take any action calculated or likely to affect the Goodwill of the Business and, in any event, the Seller shall not institute any legal proceedings without first giving the Buyer at least [10] Business Days' prior notice.]</w:t>
      </w:r>
      <w:bookmarkEnd w:id="372"/>
    </w:p>
    <w:p w:rsidRDefault="00000000" w:rsidR="00000000" w:rsidP="008B4A53">
      <w:pPr>
        <w:pStyle w:val="Untitledsubclause1"/>
      </w:pPr>
      <w:bookmarkStart w:id="373" w:name="a721579"/>
      <w:r>
        <w:t xml:space="preserve">The obligations of the Buyer under this clause </w:t>
      </w:r>
      <w:r>
        <w:fldChar w:fldCharType="begin"/>
      </w:r>
      <w:r>
        <w:rPr>
          <w:highlight w:val="lightGray"/>
        </w:rPr>
        <w:instrText>REF a1024787 \h \w \n</w:instrText>
      </w:r>
      <w:r>
        <w:fldChar w:fldCharType="separate"/>
      </w:r>
      <w:r>
        <w:t>19</w:t>
      </w:r>
      <w:r>
        <w:fldChar w:fldCharType="end"/>
      </w:r>
      <w:r>
        <w:t xml:space="preserve"> to collect Book Debts shall cease absolutely [NUMBER] months after Completion, save that if thereafter any payments are made to the Buyer in respect of such Book Debts, the Buyer shall remit the same to the Seller less its reasonable costs and expenses.</w:t>
      </w:r>
      <w:bookmarkEnd w:id="373"/>
    </w:p>
    <w:p w:rsidRDefault="00000000" w:rsidR="00000000" w:rsidP="008B4A53">
      <w:pPr>
        <w:pStyle w:val="Untitledsubclause1"/>
      </w:pPr>
      <w:bookmarkStart w:id="374" w:name="a795846"/>
      <w:r>
        <w:t xml:space="preserve">In consideration of the Buyer collecting the Book Debts, the Seller shall pay to the Buyer a commission of [PERCENTAGE]% of the Book Debts received by the Buyer and the Buyer shall be entitled to deduct the commission from any amounts which would otherwise be obliged to remit to the Seller under this clause </w:t>
      </w:r>
      <w:r>
        <w:fldChar w:fldCharType="begin"/>
      </w:r>
      <w:r>
        <w:rPr>
          <w:highlight w:val="lightGray"/>
        </w:rPr>
        <w:instrText>REF a1024787 \h \w \n</w:instrText>
      </w:r>
      <w:r>
        <w:fldChar w:fldCharType="separate"/>
      </w:r>
      <w:r>
        <w:t>19</w:t>
      </w:r>
      <w:r>
        <w:fldChar w:fldCharType="end"/>
      </w:r>
      <w:r>
        <w:t>.</w:t>
      </w:r>
      <w:bookmarkEnd w:id="374"/>
    </w:p>
    <w:p w:rsidRDefault="00000000" w:rsidR="00000000" w:rsidP="008B4A53">
      <w:pPr>
        <w:pStyle w:val="TitleClause"/>
      </w:pPr>
      <w:r>
        <w:fldChar w:fldCharType="begin"/>
      </w:r>
      <w:r>
        <w:fldChar w:fldCharType="end"/>
      </w:r>
      <w:r>
        <w:fldChar w:fldCharType="begin"/>
      </w:r>
      <w:r>
        <w:instrText>TC "20. Data protection" \l 1</w:instrText>
      </w:r>
      <w:r>
        <w:fldChar w:fldCharType="end"/>
      </w:r>
      <w:bookmarkStart w:id="375" w:name="a221097"/>
      <w:bookmarkStart w:id="376" w:name="_Toc256000019"/>
      <w:r>
        <w:t>[Data protection</w:t>
      </w:r>
      <w:bookmarkEnd w:id="375"/>
      <w:bookmarkEnd w:id="376"/>
    </w:p>
    <w:p w:rsidRDefault="00000000" w:rsidR="00000000" w:rsidP="008B4A53">
      <w:pPr>
        <w:pStyle w:val="Untitledsubclause1"/>
      </w:pPr>
      <w:bookmarkStart w:id="377" w:name="a676349"/>
      <w:r>
        <w:t>The Buyer undertakes that, on receipt of the Customer Database and Employee Database on the Completion Date:</w:t>
      </w:r>
      <w:bookmarkEnd w:id="377"/>
    </w:p>
    <w:p w:rsidRDefault="00000000" w:rsidR="00000000" w:rsidP="008B4A53">
      <w:pPr>
        <w:pStyle w:val="Untitledsubclause2"/>
      </w:pPr>
      <w:bookmarkStart w:id="378" w:name="a576172"/>
      <w:r>
        <w:rPr>
          <w:rFonts w:ascii="Arial" w:hAnsi="Arial" w:eastAsia="Arial" w:cs="Arial"/>
        </w:rPr>
        <w:t xml:space="preserve">it shall duly observe all its obligations as </w:t>
      </w:r>
      <w:del w:id="36ef4d51-51d2-462b-a8b1-895358944425" w:author="AI Legal Counsel" w:authorEmail="ai@example.com" w:date="2026-02-05T08:50:00.000Z">
        <w:r>
          <w:rPr>
            <w:rFonts w:ascii="Arial" w:hAnsi="Arial" w:eastAsia="Arial" w:cs="Arial"/>
          </w:rPr>
          <w:delText>a Data Controller under the DPA 1998</w:delText>
        </w:r>
      </w:del>
      <w:ins w:id="36ef4d51-51d2-462b-a8b1-895358944425" w:author="AI Legal Counsel" w:authorEmail="ai@example.com" w:date="2026-02-05T08:50:00.000Z">
        <w:r>
          <w:rPr>
            <w:rFonts w:ascii="Arial" w:hAnsi="Arial" w:eastAsia="Arial" w:cs="Arial"/>
          </w:rPr>
          <w:t>an Organisation under the Personal Data Protection Act 2012</w:t>
        </w:r>
      </w:ins>
      <w:r>
        <w:rPr>
          <w:rFonts w:ascii="Arial" w:hAnsi="Arial" w:eastAsia="Arial" w:cs="Arial"/>
        </w:rPr>
        <w:t xml:space="preserve"> which arise in connection with </w:t>
      </w:r>
      <w:del w:id="9cbfd37e-8fa4-4398-8064-db4d6801ddbe" w:author="AI Legal Counsel" w:authorEmail="ai@example.com" w:date="2026-02-05T08:50:00.000Z">
        <w:r>
          <w:rPr>
            <w:rFonts w:ascii="Arial" w:hAnsi="Arial" w:eastAsia="Arial" w:cs="Arial"/>
          </w:rPr>
          <w:delText>processing</w:delText>
        </w:r>
      </w:del>
      <w:ins w:id="9cbfd37e-8fa4-4398-8064-db4d6801ddbe" w:author="AI Legal Counsel" w:authorEmail="ai@example.com" w:date="2026-02-05T08:50:00.000Z">
        <w:r>
          <w:rPr>
            <w:rFonts w:ascii="Arial" w:hAnsi="Arial" w:eastAsia="Arial" w:cs="Arial"/>
          </w:rPr>
          <w:t>collecting, using or disclosing</w:t>
        </w:r>
      </w:ins>
      <w:r>
        <w:rPr>
          <w:rFonts w:ascii="Arial" w:hAnsi="Arial" w:eastAsia="Arial" w:cs="Arial"/>
        </w:rPr>
        <w:t xml:space="preserve"> Customer Data and Employee Data;</w:t>
      </w:r>
      <w:bookmarkEnd w:id="378"/>
    </w:p>
    <w:p w:rsidRDefault="00000000" w:rsidR="00000000" w:rsidP="008B4A53">
      <w:pPr>
        <w:pStyle w:val="Untitledsubclause2"/>
      </w:pPr>
      <w:bookmarkStart w:id="379" w:name="a142283"/>
      <w:r>
        <w:rPr>
          <w:rFonts w:ascii="Arial" w:hAnsi="Arial" w:eastAsia="Arial" w:cs="Arial"/>
        </w:rPr>
        <w:t xml:space="preserve">it shall comply with the </w:t>
      </w:r>
      <w:del w:id="e701714d-ff7f-44fa-8add-3317d5c99a72" w:author="AI Legal Counsel" w:authorEmail="ai@example.com" w:date="2026-02-05T08:50:00.000Z">
        <w:r>
          <w:rPr>
            <w:rFonts w:ascii="Arial" w:hAnsi="Arial" w:eastAsia="Arial" w:cs="Arial"/>
          </w:rPr>
          <w:delText xml:space="preserve">eight </w:delText>
        </w:r>
      </w:del>
      <w:r>
        <w:rPr>
          <w:rFonts w:ascii="Arial" w:hAnsi="Arial" w:eastAsia="Arial" w:cs="Arial"/>
        </w:rPr>
        <w:t xml:space="preserve">Data Protection </w:t>
      </w:r>
      <w:del w:id="8c4d1c9d-e8a9-426d-af55-5784724cd542" w:author="AI Legal Counsel" w:authorEmail="ai@example.com" w:date="2026-02-05T08:50:00.000Z">
        <w:r>
          <w:rPr>
            <w:rFonts w:ascii="Arial" w:hAnsi="Arial" w:eastAsia="Arial" w:cs="Arial"/>
          </w:rPr>
          <w:delText>Principles</w:delText>
        </w:r>
      </w:del>
      <w:ins w:id="8c4d1c9d-e8a9-426d-af55-5784724cd542" w:author="AI Legal Counsel" w:authorEmail="ai@example.com" w:date="2026-02-05T08:50:00.000Z">
        <w:r>
          <w:rPr>
            <w:rFonts w:ascii="Arial" w:hAnsi="Arial" w:eastAsia="Arial" w:cs="Arial"/>
          </w:rPr>
          <w:t>Provisions</w:t>
        </w:r>
      </w:ins>
      <w:r>
        <w:rPr>
          <w:rFonts w:ascii="Arial" w:hAnsi="Arial" w:eastAsia="Arial" w:cs="Arial"/>
        </w:rPr>
        <w:t xml:space="preserve"> set out in </w:t>
      </w:r>
      <w:del w:id="01dcac9c-8098-463f-a822-b82eceb3df15" w:author="AI Legal Counsel" w:authorEmail="ai@example.com" w:date="2026-02-05T08:50:00.000Z">
        <w:r>
          <w:rPr>
            <w:rFonts w:ascii="Arial" w:hAnsi="Arial" w:eastAsia="Arial" w:cs="Arial"/>
          </w:rPr>
          <w:delText>the DPA 1998</w:delText>
        </w:r>
      </w:del>
      <w:ins w:id="01dcac9c-8098-463f-a822-b82eceb3df15" w:author="AI Legal Counsel" w:authorEmail="ai@example.com" w:date="2026-02-05T08:50:00.000Z">
        <w:r>
          <w:rPr>
            <w:rFonts w:ascii="Arial" w:hAnsi="Arial" w:eastAsia="Arial" w:cs="Arial"/>
          </w:rPr>
          <w:t>Parts III to VI of the Personal Data Protection Act 2012</w:t>
        </w:r>
      </w:ins>
      <w:r>
        <w:rPr>
          <w:rFonts w:ascii="Arial" w:hAnsi="Arial" w:eastAsia="Arial" w:cs="Arial"/>
        </w:rPr>
        <w:t xml:space="preserve"> and, in particular, it shall </w:t>
      </w:r>
      <w:del w:id="a4e106ca-4d24-4e4b-a24c-23e1a575da7d" w:author="AI Legal Counsel" w:authorEmail="ai@example.com" w:date="2026-02-05T08:50:00.000Z">
        <w:r>
          <w:rPr>
            <w:rFonts w:ascii="Arial" w:hAnsi="Arial" w:eastAsia="Arial" w:cs="Arial"/>
          </w:rPr>
          <w:delText>process</w:delText>
        </w:r>
      </w:del>
      <w:ins w:id="a4e106ca-4d24-4e4b-a24c-23e1a575da7d" w:author="AI Legal Counsel" w:authorEmail="ai@example.com" w:date="2026-02-05T08:50:00.000Z">
        <w:r>
          <w:rPr>
            <w:rFonts w:ascii="Arial" w:hAnsi="Arial" w:eastAsia="Arial" w:cs="Arial"/>
          </w:rPr>
          <w:t>collect, use and disclose</w:t>
        </w:r>
      </w:ins>
      <w:r>
        <w:rPr>
          <w:rFonts w:ascii="Arial" w:hAnsi="Arial" w:eastAsia="Arial" w:cs="Arial"/>
        </w:rPr>
        <w:t xml:space="preserve"> Customer Data and Employee Data </w:t>
      </w:r>
      <w:del w:id="cac721a3-98d3-4b62-ba48-a4d3e0bec1b1" w:author="AI Legal Counsel" w:authorEmail="ai@example.com" w:date="2026-02-05T08:50:00.000Z">
        <w:r>
          <w:rPr>
            <w:rFonts w:ascii="Arial" w:hAnsi="Arial" w:eastAsia="Arial" w:cs="Arial"/>
          </w:rPr>
          <w:delText>fairly and lawfully in accordance with</w:delText>
        </w:r>
      </w:del>
      <w:ins w:id="cac721a3-98d3-4b62-ba48-a4d3e0bec1b1" w:author="AI Legal Counsel" w:authorEmail="ai@example.com" w:date="2026-02-05T08:50:00.000Z">
        <w:r>
          <w:rPr>
            <w:rFonts w:ascii="Arial" w:hAnsi="Arial" w:eastAsia="Arial" w:cs="Arial"/>
          </w:rPr>
          <w:t>in accordance with the Consent Obligation and Purpose Limitation Obligation under</w:t>
        </w:r>
      </w:ins>
      <w:r>
        <w:rPr>
          <w:rFonts w:ascii="Arial" w:hAnsi="Arial" w:eastAsia="Arial" w:cs="Arial"/>
        </w:rPr>
        <w:t xml:space="preserve"> the </w:t>
      </w:r>
      <w:del w:id="f4694887-79ef-4999-a369-5549775bb827" w:author="AI Legal Counsel" w:authorEmail="ai@example.com" w:date="2026-02-05T08:50:00.000Z">
        <w:r>
          <w:rPr>
            <w:rFonts w:ascii="Arial" w:hAnsi="Arial" w:eastAsia="Arial" w:cs="Arial"/>
          </w:rPr>
          <w:delText>First</w:delText>
        </w:r>
      </w:del>
      <w:ins w:id="f4694887-79ef-4999-a369-5549775bb827" w:author="AI Legal Counsel" w:authorEmail="ai@example.com" w:date="2026-02-05T08:50:00.000Z">
        <w:r>
          <w:rPr>
            <w:rFonts w:ascii="Arial" w:hAnsi="Arial" w:eastAsia="Arial" w:cs="Arial"/>
          </w:rPr>
          <w:t>Personal</w:t>
        </w:r>
      </w:ins>
      <w:r>
        <w:rPr>
          <w:rFonts w:ascii="Arial" w:hAnsi="Arial" w:eastAsia="Arial" w:cs="Arial"/>
        </w:rPr>
        <w:t xml:space="preserve"> Data Protection </w:t>
      </w:r>
      <w:del w:id="cb2f36c3-43c4-407c-a4e1-40c5e7bcb56a" w:author="AI Legal Counsel" w:authorEmail="ai@example.com" w:date="2026-02-05T08:50:00.000Z">
        <w:r>
          <w:rPr>
            <w:rFonts w:ascii="Arial" w:hAnsi="Arial" w:eastAsia="Arial" w:cs="Arial"/>
          </w:rPr>
          <w:delText>Principle</w:delText>
        </w:r>
      </w:del>
      <w:ins w:id="cb2f36c3-43c4-407c-a4e1-40c5e7bcb56a" w:author="AI Legal Counsel" w:authorEmail="ai@example.com" w:date="2026-02-05T08:50:00.000Z">
        <w:r>
          <w:rPr>
            <w:rFonts w:ascii="Arial" w:hAnsi="Arial" w:eastAsia="Arial" w:cs="Arial"/>
          </w:rPr>
          <w:t>Act 2012</w:t>
        </w:r>
      </w:ins>
      <w:r>
        <w:rPr>
          <w:rFonts w:ascii="Arial" w:hAnsi="Arial" w:eastAsia="Arial" w:cs="Arial"/>
        </w:rPr>
        <w:t xml:space="preserve"> for the purpose of the continued provision of details of the [product(s)] [and] [services] to the Customers and in connection with the employment of the Data Employees and in accordance with the terms and conditions set out in this agreement;</w:t>
      </w:r>
      <w:bookmarkEnd w:id="379"/>
    </w:p>
    <w:p w:rsidRDefault="00000000" w:rsidR="00000000" w:rsidP="008B4A53">
      <w:pPr>
        <w:pStyle w:val="Untitledsubclause2"/>
      </w:pPr>
      <w:bookmarkStart w:id="380" w:name="a178372"/>
      <w:r>
        <w:t xml:space="preserve">it shall send a fair processing notice to each Customer and Data Employee identified in the Customer Database and Employee Database in the form set out in </w:t>
      </w:r>
      <w:r>
        <w:fldChar w:fldCharType="begin"/>
      </w:r>
      <w:r>
        <w:rPr>
          <w:highlight w:val="lightGray"/>
        </w:rPr>
        <w:instrText>REF a1037404 \h \w \n</w:instrText>
      </w:r>
      <w:r>
        <w:fldChar w:fldCharType="separate"/>
      </w:r>
      <w:r>
        <w:t>Schedule 15</w:t>
      </w:r>
      <w:r>
        <w:fldChar w:fldCharType="end"/>
      </w:r>
      <w:r>
        <w:t xml:space="preserve"> within [NUMBER] Business Days of the Completion Date;</w:t>
      </w:r>
      <w:bookmarkEnd w:id="380"/>
    </w:p>
    <w:p w:rsidRDefault="00000000" w:rsidR="00000000" w:rsidP="008B4A53">
      <w:pPr>
        <w:pStyle w:val="Untitledsubclause2"/>
      </w:pPr>
      <w:bookmarkStart w:id="381" w:name="a804525"/>
      <w:r>
        <w:t xml:space="preserve">it shall respond to any request made by a Data Employee or Customer in relation to the provision of details of the [product(s)] [and] [services] in accordance with the </w:t>
      </w:r>
      <w:del w:id="b94f4c0f-6471-4e5e-b3da-c2b3b673c140" w:author="AI Legal Counsel" w:authorEmail="ai@example.com" w:date="2026-02-05T08:50:00.000Z">
        <w:r>
          <w:rPr>
            <w:b/>
            <w:rFonts w:ascii="Arial" w:hAnsi="Arial" w:eastAsia="Arial" w:cs="Arial"/>
          </w:rPr>
          <w:delText>rights of data subjects</w:delText>
        </w:r>
        <w:r>
          <w:rPr>
            <w:rFonts w:ascii="Arial" w:hAnsi="Arial" w:eastAsia="Arial" w:cs="Arial"/>
          </w:rPr>
          <w:delText xml:space="preserve"> (as defined in the DPA 1998);</w:delText>
        </w:r>
      </w:del>
      <w:ins w:id="b94f4c0f-6471-4e5e-b3da-c2b3b673c140" w:author="AI Legal Counsel" w:authorEmail="ai@example.com" w:date="2026-02-05T08:50:00.000Z">
        <w:r>
          <w:rPr>
            <w:b/>
            <w:rFonts w:ascii="Arial" w:hAnsi="Arial" w:eastAsia="Arial" w:cs="Arial"/>
          </w:rPr>
          <w:t>Access and Correction Obligations under the Personal Data Protection Act 2012;</w:t>
        </w:r>
      </w:ins>
      <w:r>
        <w:rPr>
          <w:rFonts w:ascii="Arial" w:hAnsi="Arial" w:eastAsia="Arial" w:cs="Arial"/>
        </w:rPr>
        <w:t xml:space="preserve"> and</w:t>
      </w:r>
      <w:bookmarkEnd w:id="381"/>
    </w:p>
    <w:p w:rsidRDefault="00000000" w:rsidR="00000000" w:rsidP="008B4A53">
      <w:pPr>
        <w:pStyle w:val="Untitledsubclause2"/>
      </w:pPr>
      <w:bookmarkStart w:id="382" w:name="a624932"/>
      <w:r>
        <w:rPr>
          <w:rFonts w:ascii="Arial" w:hAnsi="Arial" w:eastAsia="Arial" w:cs="Arial"/>
        </w:rPr>
        <w:t xml:space="preserve">it shall </w:t>
      </w:r>
      <w:del w:id="e42f46cf-ccb2-449a-82d5-edc17de3c5a5" w:author="AI Legal Counsel" w:authorEmail="ai@example.com" w:date="2026-02-05T08:50:00.000Z">
        <w:r>
          <w:rPr>
            <w:rFonts w:ascii="Arial" w:hAnsi="Arial" w:eastAsia="Arial" w:cs="Arial"/>
          </w:rPr>
          <w:delText>obtain, and at all times maintain, a notification under the DPA 1998 appropriate to the performance of its obligations under this agreement.</w:delText>
        </w:r>
      </w:del>
      <w:ins w:id="e42f46cf-ccb2-449a-82d5-edc17de3c5a5" w:author="AI Legal Counsel" w:authorEmail="ai@example.com" w:date="2026-02-05T08:50:00.000Z">
        <w:r>
          <w:rPr>
            <w:rFonts w:ascii="Arial" w:hAnsi="Arial" w:eastAsia="Arial" w:cs="Arial"/>
          </w:rPr>
          <w:t>comply with its obligations under the Personal Data Protection Act 2012 appropriate to the performance of its obligations under this agreement. (Note: The Personal Data Protection Act 2012 does not require registration or notification with the Personal Data Protection Commission, unlike the DPA 1998.)</w:t>
        </w:r>
      </w:ins>
      <w:bookmarkEnd w:id="382"/>
    </w:p>
    <w:p w:rsidRDefault="00000000" w:rsidR="00000000" w:rsidP="008B4A53">
      <w:pPr>
        <w:pStyle w:val="Untitledsubclause1"/>
      </w:pPr>
      <w:bookmarkStart w:id="383" w:name="a729154"/>
      <w:r>
        <w:rPr>
          <w:rFonts w:ascii="Arial" w:hAnsi="Arial" w:eastAsia="Arial" w:cs="Arial"/>
        </w:rPr>
        <w:t xml:space="preserve">The Buyer shall indemnify the Seller against all Losses suffered or incurred by the Seller arising out of or in connection with </w:t>
      </w:r>
      <w:del w:id="7d2692dc-4465-41f2-8639-3e2a3a9ef4b9" w:author="AI Legal Counsel" w:authorEmail="ai@example.com" w:date="2026-02-05T08:50:00.000Z">
        <w:r>
          <w:rPr>
            <w:rFonts w:ascii="Arial" w:hAnsi="Arial" w:eastAsia="Arial" w:cs="Arial"/>
          </w:rPr>
          <w:delText>processing</w:delText>
        </w:r>
      </w:del>
      <w:ins w:id="7d2692dc-4465-41f2-8639-3e2a3a9ef4b9" w:author="AI Legal Counsel" w:authorEmail="ai@example.com" w:date="2026-02-05T08:50:00.000Z">
        <w:r>
          <w:rPr>
            <w:rFonts w:ascii="Arial" w:hAnsi="Arial" w:eastAsia="Arial" w:cs="Arial"/>
          </w:rPr>
          <w:t>collecting, using or disclosing</w:t>
        </w:r>
      </w:ins>
      <w:r>
        <w:rPr>
          <w:rFonts w:ascii="Arial" w:hAnsi="Arial" w:eastAsia="Arial" w:cs="Arial"/>
        </w:rPr>
        <w:t xml:space="preserve"> the Customer Data or Employee Data by the Buyer, including those arising out of any third party demand, claim or action, or any breach of contract, negligence, fraud, wilful misconduct, breach of statutory duty or non-compliance with the data protection obligations set out in this clause </w:t>
      </w:r>
      <w:r>
        <w:fldChar w:fldCharType="begin"/>
      </w:r>
      <w:r>
        <w:rPr>
          <w:highlight w:val="lightGray"/>
        </w:rPr>
        <w:instrText>REF a221097 \h \w \n</w:instrText>
      </w:r>
      <w:r>
        <w:fldChar w:fldCharType="separate"/>
      </w:r>
      <w:r>
        <w:t>20</w:t>
      </w:r>
      <w:r>
        <w:fldChar w:fldCharType="end"/>
      </w:r>
      <w:r>
        <w:rPr>
          <w:rFonts w:ascii="Arial" w:hAnsi="Arial" w:eastAsia="Arial" w:cs="Arial"/>
        </w:rPr>
        <w:t xml:space="preserve"> or any part of the </w:t>
      </w:r>
      <w:del w:id="0fb3e20e-9da5-4aed-9631-7a779af99215" w:author="AI Legal Counsel" w:authorEmail="ai@example.com" w:date="2026-02-05T08:50:00.000Z">
        <w:r>
          <w:rPr>
            <w:rFonts w:ascii="Arial" w:hAnsi="Arial" w:eastAsia="Arial" w:cs="Arial"/>
          </w:rPr>
          <w:delText>DPA 1998</w:delText>
        </w:r>
      </w:del>
      <w:ins w:id="0fb3e20e-9da5-4aed-9631-7a779af99215" w:author="AI Legal Counsel" w:authorEmail="ai@example.com" w:date="2026-02-05T08:50:00.000Z">
        <w:r>
          <w:rPr>
            <w:rFonts w:ascii="Arial" w:hAnsi="Arial" w:eastAsia="Arial" w:cs="Arial"/>
          </w:rPr>
          <w:t>Personal Data Protection Act 2012</w:t>
        </w:r>
      </w:ins>
      <w:r>
        <w:rPr>
          <w:rFonts w:ascii="Arial" w:hAnsi="Arial" w:eastAsia="Arial" w:cs="Arial"/>
        </w:rPr>
        <w:t xml:space="preserve"> by the Buyer, its employees, agents or sub-contractors.]</w:t>
      </w:r>
      <w:bookmarkEnd w:id="383"/>
    </w:p>
    <w:p w:rsidRDefault="00000000" w:rsidR="00000000" w:rsidP="008B4A53">
      <w:pPr>
        <w:pStyle w:val="TitleClause"/>
      </w:pPr>
      <w:r>
        <w:fldChar w:fldCharType="begin"/>
      </w:r>
      <w:r>
        <w:instrText>TC "21. Restrictions on Seller" \l 1</w:instrText>
      </w:r>
      <w:r>
        <w:fldChar w:fldCharType="end"/>
      </w:r>
      <w:bookmarkStart w:id="384" w:name="a810136"/>
      <w:bookmarkStart w:id="385" w:name="_Toc256000020"/>
      <w:r>
        <w:t>Restrictions on Seller</w:t>
      </w:r>
      <w:bookmarkEnd w:id="384"/>
      <w:bookmarkEnd w:id="385"/>
    </w:p>
    <w:p w:rsidRDefault="00000000" w:rsidR="00000000" w:rsidP="008B4A53">
      <w:pPr>
        <w:pStyle w:val="Untitledsubclause1"/>
      </w:pPr>
      <w:bookmarkStart w:id="386" w:name="a596509"/>
      <w:r>
        <w:t>In this clause, the following words and expressions shall have the following meanings:</w:t>
      </w:r>
      <w:bookmarkEnd w:id="386"/>
    </w:p>
    <w:p w:rsidRDefault="00000000" w:rsidR="00000000" w:rsidP="008B4A53">
      <w:pPr>
        <w:pStyle w:val="DefinedTermPara"/>
        <w:rPr>
          <w:rStyle w:val="DefTerm"/>
        </w:rPr>
      </w:pPr>
      <w:bookmarkStart w:id="387" w:name="a510220"/>
      <w:r>
        <w:rPr>
          <w:rStyle w:val="DefTerm"/>
          <w:b w:val="0"/>
        </w:rPr>
        <w:t>[</w:t>
      </w:r>
      <w:r>
        <w:rPr>
          <w:rStyle w:val="DefTerm"/>
        </w:rPr>
        <w:t>Prospective Customer</w:t>
      </w:r>
      <w:r>
        <w:rPr>
          <w:rStyle w:val="DefTerm"/>
        </w:rPr>
        <w:fldChar w:fldCharType="begin"/>
      </w:r>
      <w:r>
        <w:rPr>
          <w:rStyle w:val="DefTerm"/>
        </w:rPr>
        <w:instrText xml:space="preserve"> MACROBUTTON optional </w:instrText>
      </w:r>
      <w:r>
        <w:rPr>
          <w:rStyle w:val="DefTerm"/>
        </w:rPr>
        <w:fldChar w:fldCharType="end"/>
      </w:r>
      <w:r>
        <w:t>: a person who is at Completion, or has been at any time during the period of [NUMBER] months immediately preceding the Completion Date, in discussions with the Seller [or any member of the Seller Group] with a view to becoming a client or customer of the Seller [or any member of the Seller Group] [in respect of the Business].]</w:t>
      </w:r>
      <w:bookmarkEnd w:id="387"/>
    </w:p>
    <w:p w:rsidRDefault="00000000" w:rsidR="00000000" w:rsidP="008B4A53">
      <w:pPr>
        <w:pStyle w:val="IgnoredSpacing"/>
      </w:pPr>
    </w:p>
    <w:p w:rsidRDefault="00000000" w:rsidR="00000000" w:rsidP="008B4A53">
      <w:pPr>
        <w:pStyle w:val="DefinedTermPara"/>
        <w:rPr>
          <w:rStyle w:val="DefTerm"/>
        </w:rPr>
      </w:pPr>
      <w:bookmarkStart w:id="388" w:name="a167696"/>
      <w:r>
        <w:rPr>
          <w:rStyle w:val="DefTerm"/>
        </w:rPr>
        <w:t>Restricted Business</w:t>
      </w:r>
      <w:r>
        <w:t>: any business which is or would be in competition with any part of the Business, as the Business was carried on at the Completion Date.</w:t>
      </w:r>
      <w:bookmarkEnd w:id="388"/>
    </w:p>
    <w:p w:rsidRDefault="00000000" w:rsidR="00000000" w:rsidP="008B4A53">
      <w:pPr>
        <w:pStyle w:val="DefinedTermPara"/>
        <w:rPr>
          <w:rStyle w:val="DefTerm"/>
        </w:rPr>
      </w:pPr>
      <w:bookmarkStart w:id="389" w:name="a279175"/>
      <w:r>
        <w:rPr>
          <w:rStyle w:val="DefTerm"/>
        </w:rPr>
        <w:t>Restricted Customer</w:t>
      </w:r>
      <w:r>
        <w:t>: any person who is at Completion, or who has been at any time during the period of [NUMBER] months immediately preceding the Completion Date, a client or customer of, or in the habit of dealing with, the Seller [or any member of the Seller Group] [in respect of the Business].</w:t>
      </w:r>
      <w:bookmarkEnd w:id="389"/>
    </w:p>
    <w:p w:rsidRDefault="00000000" w:rsidR="00000000" w:rsidP="008B4A53">
      <w:pPr>
        <w:pStyle w:val="DefinedTermPara"/>
        <w:rPr>
          <w:rStyle w:val="DefTerm"/>
        </w:rPr>
      </w:pPr>
      <w:bookmarkStart w:id="390" w:name="a880156"/>
      <w:r>
        <w:rPr>
          <w:rStyle w:val="DefTerm"/>
        </w:rPr>
        <w:t>Restricted Person</w:t>
      </w:r>
      <w:r>
        <w:t xml:space="preserve">: any person who is at Completion [or who has been at any time during the period of [NUMBER] months immediately preceding the Completion Date], employed or directly or indirectly engaged by the Seller [or any member of the Seller Group] [in respect of the Business] [in an executive, managerial, sales or technical role </w:t>
      </w:r>
      <w:r>
        <w:rPr>
          <w:b/>
        </w:rPr>
        <w:t>OR</w:t>
      </w:r>
      <w:r>
        <w:t xml:space="preserve"> at an annual rate of remuneration [(including commission, if any,)] of not less than £[AMOUNT]].</w:t>
      </w:r>
      <w:bookmarkEnd w:id="390"/>
    </w:p>
    <w:p w:rsidRDefault="00000000" w:rsidR="00000000" w:rsidP="008B4A53">
      <w:pPr>
        <w:pStyle w:val="Untitledsubclause1"/>
      </w:pPr>
      <w:bookmarkStart w:id="391" w:name="a1009035"/>
      <w:r>
        <w:t>The Seller covenants that it shall not (and shall procure that no member of the Seller Group shall):</w:t>
      </w:r>
      <w:bookmarkEnd w:id="391"/>
    </w:p>
    <w:p w:rsidRDefault="00000000" w:rsidR="00000000" w:rsidP="008B4A53">
      <w:pPr>
        <w:pStyle w:val="Untitledsubclause2"/>
      </w:pPr>
      <w:bookmarkStart w:id="392" w:name="a806090"/>
      <w:r>
        <w:t xml:space="preserve">at any time during the period of [NUMBER] years commencing on the Completion Date, [in any geographic area in which the Business (or any part of it) is carried on at the Completion Date </w:t>
      </w:r>
      <w:r>
        <w:rPr>
          <w:b/>
        </w:rPr>
        <w:t>OR</w:t>
      </w:r>
      <w:r>
        <w:t xml:space="preserve"> [SPECIFY RESTRICTED TERRITORY]], carry on or be engaged, concerned or interested in, or in any way assist, a Restricted Business; or</w:t>
      </w:r>
      <w:bookmarkEnd w:id="392"/>
    </w:p>
    <w:p w:rsidRDefault="00000000" w:rsidR="00000000" w:rsidP="008B4A53">
      <w:pPr>
        <w:pStyle w:val="Untitledsubclause2"/>
      </w:pPr>
      <w:bookmarkStart w:id="393" w:name="a333521"/>
      <w:r>
        <w:t>at any time during the period of [NUMBER] years commencing on the Completion Date:</w:t>
      </w:r>
      <w:bookmarkEnd w:id="393"/>
    </w:p>
    <w:p w:rsidRDefault="00000000" w:rsidR="00000000" w:rsidP="008B4A53">
      <w:pPr>
        <w:pStyle w:val="Untitledsubclause3"/>
      </w:pPr>
      <w:bookmarkStart w:id="394" w:name="a301477"/>
      <w:r>
        <w:t>canvass, solicit or otherwise seek the custom of any Restricted Customer [or Prospective Customer] [with a view to providing goods or services to that Restricted Customer [or Prospective Customer] in competition with the Business (or any part of it) as it was carried on at the Completion Date]; or</w:t>
      </w:r>
      <w:bookmarkEnd w:id="394"/>
    </w:p>
    <w:p w:rsidRDefault="00000000" w:rsidR="00000000" w:rsidP="008B4A53">
      <w:pPr>
        <w:pStyle w:val="Untitledsubclause3"/>
      </w:pPr>
      <w:bookmarkStart w:id="395" w:name="a397609"/>
      <w:r>
        <w:t>induce or attempt to induce a Restricted Customer [or Prospective Customer] to cease [or refrain from] conducting business with, or to reduce the amount of business conducted with or to vary adversely the terms upon which it conducts business with the Buyer in connection with the Business or any member of the Buyer Group, or do any other thing which is reasonably likely to have such an effect; or</w:t>
      </w:r>
      <w:bookmarkEnd w:id="395"/>
    </w:p>
    <w:p w:rsidRDefault="00000000" w:rsidR="00000000" w:rsidP="008B4A53">
      <w:pPr>
        <w:pStyle w:val="Untitledsubclause2"/>
      </w:pPr>
      <w:bookmarkStart w:id="396" w:name="a109213"/>
      <w:r>
        <w:t>at any time during the period of [NUMBER] years commencing on the Completion Date, have any business dealings with a Restricted Customer [or a Prospective Customer] [in connection with the provision of goods or services to that Restricted Customer [or Prospective Customer] in competition with the Business (or any part of it) as it was carried on at the Completion Date]; or</w:t>
      </w:r>
      <w:bookmarkEnd w:id="396"/>
    </w:p>
    <w:p w:rsidRDefault="00000000" w:rsidR="00000000" w:rsidP="008B4A53">
      <w:pPr>
        <w:pStyle w:val="Untitledsubclause2"/>
      </w:pPr>
      <w:bookmarkStart w:id="397" w:name="a696686"/>
      <w:r>
        <w:t>at any time during the period of [NUMBER] years commencing on the Completion Date, have any business dealings with, solicit, entice or attempt to entice away any person who is at Completion, or has been at any time during the period of [NUMBER] months immediately preceding the Completion Date, a supplier of goods or services to the Seller [or any member of the Seller Group] [in respect of the Business], if such dealings, solicitation or enticement causes or is reasonably likely to cause such supplier to cease supplying, or reduce its supply of goods or services to the Buyer [or any member of the Buyer Group] [in respect of the Business], or to vary adversely the terms upon which it conducts business with the Buyer [or any member of the Buyer Group] [in respect of the Business]; or</w:t>
      </w:r>
      <w:bookmarkEnd w:id="397"/>
    </w:p>
    <w:p w:rsidRDefault="00000000" w:rsidR="00000000" w:rsidP="008B4A53">
      <w:pPr>
        <w:pStyle w:val="Untitledsubclause2"/>
      </w:pPr>
      <w:bookmarkStart w:id="398" w:name="a241434"/>
      <w:r>
        <w:t>at any time during the period of [NUMBER] years commencing on the Completion Date:</w:t>
      </w:r>
      <w:bookmarkEnd w:id="398"/>
    </w:p>
    <w:p w:rsidRDefault="00000000" w:rsidR="00000000" w:rsidP="008B4A53">
      <w:pPr>
        <w:pStyle w:val="Untitledsubclause3"/>
      </w:pPr>
      <w:bookmarkStart w:id="399" w:name="a312159"/>
      <w:r>
        <w:t>offer employment to, enter into a contract for the services of, or otherwise entice or attempt to entice away from the Buyer or any member of the Buyer Group, any Restricted Person; or</w:t>
      </w:r>
      <w:bookmarkEnd w:id="399"/>
    </w:p>
    <w:p w:rsidRDefault="00000000" w:rsidR="00000000" w:rsidP="008B4A53">
      <w:pPr>
        <w:pStyle w:val="Untitledsubclause3"/>
      </w:pPr>
      <w:bookmarkStart w:id="400" w:name="a365565"/>
      <w:r>
        <w:t>procure or facilitate the making of any such offer or attempt by any other person in relation to a Restricted Person; or</w:t>
      </w:r>
      <w:bookmarkEnd w:id="400"/>
    </w:p>
    <w:p w:rsidRDefault="00000000" w:rsidR="00000000" w:rsidP="008B4A53">
      <w:pPr>
        <w:pStyle w:val="Untitledsubclause2"/>
      </w:pPr>
      <w:bookmarkStart w:id="401" w:name="a205345"/>
      <w:r>
        <w:t>at any time after Completion, use in the course of any business:</w:t>
      </w:r>
      <w:bookmarkEnd w:id="401"/>
    </w:p>
    <w:p w:rsidRDefault="00000000" w:rsidR="00000000" w:rsidP="008B4A53">
      <w:pPr>
        <w:pStyle w:val="Untitledsubclause3"/>
      </w:pPr>
      <w:bookmarkStart w:id="402" w:name="a686005"/>
      <w:r>
        <w:t>the words "[PROHIBITED WORDS]"; or</w:t>
      </w:r>
      <w:bookmarkEnd w:id="402"/>
    </w:p>
    <w:p w:rsidRDefault="00000000" w:rsidR="00000000" w:rsidP="008B4A53">
      <w:pPr>
        <w:pStyle w:val="Untitledsubclause3"/>
      </w:pPr>
      <w:bookmarkStart w:id="403" w:name="a244026"/>
      <w:r>
        <w:t>any trade or service mark, business or domain name, design or logo which, at Completion, was or had been used by the Seller or any member of the Seller Group in connection with the Business; or</w:t>
      </w:r>
      <w:bookmarkEnd w:id="403"/>
    </w:p>
    <w:p w:rsidRDefault="00000000" w:rsidR="00000000" w:rsidP="008B4A53">
      <w:pPr>
        <w:pStyle w:val="Untitledsubclause3"/>
      </w:pPr>
      <w:bookmarkStart w:id="404" w:name="a835543"/>
      <w:r>
        <w:t>anything which is, in the reasonable opinion of the Buyer, capable of confusion with such words, mark, name, design or logo; or</w:t>
      </w:r>
      <w:bookmarkEnd w:id="404"/>
    </w:p>
    <w:p w:rsidRDefault="00000000" w:rsidR="00000000" w:rsidP="008B4A53">
      <w:pPr>
        <w:pStyle w:val="Untitledsubclause2"/>
      </w:pPr>
      <w:bookmarkStart w:id="405" w:name="a529830"/>
      <w:r>
        <w:t xml:space="preserve">at any time after Completion, present itself or permit itself to be presented as: </w:t>
      </w:r>
      <w:bookmarkEnd w:id="405"/>
    </w:p>
    <w:p w:rsidRDefault="00000000" w:rsidR="00000000" w:rsidP="008B4A53">
      <w:pPr>
        <w:pStyle w:val="Untitledsubclause3"/>
      </w:pPr>
      <w:bookmarkStart w:id="406" w:name="a446971"/>
      <w:r>
        <w:t xml:space="preserve">connected in any capacity with the Business; or </w:t>
      </w:r>
      <w:bookmarkEnd w:id="406"/>
    </w:p>
    <w:p w:rsidRDefault="00000000" w:rsidR="00000000" w:rsidP="008B4A53">
      <w:pPr>
        <w:pStyle w:val="Untitledsubclause3"/>
      </w:pPr>
      <w:bookmarkStart w:id="407" w:name="a226708"/>
      <w:r>
        <w:t>interested or concerned in any way with any member of the Buyer Group; or</w:t>
      </w:r>
      <w:bookmarkEnd w:id="407"/>
    </w:p>
    <w:p w:rsidRDefault="00000000" w:rsidR="00000000" w:rsidP="008B4A53">
      <w:pPr>
        <w:pStyle w:val="Untitledsubclause2"/>
      </w:pPr>
      <w:bookmarkStart w:id="408" w:name="a258752"/>
      <w:r>
        <w:t>at any time after Completion, do or say anything which may be harmful to the reputation of the Business.</w:t>
      </w:r>
      <w:bookmarkEnd w:id="408"/>
    </w:p>
    <w:p w:rsidRDefault="00000000" w:rsidR="00000000" w:rsidP="008B4A53">
      <w:pPr>
        <w:pStyle w:val="Untitledsubclause1"/>
      </w:pPr>
      <w:bookmarkStart w:id="409" w:name="a525785"/>
      <w:r>
        <w:t xml:space="preserve">The covenants in clause </w:t>
      </w:r>
      <w:r>
        <w:fldChar w:fldCharType="begin"/>
      </w:r>
      <w:r>
        <w:rPr>
          <w:highlight w:val="lightGray"/>
        </w:rPr>
        <w:instrText>REF a1009035 \h \w \n</w:instrText>
      </w:r>
      <w:r>
        <w:fldChar w:fldCharType="separate"/>
      </w:r>
      <w:r>
        <w:t>21.2</w:t>
      </w:r>
      <w:r>
        <w:fldChar w:fldCharType="end"/>
      </w:r>
      <w:r>
        <w:t xml:space="preserve"> are intended to be for the benefit of, and shall be enforceable by[, each of] the Buyer[, any member of the Buyer Group to whom any part of the Business and Assets are transferred] [and [ANY OTHERS?]] and apply to actions carried out by the Seller (or any member of the Seller Group) in any capacity (including as shareholder, partner, director, principal, consultant, officer, agent or otherwise) and whether directly or indirectly, on its own behalf or on behalf of, or jointly with, any other person.</w:t>
      </w:r>
      <w:bookmarkEnd w:id="409"/>
    </w:p>
    <w:p w:rsidRDefault="00000000" w:rsidR="00000000" w:rsidP="008B4A53">
      <w:pPr>
        <w:pStyle w:val="Untitledsubclause1"/>
      </w:pPr>
      <w:bookmarkStart w:id="410" w:name="a724685"/>
      <w:r>
        <w:t xml:space="preserve">Nothing in clause </w:t>
      </w:r>
      <w:r>
        <w:fldChar w:fldCharType="begin"/>
      </w:r>
      <w:r>
        <w:rPr>
          <w:highlight w:val="lightGray"/>
        </w:rPr>
        <w:instrText>REF a1009035 \h \w \n</w:instrText>
      </w:r>
      <w:r>
        <w:fldChar w:fldCharType="separate"/>
      </w:r>
      <w:r>
        <w:t>21.2</w:t>
      </w:r>
      <w:r>
        <w:fldChar w:fldCharType="end"/>
      </w:r>
      <w:r>
        <w:t xml:space="preserve"> shall prevent the Seller (or any member of the Seller Group) from holding for investment purposes only:</w:t>
      </w:r>
      <w:bookmarkEnd w:id="410"/>
    </w:p>
    <w:p w:rsidRDefault="00000000" w:rsidR="00000000" w:rsidP="008B4A53">
      <w:pPr>
        <w:pStyle w:val="Untitledsubclause2"/>
      </w:pPr>
      <w:bookmarkStart w:id="411" w:name="a646376"/>
      <w:r>
        <w:t>units of any authorised unit trust; or</w:t>
      </w:r>
      <w:bookmarkEnd w:id="411"/>
    </w:p>
    <w:p w:rsidRDefault="00000000" w:rsidR="00000000" w:rsidP="008B4A53">
      <w:pPr>
        <w:pStyle w:val="Untitledsubclause2"/>
      </w:pPr>
      <w:bookmarkStart w:id="412" w:name="a614332"/>
      <w:r>
        <w:rPr>
          <w:rFonts w:ascii="Arial" w:hAnsi="Arial" w:eastAsia="Arial" w:cs="Arial"/>
        </w:rPr>
        <w:t xml:space="preserve">not more than [NUMBER]% of any class of shares or securities of any company traded on a </w:t>
      </w:r>
      <w:del w:id="b2e82b1e-8afe-4598-a056-400defa5fbc4" w:author="AI Legal Counsel" w:authorEmail="ai@example.com" w:date="2026-02-05T08:50:00.000Z">
        <w:r>
          <w:rPr>
            <w:rFonts w:ascii="Arial" w:hAnsi="Arial" w:eastAsia="Arial" w:cs="Arial"/>
          </w:rPr>
          <w:delText>recognised investment</w:delText>
        </w:r>
      </w:del>
      <w:ins w:id="b2e82b1e-8afe-4598-a056-400defa5fbc4" w:author="AI Legal Counsel" w:authorEmail="ai@example.com" w:date="2026-02-05T08:50:00.000Z">
        <w:r>
          <w:rPr>
            <w:rFonts w:ascii="Arial" w:hAnsi="Arial" w:eastAsia="Arial" w:cs="Arial"/>
          </w:rPr>
          <w:t>securities</w:t>
        </w:r>
      </w:ins>
      <w:r>
        <w:rPr>
          <w:rFonts w:ascii="Arial" w:hAnsi="Arial" w:eastAsia="Arial" w:cs="Arial"/>
        </w:rPr>
        <w:t xml:space="preserve"> exchange (within the meaning of the </w:t>
      </w:r>
      <w:del w:id="e7eca398-2557-4a22-8663-cbd097f24fa0" w:author="AI Legal Counsel" w:authorEmail="ai@example.com" w:date="2026-02-05T08:50:00.000Z">
        <w:r>
          <w:rPr>
            <w:rFonts w:ascii="Arial" w:hAnsi="Arial" w:eastAsia="Arial" w:cs="Arial"/>
          </w:rPr>
          <w:delText>Financial Services</w:delText>
        </w:r>
      </w:del>
      <w:ins w:id="e7eca398-2557-4a22-8663-cbd097f24fa0" w:author="AI Legal Counsel" w:authorEmail="ai@example.com" w:date="2026-02-05T08:50:00.000Z">
        <w:r>
          <w:rPr>
            <w:rFonts w:ascii="Arial" w:hAnsi="Arial" w:eastAsia="Arial" w:cs="Arial"/>
          </w:rPr>
          <w:t>Securities</w:t>
        </w:r>
      </w:ins>
      <w:r>
        <w:rPr>
          <w:rFonts w:ascii="Arial" w:hAnsi="Arial" w:eastAsia="Arial" w:cs="Arial"/>
        </w:rPr>
        <w:t xml:space="preserve"> and </w:t>
      </w:r>
      <w:del w:id="a81509d2-0762-46ef-bfeb-450461aab197" w:author="AI Legal Counsel" w:authorEmail="ai@example.com" w:date="2026-02-05T08:50:00.000Z">
        <w:r>
          <w:rPr>
            <w:rFonts w:ascii="Arial" w:hAnsi="Arial" w:eastAsia="Arial" w:cs="Arial"/>
          </w:rPr>
          <w:delText>Markets</w:delText>
        </w:r>
      </w:del>
      <w:ins w:id="a81509d2-0762-46ef-bfeb-450461aab197" w:author="AI Legal Counsel" w:authorEmail="ai@example.com" w:date="2026-02-05T08:50:00.000Z">
        <w:r>
          <w:rPr>
            <w:rFonts w:ascii="Arial" w:hAnsi="Arial" w:eastAsia="Arial" w:cs="Arial"/>
          </w:rPr>
          <w:t>Futures</w:t>
        </w:r>
      </w:ins>
      <w:r>
        <w:rPr>
          <w:rFonts w:ascii="Arial" w:hAnsi="Arial" w:eastAsia="Arial" w:cs="Arial"/>
        </w:rPr>
        <w:t xml:space="preserve"> Act </w:t>
      </w:r>
      <w:del w:id="11036f06-0dc7-4b71-9994-6e8c8a22b7d7" w:author="AI Legal Counsel" w:authorEmail="ai@example.com" w:date="2026-02-05T08:50:00.000Z">
        <w:r>
          <w:rPr>
            <w:rFonts w:ascii="Arial" w:hAnsi="Arial" w:eastAsia="Arial" w:cs="Arial"/>
          </w:rPr>
          <w:delText>2000</w:delText>
        </w:r>
      </w:del>
      <w:ins w:id="11036f06-0dc7-4b71-9994-6e8c8a22b7d7" w:author="AI Legal Counsel" w:authorEmail="ai@example.com" w:date="2026-02-05T08:50:00.000Z">
        <w:r>
          <w:rPr>
            <w:rFonts w:ascii="Arial" w:hAnsi="Arial" w:eastAsia="Arial" w:cs="Arial"/>
          </w:rPr>
          <w:t>2001</w:t>
        </w:r>
      </w:ins>
      <w:r>
        <w:rPr>
          <w:rFonts w:ascii="Arial" w:hAnsi="Arial" w:eastAsia="Arial" w:cs="Arial"/>
        </w:rPr>
        <w:t>).</w:t>
      </w:r>
      <w:bookmarkEnd w:id="412"/>
    </w:p>
    <w:p w:rsidRDefault="00000000" w:rsidR="00000000" w:rsidP="008B4A53">
      <w:pPr>
        <w:pStyle w:val="Untitledsubclause1"/>
      </w:pPr>
      <w:bookmarkStart w:id="413" w:name="a141257"/>
      <w:r>
        <w:t xml:space="preserve">Each of the covenants in clause </w:t>
      </w:r>
      <w:r>
        <w:fldChar w:fldCharType="begin"/>
      </w:r>
      <w:r>
        <w:rPr>
          <w:highlight w:val="lightGray"/>
        </w:rPr>
        <w:instrText>REF a1009035 \h \w \n</w:instrText>
      </w:r>
      <w:r>
        <w:fldChar w:fldCharType="separate"/>
      </w:r>
      <w:r>
        <w:t>21.2</w:t>
      </w:r>
      <w:r>
        <w:fldChar w:fldCharType="end"/>
      </w:r>
      <w:r>
        <w:t xml:space="preserve"> is a separate undertaking by the Seller and shall be enforceable by the Buyer [and any member of the Buyer Group to whom it transfers any part of the Business and Assets] separately and independently of their right to enforce any one or more of the other covenants contained in that clause.</w:t>
      </w:r>
      <w:bookmarkEnd w:id="413"/>
    </w:p>
    <w:p w:rsidRDefault="00000000" w:rsidR="00000000" w:rsidP="008B4A53">
      <w:pPr>
        <w:pStyle w:val="Untitledsubclause1"/>
      </w:pPr>
      <w:bookmarkStart w:id="414" w:name="a878269"/>
      <w:r>
        <w:t xml:space="preserve">The parties acknowledge that the Seller has confidential information relating to the Business and that the Buyer is entitled to protect the goodwill of the Business as a result of buying the Business and Assets. Accordingly, each of the covenants in clause </w:t>
      </w:r>
      <w:r>
        <w:fldChar w:fldCharType="begin"/>
      </w:r>
      <w:r>
        <w:rPr>
          <w:highlight w:val="lightGray"/>
        </w:rPr>
        <w:instrText>REF a1009035 \h \w \n</w:instrText>
      </w:r>
      <w:r>
        <w:fldChar w:fldCharType="separate"/>
      </w:r>
      <w:r>
        <w:t>21.2</w:t>
      </w:r>
      <w:r>
        <w:fldChar w:fldCharType="end"/>
      </w:r>
      <w:r>
        <w:t xml:space="preserve"> is considered fair and reasonable by the parties.</w:t>
      </w:r>
      <w:bookmarkEnd w:id="414"/>
    </w:p>
    <w:p w:rsidRDefault="00000000" w:rsidR="00000000" w:rsidP="008B4A53">
      <w:pPr>
        <w:pStyle w:val="Untitledsubclause1"/>
      </w:pPr>
      <w:bookmarkStart w:id="415" w:name="a422068"/>
      <w:r>
        <w:t xml:space="preserve">The consideration for the covenants contained in clause </w:t>
      </w:r>
      <w:r>
        <w:fldChar w:fldCharType="begin"/>
      </w:r>
      <w:r>
        <w:rPr>
          <w:highlight w:val="lightGray"/>
        </w:rPr>
        <w:instrText>REF a1009035 \h \w \n</w:instrText>
      </w:r>
      <w:r>
        <w:fldChar w:fldCharType="separate"/>
      </w:r>
      <w:r>
        <w:t>21.2</w:t>
      </w:r>
      <w:r>
        <w:fldChar w:fldCharType="end"/>
      </w:r>
      <w:r>
        <w:t xml:space="preserve"> is included in the Purchase Price.</w:t>
      </w:r>
      <w:bookmarkEnd w:id="415"/>
    </w:p>
    <w:p w:rsidRDefault="00000000" w:rsidR="00000000" w:rsidP="008B4A53">
      <w:pPr>
        <w:pStyle w:val="TitleClause"/>
      </w:pPr>
      <w:r>
        <w:fldChar w:fldCharType="begin"/>
      </w:r>
      <w:r>
        <w:instrText>TC "22. Grossing up" \l 1</w:instrText>
      </w:r>
      <w:r>
        <w:fldChar w:fldCharType="end"/>
      </w:r>
      <w:bookmarkStart w:id="416" w:name="a799655"/>
      <w:bookmarkStart w:id="417" w:name="_Toc256000021"/>
      <w:r>
        <w:t>Grossing up</w:t>
      </w:r>
      <w:bookmarkEnd w:id="416"/>
      <w:bookmarkEnd w:id="417"/>
    </w:p>
    <w:p w:rsidRDefault="00000000" w:rsidR="00000000" w:rsidP="008B4A53">
      <w:pPr>
        <w:pStyle w:val="NoNumUntitledsubclause1"/>
      </w:pPr>
      <w:bookmarkStart w:id="418" w:name="a323041"/>
      <w:r>
        <w:t>If any Taxation Authority brings any sum paid by the Seller under or pursuant to this agreement into charge to Tax, then the Seller shall pay such additional amount as will ensure that the total amount paid, less the Tax chargeable on such amount, is equal to the amount that would otherwise be payable under this agreement.</w:t>
      </w:r>
      <w:bookmarkEnd w:id="418"/>
    </w:p>
    <w:p w:rsidRDefault="00000000" w:rsidR="00000000" w:rsidP="008B4A53">
      <w:pPr>
        <w:pStyle w:val="TitleClause"/>
      </w:pPr>
      <w:r>
        <w:fldChar w:fldCharType="begin"/>
      </w:r>
      <w:r>
        <w:instrText>TC "23. Confidentiality and announcements" \l 1</w:instrText>
      </w:r>
      <w:r>
        <w:fldChar w:fldCharType="end"/>
      </w:r>
      <w:bookmarkStart w:id="419" w:name="a73124"/>
      <w:bookmarkStart w:id="420" w:name="_Toc256000022"/>
      <w:r>
        <w:t>Confidentiality and announcements</w:t>
      </w:r>
      <w:bookmarkEnd w:id="419"/>
      <w:bookmarkEnd w:id="420"/>
    </w:p>
    <w:p w:rsidRDefault="00000000" w:rsidR="00000000" w:rsidP="008B4A53">
      <w:pPr>
        <w:pStyle w:val="Untitledsubclause1"/>
      </w:pPr>
      <w:bookmarkStart w:id="421" w:name="a991718"/>
      <w:r>
        <w:t>The Seller undertakes to the Buyer that it shall (and shall procure that the members of the Seller Group (as such Group is constituted immediately after Completion) shall):</w:t>
      </w:r>
      <w:bookmarkEnd w:id="421"/>
    </w:p>
    <w:p w:rsidRDefault="00000000" w:rsidR="00000000" w:rsidP="008B4A53">
      <w:pPr>
        <w:pStyle w:val="Untitledsubclause2"/>
      </w:pPr>
      <w:bookmarkStart w:id="422" w:name="a415699"/>
      <w:r>
        <w:t>keep confidential the terms of this agreement and all confidential information or trade secrets in its possession concerning the business, affairs, customers, clients or suppliers of the Business and any member of the Buyer Group;</w:t>
      </w:r>
      <w:bookmarkEnd w:id="422"/>
    </w:p>
    <w:p w:rsidRDefault="00000000" w:rsidR="00000000" w:rsidP="008B4A53">
      <w:pPr>
        <w:pStyle w:val="Untitledsubclause2"/>
      </w:pPr>
      <w:bookmarkStart w:id="423" w:name="a449648"/>
      <w:r>
        <w:t>not disclose any of the information referred to in clause 23.1</w:t>
      </w:r>
      <w:r>
        <w:fldChar w:fldCharType="begin"/>
      </w:r>
      <w:r>
        <w:rPr>
          <w:highlight w:val="lightGray"/>
        </w:rPr>
        <w:instrText>REF a415699 \h \w \n</w:instrText>
      </w:r>
      <w:r>
        <w:fldChar w:fldCharType="separate"/>
      </w:r>
      <w:r>
        <w:t>(a)</w:t>
      </w:r>
      <w:r>
        <w:fldChar w:fldCharType="end"/>
      </w:r>
      <w:r>
        <w:t xml:space="preserve"> in whole or in part to any third party, except as expressly permitted by this clause </w:t>
      </w:r>
      <w:r>
        <w:fldChar w:fldCharType="begin"/>
      </w:r>
      <w:r>
        <w:rPr>
          <w:highlight w:val="lightGray"/>
        </w:rPr>
        <w:instrText>REF a73124 \h \w \n</w:instrText>
      </w:r>
      <w:r>
        <w:fldChar w:fldCharType="separate"/>
      </w:r>
      <w:r>
        <w:t>23</w:t>
      </w:r>
      <w:r>
        <w:fldChar w:fldCharType="end"/>
      </w:r>
      <w:r>
        <w:t>; and</w:t>
      </w:r>
      <w:bookmarkEnd w:id="423"/>
    </w:p>
    <w:p w:rsidRDefault="00000000" w:rsidR="00000000" w:rsidP="008B4A53">
      <w:pPr>
        <w:pStyle w:val="Untitledsubclause2"/>
      </w:pPr>
      <w:bookmarkStart w:id="424" w:name="a332839"/>
      <w:r>
        <w:t>not make any use of any of the information referred in clause 23.1</w:t>
      </w:r>
      <w:r>
        <w:fldChar w:fldCharType="begin"/>
      </w:r>
      <w:r>
        <w:rPr>
          <w:highlight w:val="lightGray"/>
        </w:rPr>
        <w:instrText>REF a415699 \h \w \n</w:instrText>
      </w:r>
      <w:r>
        <w:fldChar w:fldCharType="separate"/>
      </w:r>
      <w:r>
        <w:t>(a)</w:t>
      </w:r>
      <w:r>
        <w:fldChar w:fldCharType="end"/>
      </w:r>
      <w:r>
        <w:t>, other than to the extent necessary for the purpose of exercising or performing its rights and obligations under this agreement.</w:t>
      </w:r>
      <w:bookmarkEnd w:id="424"/>
    </w:p>
    <w:p w:rsidRDefault="00000000" w:rsidR="00000000" w:rsidP="008B4A53">
      <w:pPr>
        <w:pStyle w:val="Untitledsubclause1"/>
      </w:pPr>
      <w:r>
        <w:fldChar w:fldCharType="begin"/>
      </w:r>
      <w:r>
        <w:fldChar w:fldCharType="end"/>
      </w:r>
      <w:bookmarkStart w:id="425" w:name="a319642"/>
      <w:r>
        <w:t>[The Buyer undertakes to the Seller that it shall:</w:t>
      </w:r>
      <w:bookmarkEnd w:id="425"/>
    </w:p>
    <w:p w:rsidRDefault="00000000" w:rsidR="00000000" w:rsidP="008B4A53">
      <w:pPr>
        <w:pStyle w:val="Untitledsubclause2"/>
      </w:pPr>
      <w:bookmarkStart w:id="426" w:name="a304472"/>
      <w:r>
        <w:t>keep confidential the terms of this agreement and all confidential information or trade secrets in its possession concerning the business, affairs, customers, clients or suppliers of Seller or the Seller Group (as such Group is constituted immediately after Completion);</w:t>
      </w:r>
      <w:bookmarkEnd w:id="426"/>
    </w:p>
    <w:p w:rsidRDefault="00000000" w:rsidR="00000000" w:rsidP="008B4A53">
      <w:pPr>
        <w:pStyle w:val="Untitledsubclause2"/>
      </w:pPr>
      <w:bookmarkStart w:id="427" w:name="a271159"/>
      <w:r>
        <w:t>not disclose any of the information referred to in clause 23.2</w:t>
      </w:r>
      <w:r>
        <w:fldChar w:fldCharType="begin"/>
      </w:r>
      <w:r>
        <w:rPr>
          <w:highlight w:val="lightGray"/>
        </w:rPr>
        <w:instrText>REF a304472 \h \w \n</w:instrText>
      </w:r>
      <w:r>
        <w:fldChar w:fldCharType="separate"/>
      </w:r>
      <w:r>
        <w:t>(a)</w:t>
      </w:r>
      <w:r>
        <w:fldChar w:fldCharType="end"/>
      </w:r>
      <w:r>
        <w:t xml:space="preserve"> in whole or in part to any third party, except as expressly permitted by this clause </w:t>
      </w:r>
      <w:r>
        <w:fldChar w:fldCharType="begin"/>
      </w:r>
      <w:r>
        <w:rPr>
          <w:highlight w:val="lightGray"/>
        </w:rPr>
        <w:instrText>REF a73124 \h \w \n</w:instrText>
      </w:r>
      <w:r>
        <w:fldChar w:fldCharType="separate"/>
      </w:r>
      <w:r>
        <w:t>23</w:t>
      </w:r>
      <w:r>
        <w:fldChar w:fldCharType="end"/>
      </w:r>
      <w:r>
        <w:t xml:space="preserve">; and </w:t>
      </w:r>
      <w:bookmarkEnd w:id="427"/>
    </w:p>
    <w:p w:rsidRDefault="00000000" w:rsidR="00000000" w:rsidP="008B4A53">
      <w:pPr>
        <w:pStyle w:val="Untitledsubclause2"/>
      </w:pPr>
      <w:bookmarkStart w:id="428" w:name="a548192"/>
      <w:r>
        <w:t>not make any use of any of the information referred to in clause 23.2</w:t>
      </w:r>
      <w:r>
        <w:fldChar w:fldCharType="begin"/>
      </w:r>
      <w:r>
        <w:rPr>
          <w:highlight w:val="lightGray"/>
        </w:rPr>
        <w:instrText>REF a304472 \h \w \n</w:instrText>
      </w:r>
      <w:r>
        <w:fldChar w:fldCharType="separate"/>
      </w:r>
      <w:r>
        <w:t>(a)</w:t>
      </w:r>
      <w:r>
        <w:fldChar w:fldCharType="end"/>
      </w:r>
      <w:r>
        <w:t>, other than to the extent necessary for the purpose of exercising or performing its rights and obligations under this agreement.]</w:t>
      </w:r>
      <w:bookmarkEnd w:id="428"/>
    </w:p>
    <w:p w:rsidRDefault="00000000" w:rsidR="00000000" w:rsidP="008B4A53">
      <w:pPr>
        <w:pStyle w:val="Untitledsubclause1"/>
      </w:pPr>
      <w:bookmarkStart w:id="429" w:name="a661283"/>
      <w:r>
        <w:t>Notwithstanding any other provision of this agreement, nothing in this agreement shall be construed as imposing on the Buyer an obligation to keep any information relating to the Business or Assets confidential, or restrict its use after Completion.</w:t>
      </w:r>
      <w:bookmarkEnd w:id="429"/>
    </w:p>
    <w:p w:rsidRDefault="00000000" w:rsidR="00000000" w:rsidP="008B4A53">
      <w:pPr>
        <w:pStyle w:val="Untitledsubclause1"/>
      </w:pPr>
      <w:bookmarkStart w:id="430" w:name="a237389"/>
      <w:r>
        <w:t>Notwithstanding any other provision of this agreement, neither party shall be obliged to keep confidential or to restrict its use of any information that:</w:t>
      </w:r>
      <w:bookmarkEnd w:id="430"/>
    </w:p>
    <w:p w:rsidRDefault="00000000" w:rsidR="00000000" w:rsidP="008B4A53">
      <w:pPr>
        <w:pStyle w:val="Untitledsubclause2"/>
      </w:pPr>
      <w:bookmarkStart w:id="431" w:name="a589873"/>
      <w:r>
        <w:t>is or becomes generally available to the public (other than as a result of its disclosure by the receiving party or any person to whom it has disclosed the information in accordance with clause 23.5</w:t>
      </w:r>
      <w:r>
        <w:fldChar w:fldCharType="begin"/>
      </w:r>
      <w:r>
        <w:rPr>
          <w:highlight w:val="lightGray"/>
        </w:rPr>
        <w:instrText>REF a390973 \h \w \n</w:instrText>
      </w:r>
      <w:r>
        <w:fldChar w:fldCharType="separate"/>
      </w:r>
      <w:r>
        <w:t>(a)</w:t>
      </w:r>
      <w:r>
        <w:fldChar w:fldCharType="end"/>
      </w:r>
      <w:r>
        <w:t xml:space="preserve"> in breach of this agreement); or</w:t>
      </w:r>
      <w:bookmarkEnd w:id="431"/>
    </w:p>
    <w:p w:rsidRDefault="00000000" w:rsidR="00000000" w:rsidP="008B4A53">
      <w:pPr>
        <w:pStyle w:val="Untitledsubclause2"/>
      </w:pPr>
      <w:bookmarkStart w:id="432" w:name="a532421"/>
      <w:r>
        <w:t xml:space="preserve">was, is, or becomes available to the receiving party on a non-confidential basis from a person who, [to the receiving party's knowledge,] is not bound by a confidentiality agreement with the disclosing party or otherwise prohibited from disclosing the information to the receiving party and where such person has not received the information as a direct or indirect result of a breach of any confidentiality obligations in this clause </w:t>
      </w:r>
      <w:r>
        <w:fldChar w:fldCharType="begin"/>
      </w:r>
      <w:r>
        <w:rPr>
          <w:highlight w:val="lightGray"/>
        </w:rPr>
        <w:instrText>REF a73124 \h \w \n</w:instrText>
      </w:r>
      <w:r>
        <w:fldChar w:fldCharType="separate"/>
      </w:r>
      <w:r>
        <w:t>23</w:t>
      </w:r>
      <w:r>
        <w:fldChar w:fldCharType="end"/>
      </w:r>
      <w:r>
        <w:t>.</w:t>
      </w:r>
      <w:bookmarkEnd w:id="432"/>
    </w:p>
    <w:p w:rsidRDefault="00000000" w:rsidR="00000000" w:rsidP="008B4A53">
      <w:pPr>
        <w:pStyle w:val="Untitledsubclause1"/>
      </w:pPr>
      <w:bookmarkStart w:id="433" w:name="a970355"/>
      <w:r>
        <w:t xml:space="preserve">Either party may disclose any information that it is otherwise required to keep confidential under this clause </w:t>
      </w:r>
      <w:r>
        <w:fldChar w:fldCharType="begin"/>
      </w:r>
      <w:r>
        <w:rPr>
          <w:highlight w:val="lightGray"/>
        </w:rPr>
        <w:instrText>REF a73124 \h \w \n</w:instrText>
      </w:r>
      <w:r>
        <w:fldChar w:fldCharType="separate"/>
      </w:r>
      <w:r>
        <w:t>23</w:t>
      </w:r>
      <w:r>
        <w:fldChar w:fldCharType="end"/>
      </w:r>
      <w:r>
        <w:t>:</w:t>
      </w:r>
      <w:bookmarkEnd w:id="433"/>
    </w:p>
    <w:p w:rsidRDefault="00000000" w:rsidR="00000000" w:rsidP="008B4A53">
      <w:pPr>
        <w:pStyle w:val="Untitledsubclause2"/>
      </w:pPr>
      <w:bookmarkStart w:id="434" w:name="a390973"/>
      <w:r>
        <w:t xml:space="preserve">to those of its employees, officers, consultants, representatives or advisers (or those of any member of its Group) who need to know such information to enable them to advise on this agreement, or to facilitate the Transaction, provided that the party making the disclosure informs the recipient of the confidential nature of the information before disclosure and procures that each recipient shall, in relation to any such information disclosed to it, comply with the obligations set out in this clause </w:t>
      </w:r>
      <w:r>
        <w:fldChar w:fldCharType="begin"/>
      </w:r>
      <w:r>
        <w:rPr>
          <w:highlight w:val="lightGray"/>
        </w:rPr>
        <w:instrText>REF a73124 \h \w \n</w:instrText>
      </w:r>
      <w:r>
        <w:fldChar w:fldCharType="separate"/>
      </w:r>
      <w:r>
        <w:t>23</w:t>
      </w:r>
      <w:r>
        <w:fldChar w:fldCharType="end"/>
      </w:r>
      <w:r>
        <w:t xml:space="preserve"> as if they were that party. The party making a disclosure under this clause 23.5</w:t>
      </w:r>
      <w:r>
        <w:fldChar w:fldCharType="begin"/>
      </w:r>
      <w:r>
        <w:rPr>
          <w:highlight w:val="lightGray"/>
        </w:rPr>
        <w:instrText>REF a390973 \h \w \n</w:instrText>
      </w:r>
      <w:r>
        <w:fldChar w:fldCharType="separate"/>
      </w:r>
      <w:r>
        <w:t>(a)</w:t>
      </w:r>
      <w:r>
        <w:fldChar w:fldCharType="end"/>
      </w:r>
      <w:r>
        <w:t xml:space="preserve"> shall, at all times, be liable for the failure of its recipients to comply with the obligations set out in this clause; or</w:t>
      </w:r>
      <w:bookmarkEnd w:id="434"/>
    </w:p>
    <w:p w:rsidRDefault="00000000" w:rsidR="00000000" w:rsidP="008B4A53">
      <w:pPr>
        <w:pStyle w:val="Untitledsubclause2"/>
      </w:pPr>
      <w:bookmarkStart w:id="435" w:name="a214687"/>
      <w:r>
        <w:t>in the case of the Buyer only, to a proposed transferee of the Business or any of the Assets for the purpose of enabling the proposed transferee to evaluate the proposed transfer; or</w:t>
      </w:r>
      <w:bookmarkEnd w:id="435"/>
    </w:p>
    <w:p w:rsidRDefault="00000000" w:rsidR="00000000" w:rsidP="008B4A53">
      <w:pPr>
        <w:pStyle w:val="Untitledsubclause2"/>
      </w:pPr>
      <w:bookmarkStart w:id="436" w:name="a863542"/>
      <w:r>
        <w:t>in the case of the Buyer only, to its funders, potential investors and their respective advisers, employees, officers, representatives or consultants; or</w:t>
      </w:r>
      <w:bookmarkEnd w:id="436"/>
    </w:p>
    <w:p w:rsidRDefault="00000000" w:rsidR="00000000" w:rsidP="008B4A53">
      <w:pPr>
        <w:pStyle w:val="Untitledsubclause2"/>
      </w:pPr>
      <w:bookmarkStart w:id="437" w:name="a887427"/>
      <w:r>
        <w:t>with the prior consent in writing of the other party; or</w:t>
      </w:r>
      <w:bookmarkEnd w:id="437"/>
    </w:p>
    <w:p w:rsidRDefault="00000000" w:rsidR="00000000" w:rsidP="008B4A53">
      <w:pPr>
        <w:pStyle w:val="Untitledsubclause2"/>
      </w:pPr>
      <w:bookmarkStart w:id="438" w:name="a976992"/>
      <w:r>
        <w:t>to confirm that the Transaction has taken place, or the date of the Transaction (but without otherwise revealing any other terms of the Transaction or making any other announcement); or</w:t>
      </w:r>
      <w:bookmarkEnd w:id="438"/>
    </w:p>
    <w:p w:rsidRDefault="00000000" w:rsidR="00000000" w:rsidP="008B4A53">
      <w:pPr>
        <w:pStyle w:val="Untitledsubclause2"/>
      </w:pPr>
      <w:bookmarkStart w:id="439" w:name="a902222"/>
      <w:r>
        <w:t>to the extent that the disclosure is required:</w:t>
      </w:r>
      <w:bookmarkEnd w:id="439"/>
    </w:p>
    <w:p w:rsidRDefault="00000000" w:rsidR="00000000" w:rsidP="008B4A53">
      <w:pPr>
        <w:pStyle w:val="Untitledsubclause3"/>
      </w:pPr>
      <w:bookmarkStart w:id="440" w:name="a742251"/>
      <w:r>
        <w:t>by the laws of any jurisdiction to which that party is subject; or</w:t>
      </w:r>
      <w:bookmarkEnd w:id="440"/>
    </w:p>
    <w:p w:rsidRDefault="00000000" w:rsidR="00000000" w:rsidP="008B4A53">
      <w:pPr>
        <w:pStyle w:val="Untitledsubclause3"/>
      </w:pPr>
      <w:bookmarkStart w:id="441" w:name="a126531"/>
      <w:r>
        <w:t>by an order of any court of competent jurisdiction, or any regulatory, judicial, governmental or similar body, or any Taxation Authority or securities exchange of competent jurisdiction; or</w:t>
      </w:r>
      <w:bookmarkEnd w:id="441"/>
    </w:p>
    <w:p w:rsidRDefault="00000000" w:rsidR="00000000" w:rsidP="008B4A53">
      <w:pPr>
        <w:pStyle w:val="Untitledsubclause3"/>
      </w:pPr>
      <w:bookmarkStart w:id="442" w:name="a188028"/>
      <w:r>
        <w:t>to make any filing with, or obtain any authorisation from, a regulatory, governmental or similar body, or any Taxation Authority or securities exchange of competent jurisdiction; or</w:t>
      </w:r>
      <w:bookmarkEnd w:id="442"/>
    </w:p>
    <w:p w:rsidRDefault="00000000" w:rsidR="00000000" w:rsidP="008B4A53">
      <w:pPr>
        <w:pStyle w:val="Untitledsubclause3"/>
      </w:pPr>
      <w:r>
        <w:fldChar w:fldCharType="begin"/>
      </w:r>
      <w:r>
        <w:fldChar w:fldCharType="end"/>
      </w:r>
      <w:bookmarkStart w:id="443" w:name="a884905"/>
      <w:r>
        <w:t>[under any arrangement in place under which negotiations relating to terms and conditions of employment are conducted; or]</w:t>
      </w:r>
      <w:bookmarkEnd w:id="443"/>
    </w:p>
    <w:p w:rsidRDefault="00000000" w:rsidR="00000000" w:rsidP="008B4A53">
      <w:pPr>
        <w:pStyle w:val="Untitledsubclause3"/>
      </w:pPr>
      <w:bookmarkStart w:id="444" w:name="a912904"/>
      <w:r>
        <w:t>to protect that party's interest in any legal proceedings,</w:t>
      </w:r>
      <w:bookmarkEnd w:id="444"/>
    </w:p>
    <w:p w:rsidRDefault="00000000" w:rsidR="00000000" w:rsidP="008B4A53">
      <w:pPr>
        <w:pStyle w:val="Parasubclause2"/>
      </w:pPr>
      <w:r>
        <w:t>provided that in each case (and to the extent it is legally permitted to do so) the party making the disclosure gives the other party as much notice of such disclosure as possible and, where notice of disclosure is not prohibited and is given in accordance with this clause, it takes into account the reasonable requests of the other party in relation to the content of such disclosure.</w:t>
      </w:r>
    </w:p>
    <w:p w:rsidRDefault="00000000" w:rsidR="00000000" w:rsidP="008B4A53">
      <w:pPr>
        <w:pStyle w:val="Untitledsubclause1"/>
      </w:pPr>
      <w:r>
        <w:fldChar w:fldCharType="begin"/>
      </w:r>
      <w:r>
        <w:fldChar w:fldCharType="end"/>
      </w:r>
      <w:bookmarkStart w:id="445" w:name="a94487"/>
      <w:r>
        <w:t>[Each party shall supply the other party with such information about itself, its Group or this agreement as the other party may reasonably require for the purposes of satisfying the requirements of any law or any judicial, governmental, regulatory or similar body or any securities exchange of competent jurisdiction to which the other party is subject.]</w:t>
      </w:r>
      <w:bookmarkEnd w:id="445"/>
    </w:p>
    <w:p w:rsidRDefault="00000000" w:rsidR="00000000" w:rsidP="008B4A53">
      <w:pPr>
        <w:pStyle w:val="Untitledsubclause1"/>
      </w:pPr>
      <w:bookmarkStart w:id="446" w:name="a284160"/>
      <w:r>
        <w:t xml:space="preserve">Subject to clause </w:t>
      </w:r>
      <w:r>
        <w:fldChar w:fldCharType="begin"/>
      </w:r>
      <w:r>
        <w:rPr>
          <w:highlight w:val="lightGray"/>
        </w:rPr>
        <w:instrText>REF a634227 \h \w \n</w:instrText>
      </w:r>
      <w:r>
        <w:fldChar w:fldCharType="separate"/>
      </w:r>
      <w:r>
        <w:t>23.8</w:t>
      </w:r>
      <w:r>
        <w:fldChar w:fldCharType="end"/>
      </w:r>
      <w:r>
        <w:t xml:space="preserve">[, clause </w:t>
      </w:r>
      <w:r>
        <w:fldChar w:fldCharType="begin"/>
      </w:r>
      <w:r>
        <w:rPr>
          <w:highlight w:val="lightGray"/>
        </w:rPr>
        <w:instrText>REF a183983 \h \w \n</w:instrText>
      </w:r>
      <w:r>
        <w:fldChar w:fldCharType="separate"/>
      </w:r>
      <w:r>
        <w:t>23.9</w:t>
      </w:r>
      <w:r>
        <w:fldChar w:fldCharType="end"/>
      </w:r>
      <w:r>
        <w:t xml:space="preserve">] and clause </w:t>
      </w:r>
      <w:r>
        <w:fldChar w:fldCharType="begin"/>
      </w:r>
      <w:r>
        <w:rPr>
          <w:highlight w:val="lightGray"/>
        </w:rPr>
        <w:instrText>REF a750093 \h \w \n</w:instrText>
      </w:r>
      <w:r>
        <w:fldChar w:fldCharType="separate"/>
      </w:r>
      <w:r>
        <w:t>23.10</w:t>
      </w:r>
      <w:r>
        <w:fldChar w:fldCharType="end"/>
      </w:r>
      <w:r>
        <w:t>, neither party shall make, or permit any person to make, any public announcement, communication or circular (</w:t>
      </w:r>
      <w:r>
        <w:rPr>
          <w:rStyle w:val="DefTerm"/>
        </w:rPr>
        <w:t>announcement</w:t>
      </w:r>
      <w:r>
        <w:t>) concerning the existence, subject matter or terms of this agreement, the Transaction or the wider transactions contemplated by it or the relationship between the parties without the prior written consent of the other party [(such consent not to be unreasonably withheld or delayed)].</w:t>
      </w:r>
      <w:bookmarkEnd w:id="446"/>
    </w:p>
    <w:p w:rsidRDefault="00000000" w:rsidR="00000000" w:rsidP="008B4A53">
      <w:pPr>
        <w:pStyle w:val="Untitledsubclause1"/>
      </w:pPr>
      <w:bookmarkStart w:id="447" w:name="a634227"/>
      <w:r>
        <w:t xml:space="preserve">Nothing in clause </w:t>
      </w:r>
      <w:r>
        <w:fldChar w:fldCharType="begin"/>
      </w:r>
      <w:r>
        <w:rPr>
          <w:highlight w:val="lightGray"/>
        </w:rPr>
        <w:instrText>REF a73124 \h \w \n</w:instrText>
      </w:r>
      <w:r>
        <w:fldChar w:fldCharType="separate"/>
      </w:r>
      <w:r>
        <w:t>23</w:t>
      </w:r>
      <w:r>
        <w:fldChar w:fldCharType="end"/>
      </w:r>
      <w:r>
        <w:t xml:space="preserve"> shall prevent either party from making any announcement required by law or any governmental or regulatory authority (including, without limitation, any relevant securities exchange), or by any court or other authority of competent jurisdiction provided that the party required to make the announcement consults with the other party and takes into account the reasonable requests of the other party in relation to the content of such announcement before it is made.</w:t>
      </w:r>
      <w:bookmarkEnd w:id="447"/>
    </w:p>
    <w:p w:rsidRDefault="00000000" w:rsidR="00000000" w:rsidP="008B4A53">
      <w:pPr>
        <w:pStyle w:val="Untitledsubclause1"/>
      </w:pPr>
      <w:r>
        <w:fldChar w:fldCharType="begin"/>
      </w:r>
      <w:r>
        <w:fldChar w:fldCharType="end"/>
      </w:r>
      <w:bookmarkStart w:id="448" w:name="a183983"/>
      <w:r>
        <w:t xml:space="preserve">[The parties shall issue a press release in agreed form immediately after [the date of this agreement </w:t>
      </w:r>
      <w:r>
        <w:rPr>
          <w:b/>
        </w:rPr>
        <w:t xml:space="preserve">OR </w:t>
      </w:r>
      <w:r>
        <w:t>Completion].]</w:t>
      </w:r>
      <w:bookmarkEnd w:id="448"/>
    </w:p>
    <w:p w:rsidRDefault="00000000" w:rsidR="00000000" w:rsidP="008B4A53">
      <w:pPr>
        <w:pStyle w:val="Untitledsubclause1"/>
      </w:pPr>
      <w:bookmarkStart w:id="449" w:name="a750093"/>
      <w:r>
        <w:t>The Buyer may at any time after Completion announce its acquisition of the Business and Assets to any employees, clients, customers or suppliers of the Business or any other member of the Buyer Group.</w:t>
      </w:r>
      <w:bookmarkEnd w:id="449"/>
    </w:p>
    <w:p w:rsidRDefault="00000000" w:rsidR="00000000" w:rsidP="008B4A53">
      <w:pPr>
        <w:pStyle w:val="TitleClause"/>
      </w:pPr>
      <w:r>
        <w:fldChar w:fldCharType="begin"/>
      </w:r>
      <w:r>
        <w:instrText>TC "24. Further assurance" \l 1</w:instrText>
      </w:r>
      <w:r>
        <w:fldChar w:fldCharType="end"/>
      </w:r>
      <w:bookmarkStart w:id="450" w:name="a1051761"/>
      <w:bookmarkStart w:id="451" w:name="_Toc256000023"/>
      <w:r>
        <w:t>Further assurance</w:t>
      </w:r>
      <w:bookmarkEnd w:id="450"/>
      <w:bookmarkEnd w:id="451"/>
    </w:p>
    <w:p w:rsidRDefault="00000000" w:rsidR="00000000" w:rsidP="008B4A53">
      <w:pPr>
        <w:pStyle w:val="NoNumUntitledsubclause1"/>
      </w:pPr>
      <w:bookmarkStart w:id="452" w:name="a412336"/>
      <w:r>
        <w:t>At its own expense the Seller shall, and shall use all reasonable endeavours to procure that any necessary third party shall, [promptly] execute and deliver such documents and perform such acts as may [reasonably] be required for the purpose of giving full effect to this agreement, including the transfer of the Assets.</w:t>
      </w:r>
      <w:bookmarkEnd w:id="452"/>
    </w:p>
    <w:p w:rsidRDefault="00000000" w:rsidR="00000000" w:rsidP="008B4A53">
      <w:pPr>
        <w:pStyle w:val="TitleClause"/>
      </w:pPr>
      <w:r>
        <w:fldChar w:fldCharType="begin"/>
      </w:r>
      <w:r>
        <w:instrText>TC "25. Assignment" \l 1</w:instrText>
      </w:r>
      <w:r>
        <w:fldChar w:fldCharType="end"/>
      </w:r>
      <w:bookmarkStart w:id="453" w:name="a425608"/>
      <w:bookmarkStart w:id="454" w:name="_Toc256000024"/>
      <w:r>
        <w:t>Assignment</w:t>
      </w:r>
      <w:bookmarkEnd w:id="453"/>
      <w:bookmarkEnd w:id="454"/>
    </w:p>
    <w:p w:rsidRDefault="00000000" w:rsidR="00000000" w:rsidP="008B4A53">
      <w:pPr>
        <w:pStyle w:val="Untitledsubclause1"/>
      </w:pPr>
      <w:bookmarkStart w:id="455" w:name="a557829"/>
      <w:r>
        <w:t xml:space="preserve">Subject to the further provisions of this clause </w:t>
      </w:r>
      <w:r>
        <w:fldChar w:fldCharType="begin"/>
      </w:r>
      <w:r>
        <w:rPr>
          <w:highlight w:val="lightGray"/>
        </w:rPr>
        <w:instrText>REF a425608 \h \w \n</w:instrText>
      </w:r>
      <w:r>
        <w:fldChar w:fldCharType="separate"/>
      </w:r>
      <w:r>
        <w:t>25</w:t>
      </w:r>
      <w:r>
        <w:fldChar w:fldCharType="end"/>
      </w:r>
      <w:r>
        <w:t>, neither party shall assign, transfer, mortgage, charge, subcontract, declare a trust over, or deal in any other manner with any or all of its rights and obligations under this agreement (or any other document referred to in it).</w:t>
      </w:r>
      <w:bookmarkEnd w:id="455"/>
    </w:p>
    <w:p w:rsidRDefault="00000000" w:rsidR="00000000" w:rsidP="008B4A53">
      <w:pPr>
        <w:pStyle w:val="Untitledsubclause1"/>
      </w:pPr>
      <w:bookmarkStart w:id="456" w:name="a456493"/>
      <w:r>
        <w:t>Each party confirms it is acting on its own behalf and not for the benefit of any other person.</w:t>
      </w:r>
      <w:bookmarkEnd w:id="456"/>
    </w:p>
    <w:p w:rsidRDefault="00000000" w:rsidR="00000000" w:rsidP="008B4A53">
      <w:pPr>
        <w:pStyle w:val="Untitledsubclause1"/>
      </w:pPr>
      <w:bookmarkStart w:id="457" w:name="a86692"/>
      <w:r>
        <w:t>The Buyer may assign or subcontract any or all of its rights and obligations under this agreement to:</w:t>
      </w:r>
      <w:bookmarkEnd w:id="457"/>
    </w:p>
    <w:p w:rsidRDefault="00000000" w:rsidR="00000000" w:rsidP="008B4A53">
      <w:pPr>
        <w:pStyle w:val="Untitledsubclause2"/>
      </w:pPr>
      <w:bookmarkStart w:id="458" w:name="a1006991"/>
      <w:r>
        <w:t xml:space="preserve">another member of the Buyer Group [for so long as that company remains a member of the Buyer Group]. The Buyer shall procure that such assignee (or any subsequent assignee within the Buyer Group) assigns such rights back to it in accordance with this clause </w:t>
      </w:r>
      <w:r>
        <w:fldChar w:fldCharType="begin"/>
      </w:r>
      <w:r>
        <w:rPr>
          <w:highlight w:val="lightGray"/>
        </w:rPr>
        <w:instrText>REF a425608 \h \w \n</w:instrText>
      </w:r>
      <w:r>
        <w:fldChar w:fldCharType="separate"/>
      </w:r>
      <w:r>
        <w:t>25</w:t>
      </w:r>
      <w:r>
        <w:fldChar w:fldCharType="end"/>
      </w:r>
      <w:r>
        <w:t xml:space="preserve"> or to such other member of the Buyer Group as the Buyer may nominate immediately before it ceases to be a member of the Buyer Group; or</w:t>
      </w:r>
      <w:bookmarkEnd w:id="458"/>
    </w:p>
    <w:p w:rsidRDefault="00000000" w:rsidR="00000000" w:rsidP="008B4A53">
      <w:pPr>
        <w:pStyle w:val="Untitledsubclause2"/>
      </w:pPr>
      <w:bookmarkStart w:id="459" w:name="a800952"/>
      <w:r>
        <w:t>any person to whom the Business or Assets are sold or transferred by the Buyer following Completion.</w:t>
      </w:r>
      <w:bookmarkEnd w:id="459"/>
    </w:p>
    <w:p w:rsidRDefault="00000000" w:rsidR="00000000" w:rsidP="008B4A53">
      <w:pPr>
        <w:pStyle w:val="Untitledsubclause1"/>
      </w:pPr>
      <w:r>
        <w:fldChar w:fldCharType="begin"/>
      </w:r>
      <w:r>
        <w:fldChar w:fldCharType="end"/>
      </w:r>
      <w:bookmarkStart w:id="460" w:name="a685970"/>
      <w:r>
        <w:t xml:space="preserve">[The Buyer may grant security over, or assign by way of security, any or all of its rights under this agreement for the purposes of, or in connection with, the financing (whether in whole or in part) by the Buyer of the Transaction or any of its working capital or other requirements. On the enforcement of any security of a kind referred to in this clause </w:t>
      </w:r>
      <w:r>
        <w:fldChar w:fldCharType="begin"/>
      </w:r>
      <w:r>
        <w:rPr>
          <w:highlight w:val="lightGray"/>
        </w:rPr>
        <w:instrText>REF a685970 \h \w \n</w:instrText>
      </w:r>
      <w:r>
        <w:fldChar w:fldCharType="separate"/>
      </w:r>
      <w:r>
        <w:t>25.4</w:t>
      </w:r>
      <w:r>
        <w:fldChar w:fldCharType="end"/>
      </w:r>
      <w:r>
        <w:t>, the Buyer, or any administrative receiver of the Buyer or any person having the benefit of such security may assign any or all of the relevant rights to any person, but the Seller's liability to any assignee in respect of those rights shall not be greater than if no assignment had taken place.]</w:t>
      </w:r>
      <w:bookmarkEnd w:id="460"/>
    </w:p>
    <w:p w:rsidRDefault="00000000" w:rsidR="00000000" w:rsidP="008B4A53">
      <w:pPr>
        <w:pStyle w:val="Untitledsubclause1"/>
      </w:pPr>
      <w:bookmarkStart w:id="461" w:name="a477856"/>
      <w:r>
        <w:t xml:space="preserve">If there is an assignment or transfer of the Buyer's rights in accordance with clause </w:t>
      </w:r>
      <w:r>
        <w:fldChar w:fldCharType="begin"/>
      </w:r>
      <w:r>
        <w:rPr>
          <w:highlight w:val="lightGray"/>
        </w:rPr>
        <w:instrText>REF a86692 \h \w \n</w:instrText>
      </w:r>
      <w:r>
        <w:fldChar w:fldCharType="separate"/>
      </w:r>
      <w:r>
        <w:t>25.3</w:t>
      </w:r>
      <w:r>
        <w:fldChar w:fldCharType="end"/>
      </w:r>
      <w:r>
        <w:t xml:space="preserve"> or clause </w:t>
      </w:r>
      <w:r>
        <w:fldChar w:fldCharType="begin"/>
      </w:r>
      <w:r>
        <w:rPr>
          <w:highlight w:val="lightGray"/>
        </w:rPr>
        <w:instrText>REF a685970 \h \w \n</w:instrText>
      </w:r>
      <w:r>
        <w:fldChar w:fldCharType="separate"/>
      </w:r>
      <w:r>
        <w:t>25.4</w:t>
      </w:r>
      <w:r>
        <w:fldChar w:fldCharType="end"/>
      </w:r>
      <w:r>
        <w:t>:</w:t>
      </w:r>
      <w:bookmarkEnd w:id="461"/>
    </w:p>
    <w:p w:rsidRDefault="00000000" w:rsidR="00000000" w:rsidP="008B4A53">
      <w:pPr>
        <w:pStyle w:val="Untitledsubclause2"/>
      </w:pPr>
      <w:bookmarkStart w:id="462" w:name="a873065"/>
      <w:r>
        <w:t>the Seller may discharge its obligations under this agreement to the Buyer until it receives notice of the assignment; and</w:t>
      </w:r>
      <w:bookmarkEnd w:id="462"/>
    </w:p>
    <w:p w:rsidRDefault="00000000" w:rsidR="00000000" w:rsidP="008B4A53">
      <w:pPr>
        <w:pStyle w:val="Untitledsubclause2"/>
      </w:pPr>
      <w:bookmarkStart w:id="463" w:name="a421858"/>
      <w:r>
        <w:t>the assignee may enforce this agreement as if it were named in this agreement as the Buyer, but the Buyer shall remain liable for any obligations under this agreement.</w:t>
      </w:r>
      <w:bookmarkEnd w:id="463"/>
    </w:p>
    <w:p w:rsidRDefault="00000000" w:rsidR="00000000" w:rsidP="008B4A53">
      <w:pPr>
        <w:pStyle w:val="TitleClause"/>
      </w:pPr>
      <w:r>
        <w:fldChar w:fldCharType="begin"/>
      </w:r>
      <w:r>
        <w:instrText>TC "26. Entire agreement" \l 1</w:instrText>
      </w:r>
      <w:r>
        <w:fldChar w:fldCharType="end"/>
      </w:r>
      <w:bookmarkStart w:id="464" w:name="a509900"/>
      <w:bookmarkStart w:id="465" w:name="_Toc256000025"/>
      <w:r>
        <w:t>Entire agreement</w:t>
      </w:r>
      <w:bookmarkEnd w:id="464"/>
      <w:bookmarkEnd w:id="465"/>
    </w:p>
    <w:p w:rsidRDefault="00000000" w:rsidR="00000000" w:rsidP="008B4A53">
      <w:pPr>
        <w:pStyle w:val="NoNumUntitledsubclause1"/>
      </w:pPr>
      <w:bookmarkStart w:id="466" w:name="a392405"/>
      <w:r>
        <w:t xml:space="preserve">This agreement [(together with the documents referred to in it </w:t>
      </w:r>
      <w:r>
        <w:rPr>
          <w:b/>
        </w:rPr>
        <w:t>OR</w:t>
      </w:r>
      <w:r>
        <w:t xml:space="preserve"> [LIST OTHER DOCUMENTS])] constitute[s] the entire agreement between the parties in relation to the Transaction and supersede[s] any previous agreement between the parties in respect of the same.</w:t>
      </w:r>
      <w:bookmarkEnd w:id="466"/>
    </w:p>
    <w:p w:rsidRDefault="00000000" w:rsidR="00000000" w:rsidP="008B4A53">
      <w:pPr>
        <w:pStyle w:val="TitleClause"/>
      </w:pPr>
      <w:r>
        <w:fldChar w:fldCharType="begin"/>
      </w:r>
      <w:r>
        <w:instrText>TC "27. Variation and waiver" \l 1</w:instrText>
      </w:r>
      <w:r>
        <w:fldChar w:fldCharType="end"/>
      </w:r>
      <w:bookmarkStart w:id="467" w:name="a82647"/>
      <w:bookmarkStart w:id="468" w:name="_Toc256000026"/>
      <w:r>
        <w:t>Variation and waiver</w:t>
      </w:r>
      <w:bookmarkEnd w:id="467"/>
      <w:bookmarkEnd w:id="468"/>
    </w:p>
    <w:p w:rsidRDefault="00000000" w:rsidR="00000000" w:rsidP="008B4A53">
      <w:pPr>
        <w:pStyle w:val="Untitledsubclause1"/>
      </w:pPr>
      <w:bookmarkStart w:id="469" w:name="a58693"/>
      <w:r>
        <w:t>No variation of this agreement shall be effective unless it is in writing and signed by the parties (or their authorised representatives).</w:t>
      </w:r>
      <w:bookmarkEnd w:id="469"/>
    </w:p>
    <w:p w:rsidRDefault="00000000" w:rsidR="00000000" w:rsidP="008B4A53">
      <w:pPr>
        <w:pStyle w:val="Untitledsubclause1"/>
      </w:pPr>
      <w:bookmarkStart w:id="470" w:name="a578033"/>
      <w:r>
        <w:t>A waiver of any right or remedy under this agreement or by law is only effective if it is given in writing and shall not be deemed a waiver of any subsequent breach or default.</w:t>
      </w:r>
      <w:bookmarkEnd w:id="470"/>
    </w:p>
    <w:p w:rsidRDefault="00000000" w:rsidR="00000000" w:rsidP="008B4A53">
      <w:pPr>
        <w:pStyle w:val="Untitledsubclause1"/>
      </w:pPr>
      <w:bookmarkStart w:id="471" w:name="a606032"/>
      <w:r>
        <w:t>A failure or delay by a party to exercise any right or remedy provided under this agreement or by law shall not constitute a waiver of that or any other right or remedy, nor shall it prevent or restrict any further exercise of that or any other right or remedy.</w:t>
      </w:r>
      <w:bookmarkEnd w:id="471"/>
    </w:p>
    <w:p w:rsidRDefault="00000000" w:rsidR="00000000" w:rsidP="008B4A53">
      <w:pPr>
        <w:pStyle w:val="Untitledsubclause1"/>
      </w:pPr>
      <w:bookmarkStart w:id="472" w:name="a945453"/>
      <w:r>
        <w:t>No single or partial exercise of any right or remedy provided under this agreement or by law shall prevent or restrict the further exercise of that or any other right or remedy.</w:t>
      </w:r>
      <w:bookmarkEnd w:id="472"/>
    </w:p>
    <w:p w:rsidRDefault="00000000" w:rsidR="00000000" w:rsidP="008B4A53">
      <w:pPr>
        <w:pStyle w:val="TitleClause"/>
      </w:pPr>
      <w:r>
        <w:fldChar w:fldCharType="begin"/>
      </w:r>
      <w:r>
        <w:instrText>TC "28. Costs" \l 1</w:instrText>
      </w:r>
      <w:r>
        <w:fldChar w:fldCharType="end"/>
      </w:r>
      <w:bookmarkStart w:id="473" w:name="a783569"/>
      <w:bookmarkStart w:id="474" w:name="_Toc256000027"/>
      <w:r>
        <w:t>Costs</w:t>
      </w:r>
      <w:bookmarkEnd w:id="473"/>
      <w:bookmarkEnd w:id="474"/>
    </w:p>
    <w:p w:rsidRDefault="00000000" w:rsidR="00000000" w:rsidP="008B4A53">
      <w:pPr>
        <w:pStyle w:val="Untitledsubclause1"/>
      </w:pPr>
      <w:bookmarkStart w:id="475" w:name="a612561"/>
      <w:r>
        <w:t>Except as expressly provided in this agreement, each party shall pay its own costs and expenses incurred in connection with the negotiation, preparation and execution of this agreement (and any documents referred to in it).</w:t>
      </w:r>
      <w:bookmarkEnd w:id="475"/>
    </w:p>
    <w:p w:rsidRDefault="00000000" w:rsidR="00000000" w:rsidP="008B4A53">
      <w:pPr>
        <w:pStyle w:val="Untitledsubclause1"/>
      </w:pPr>
      <w:r>
        <w:fldChar w:fldCharType="begin"/>
      </w:r>
      <w:r>
        <w:fldChar w:fldCharType="end"/>
      </w:r>
      <w:bookmarkStart w:id="476" w:name="a965044"/>
      <w:r>
        <w:t>[Without prejudice to any other right or remedy the Buyer may have, the Seller shall indemnify the Buyer against all costs and expenses suffered or incurred by the Buyer in investigating the affairs of the Business and Assets and in negotiating, preparing, executing, rescinding or terminating this agreement (and any of the documents referred to in it) in the event that:</w:t>
      </w:r>
      <w:bookmarkEnd w:id="476"/>
    </w:p>
    <w:p w:rsidRDefault="00000000" w:rsidR="00000000" w:rsidP="008B4A53">
      <w:pPr>
        <w:pStyle w:val="Untitledsubclause2"/>
      </w:pPr>
      <w:bookmarkStart w:id="477" w:name="a907593"/>
      <w:r>
        <w:t>the Buyer terminates this agreement in accordance with clause 6.5</w:t>
      </w:r>
      <w:r>
        <w:fldChar w:fldCharType="begin"/>
      </w:r>
      <w:r>
        <w:rPr>
          <w:highlight w:val="lightGray"/>
        </w:rPr>
        <w:instrText>REF a613584 \h \w \n</w:instrText>
      </w:r>
      <w:r>
        <w:fldChar w:fldCharType="separate"/>
      </w:r>
      <w:r>
        <w:t>(c)</w:t>
      </w:r>
      <w:r>
        <w:fldChar w:fldCharType="end"/>
      </w:r>
      <w:r>
        <w:t xml:space="preserve"> or clause </w:t>
      </w:r>
      <w:r>
        <w:fldChar w:fldCharType="begin"/>
      </w:r>
      <w:r>
        <w:rPr>
          <w:highlight w:val="lightGray"/>
        </w:rPr>
        <w:instrText>REF a573375 \h \w \n</w:instrText>
      </w:r>
      <w:r>
        <w:fldChar w:fldCharType="separate"/>
      </w:r>
      <w:r>
        <w:t>7.6</w:t>
      </w:r>
      <w:r>
        <w:fldChar w:fldCharType="end"/>
      </w:r>
      <w:r>
        <w:rPr>
          <w:rStyle w:val="Hyperlink"/>
        </w:rPr>
        <w:t>(a)</w:t>
      </w:r>
      <w:r>
        <w:t>; or</w:t>
      </w:r>
      <w:bookmarkEnd w:id="477"/>
    </w:p>
    <w:p w:rsidRDefault="00000000" w:rsidR="00000000" w:rsidP="008B4A53">
      <w:pPr>
        <w:pStyle w:val="Untitledsubclause2"/>
      </w:pPr>
      <w:bookmarkStart w:id="478" w:name="a345528"/>
      <w:r>
        <w:t xml:space="preserve">this agreement terminates and ceases to have effect in accordance with clause </w:t>
      </w:r>
      <w:r>
        <w:fldChar w:fldCharType="begin"/>
      </w:r>
      <w:r>
        <w:rPr>
          <w:highlight w:val="lightGray"/>
        </w:rPr>
        <w:instrText>REF a760793 \h \w \n</w:instrText>
      </w:r>
      <w:r>
        <w:fldChar w:fldCharType="separate"/>
      </w:r>
      <w:r>
        <w:t>2.2</w:t>
      </w:r>
      <w:r>
        <w:fldChar w:fldCharType="end"/>
      </w:r>
      <w:r>
        <w:t xml:space="preserve"> because any of the Conditions in paragraphs [NUMBER] of </w:t>
      </w:r>
      <w:r>
        <w:fldChar w:fldCharType="begin"/>
      </w:r>
      <w:r>
        <w:rPr>
          <w:highlight w:val="lightGray"/>
        </w:rPr>
        <w:instrText>REF a938288 \h \w \n</w:instrText>
      </w:r>
      <w:r>
        <w:fldChar w:fldCharType="separate"/>
      </w:r>
      <w:r>
        <w:t>Schedule 3</w:t>
      </w:r>
      <w:r>
        <w:fldChar w:fldCharType="end"/>
      </w:r>
      <w:r>
        <w:t xml:space="preserve"> have not been satisfied or waived.]</w:t>
      </w:r>
      <w:bookmarkEnd w:id="478"/>
    </w:p>
    <w:p w:rsidRDefault="00000000" w:rsidR="00000000" w:rsidP="008B4A53">
      <w:pPr>
        <w:pStyle w:val="TitleClause"/>
      </w:pPr>
      <w:r>
        <w:fldChar w:fldCharType="begin"/>
      </w:r>
      <w:r>
        <w:instrText>TC "29. Notices" \l 1</w:instrText>
      </w:r>
      <w:r>
        <w:fldChar w:fldCharType="end"/>
      </w:r>
      <w:bookmarkStart w:id="479" w:name="a112100"/>
      <w:bookmarkStart w:id="480" w:name="_Toc256000028"/>
      <w:r>
        <w:t>Notices</w:t>
      </w:r>
      <w:bookmarkEnd w:id="479"/>
      <w:bookmarkEnd w:id="480"/>
    </w:p>
    <w:p w:rsidRDefault="00000000" w:rsidR="00000000" w:rsidP="008B4A53">
      <w:pPr>
        <w:pStyle w:val="Untitledsubclause1"/>
      </w:pPr>
      <w:r>
        <w:fldChar w:fldCharType="begin"/>
      </w:r>
      <w:r>
        <w:fldChar w:fldCharType="end"/>
      </w:r>
      <w:bookmarkStart w:id="481" w:name="a630180"/>
      <w:r>
        <w:t xml:space="preserve">[For the purposes of this clause </w:t>
      </w:r>
      <w:r>
        <w:fldChar w:fldCharType="begin"/>
      </w:r>
      <w:r>
        <w:rPr>
          <w:highlight w:val="lightGray"/>
        </w:rPr>
        <w:instrText>REF a112100 \h \w \n</w:instrText>
      </w:r>
      <w:r>
        <w:fldChar w:fldCharType="separate"/>
      </w:r>
      <w:r>
        <w:t>29</w:t>
      </w:r>
      <w:r>
        <w:fldChar w:fldCharType="end"/>
      </w:r>
      <w:r>
        <w:t xml:space="preserve">, but subject to clause </w:t>
      </w:r>
      <w:r>
        <w:fldChar w:fldCharType="begin"/>
      </w:r>
      <w:r>
        <w:rPr>
          <w:highlight w:val="lightGray"/>
        </w:rPr>
        <w:instrText>REF a513945 \h \w \n</w:instrText>
      </w:r>
      <w:r>
        <w:fldChar w:fldCharType="separate"/>
      </w:r>
      <w:r>
        <w:t>29.7</w:t>
      </w:r>
      <w:r>
        <w:fldChar w:fldCharType="end"/>
      </w:r>
      <w:r>
        <w:t>, notice includes any other communication.]</w:t>
      </w:r>
      <w:bookmarkEnd w:id="481"/>
    </w:p>
    <w:p w:rsidRDefault="00000000" w:rsidR="00000000" w:rsidP="008B4A53">
      <w:pPr>
        <w:pStyle w:val="Untitledsubclause1"/>
      </w:pPr>
      <w:bookmarkStart w:id="482" w:name="a898473"/>
      <w:r>
        <w:t>A notice given to a party under or in connection with this agreement:</w:t>
      </w:r>
      <w:bookmarkEnd w:id="482"/>
    </w:p>
    <w:p w:rsidRDefault="00000000" w:rsidR="00000000" w:rsidP="008B4A53">
      <w:pPr>
        <w:pStyle w:val="Untitledsubclause2"/>
      </w:pPr>
      <w:bookmarkStart w:id="483" w:name="a80056"/>
      <w:r>
        <w:t>shall be in writing and in English [(or accompanied by an accurate translation into English)];</w:t>
      </w:r>
      <w:bookmarkEnd w:id="483"/>
    </w:p>
    <w:p w:rsidRDefault="00000000" w:rsidR="00000000" w:rsidP="008B4A53" w:rsidRPr="00092C2B">
      <w:pPr>
        <w:pStyle w:val="Untitledsubclause2"/>
      </w:pPr>
      <w:bookmarkStart w:id="484" w:name="a666692"/>
      <w:r w:rsidRPr="00092C2B">
        <w:t>shall be signed by or on behalf of the party giving it;</w:t>
      </w:r>
      <w:bookmarkEnd w:id="484"/>
    </w:p>
    <w:p w:rsidRDefault="00000000" w:rsidR="00000000" w:rsidP="008B4A53">
      <w:pPr>
        <w:pStyle w:val="Untitledsubclause2"/>
      </w:pPr>
      <w:bookmarkStart w:id="485" w:name="a535308"/>
      <w:r>
        <w:t xml:space="preserve">shall be sent to the party for the attention of the contact and at the address [, email address, fax or DX number] listed in clause </w:t>
      </w:r>
      <w:r>
        <w:fldChar w:fldCharType="begin"/>
      </w:r>
      <w:r>
        <w:rPr>
          <w:highlight w:val="lightGray"/>
        </w:rPr>
        <w:instrText>REF a154825 \h \w \n</w:instrText>
      </w:r>
      <w:r>
        <w:fldChar w:fldCharType="separate"/>
      </w:r>
      <w:r>
        <w:t>29.3</w:t>
      </w:r>
      <w:r>
        <w:fldChar w:fldCharType="end"/>
      </w:r>
      <w:r>
        <w:t>;</w:t>
      </w:r>
      <w:bookmarkEnd w:id="485"/>
    </w:p>
    <w:p w:rsidRDefault="00000000" w:rsidR="00000000" w:rsidP="008B4A53">
      <w:pPr>
        <w:pStyle w:val="Untitledsubclause2"/>
      </w:pPr>
      <w:bookmarkStart w:id="486" w:name="a435131"/>
      <w:r>
        <w:t>shall be:</w:t>
      </w:r>
      <w:bookmarkEnd w:id="486"/>
    </w:p>
    <w:p w:rsidRDefault="00000000" w:rsidR="00000000" w:rsidP="008B4A53">
      <w:pPr>
        <w:pStyle w:val="Untitledsubclause3"/>
      </w:pPr>
      <w:bookmarkStart w:id="487" w:name="a1001241"/>
      <w:r>
        <w:t>delivered by hand; or</w:t>
      </w:r>
      <w:bookmarkEnd w:id="487"/>
    </w:p>
    <w:p w:rsidRDefault="00000000" w:rsidR="00000000" w:rsidP="008B4A53">
      <w:pPr>
        <w:pStyle w:val="Untitledsubclause3"/>
      </w:pPr>
      <w:bookmarkStart w:id="488" w:name="a663484"/>
      <w:r>
        <w:t>sent by pre-paid first class post or other next working day delivery service [providing proof of [postage or delivery]]; or</w:t>
      </w:r>
      <w:bookmarkEnd w:id="488"/>
    </w:p>
    <w:p w:rsidRDefault="00000000" w:rsidR="00000000" w:rsidP="008B4A53">
      <w:pPr>
        <w:pStyle w:val="Untitledsubclause3"/>
      </w:pPr>
      <w:bookmarkStart w:id="489" w:name="a912110"/>
      <w:r>
        <w:t xml:space="preserve">sent by prepaid airmail </w:t>
      </w:r>
      <w:r w:rsidRPr="00152BE7">
        <w:t>[providing proof of [postage or delivery]]</w:t>
      </w:r>
      <w:r>
        <w:t>; or</w:t>
      </w:r>
      <w:bookmarkEnd w:id="489"/>
    </w:p>
    <w:p w:rsidRDefault="00000000" w:rsidR="00000000" w:rsidP="008B4A53">
      <w:pPr>
        <w:pStyle w:val="Untitledsubclause3"/>
      </w:pPr>
      <w:bookmarkStart w:id="490" w:name="a154379"/>
      <w:r>
        <w:t>sent by email; or</w:t>
      </w:r>
      <w:bookmarkEnd w:id="490"/>
    </w:p>
    <w:p w:rsidRDefault="00000000" w:rsidR="00000000" w:rsidP="008B4A53">
      <w:pPr>
        <w:pStyle w:val="Untitledsubclause3"/>
      </w:pPr>
      <w:bookmarkStart w:id="491" w:name="a948120"/>
      <w:r>
        <w:t xml:space="preserve"> sent by fax; or</w:t>
      </w:r>
      <w:bookmarkEnd w:id="491"/>
    </w:p>
    <w:p w:rsidRDefault="00000000" w:rsidR="00000000" w:rsidP="008B4A53">
      <w:pPr>
        <w:pStyle w:val="Untitledsubclause3"/>
      </w:pPr>
      <w:bookmarkStart w:id="492" w:name="a717408"/>
      <w:r>
        <w:t>sent by document exchange (DX); and</w:t>
      </w:r>
      <w:bookmarkEnd w:id="492"/>
    </w:p>
    <w:p w:rsidRDefault="00000000" w:rsidR="00000000" w:rsidP="008B4A53">
      <w:pPr>
        <w:pStyle w:val="Untitledsubclause2"/>
      </w:pPr>
      <w:bookmarkStart w:id="493" w:name="a447535"/>
      <w:r>
        <w:t xml:space="preserve">unless proven otherwise is deemed received as set out in clause </w:t>
      </w:r>
      <w:r>
        <w:fldChar w:fldCharType="begin"/>
      </w:r>
      <w:r>
        <w:rPr>
          <w:highlight w:val="lightGray"/>
        </w:rPr>
        <w:instrText>REF a716890 \h \w \n</w:instrText>
      </w:r>
      <w:r>
        <w:fldChar w:fldCharType="separate"/>
      </w:r>
      <w:r>
        <w:t>29.5</w:t>
      </w:r>
      <w:r>
        <w:fldChar w:fldCharType="end"/>
      </w:r>
      <w:r>
        <w:t xml:space="preserve"> if prepared and sent in accordance with this clause.</w:t>
      </w:r>
      <w:bookmarkEnd w:id="493"/>
    </w:p>
    <w:p w:rsidRDefault="00000000" w:rsidR="00000000" w:rsidP="008B4A53">
      <w:pPr>
        <w:pStyle w:val="Untitledsubclause1"/>
      </w:pPr>
      <w:bookmarkStart w:id="494" w:name="a154825"/>
      <w:r>
        <w:t>The parties' addresses and contact details are:</w:t>
      </w:r>
      <w:bookmarkEnd w:id="494"/>
    </w:p>
    <w:p w:rsidRDefault="00000000" w:rsidR="00000000" w:rsidP="008B4A53">
      <w:pPr>
        <w:pStyle w:val="Untitledsubclause2"/>
      </w:pPr>
      <w:bookmarkStart w:id="495" w:name="a311000"/>
      <w:r>
        <w:t>Seller</w:t>
      </w:r>
      <w:bookmarkEnd w:id="495"/>
    </w:p>
    <w:p w:rsidRDefault="00000000" w:rsidR="00000000" w:rsidP="008B4A53">
      <w:pPr>
        <w:pStyle w:val="Untitledsubclause3"/>
      </w:pPr>
      <w:bookmarkStart w:id="496" w:name="a365296"/>
      <w:r>
        <w:t xml:space="preserve">contact; </w:t>
      </w:r>
      <w:bookmarkEnd w:id="496"/>
    </w:p>
    <w:p w:rsidRDefault="00000000" w:rsidR="00000000" w:rsidP="008B4A53">
      <w:pPr>
        <w:pStyle w:val="Untitledsubclause3"/>
      </w:pPr>
      <w:bookmarkStart w:id="497" w:name="a877327"/>
      <w:r>
        <w:t>address: [ADDRESS];</w:t>
      </w:r>
      <w:bookmarkEnd w:id="497"/>
    </w:p>
    <w:p w:rsidRDefault="00000000" w:rsidR="00000000" w:rsidP="008B4A53">
      <w:pPr>
        <w:pStyle w:val="Untitledsubclause3"/>
      </w:pPr>
      <w:bookmarkStart w:id="498" w:name="a173032"/>
      <w:r>
        <w:t>[fax number or email address]: [FAX NUMBER OR EMAIL ADDRESS]; and</w:t>
      </w:r>
      <w:bookmarkEnd w:id="498"/>
    </w:p>
    <w:p w:rsidRDefault="00000000" w:rsidR="00000000" w:rsidP="008B4A53">
      <w:pPr>
        <w:pStyle w:val="Untitledsubclause3"/>
      </w:pPr>
      <w:bookmarkStart w:id="499" w:name="a671009"/>
      <w:r>
        <w:t>DX number: [NUMBER]</w:t>
      </w:r>
      <w:bookmarkEnd w:id="499"/>
    </w:p>
    <w:p w:rsidRDefault="00000000" w:rsidR="00000000" w:rsidP="008B4A53">
      <w:pPr>
        <w:pStyle w:val="Untitledsubclause2"/>
      </w:pPr>
      <w:bookmarkStart w:id="500" w:name="a108055"/>
      <w:r>
        <w:t>Buyer</w:t>
      </w:r>
      <w:bookmarkEnd w:id="500"/>
    </w:p>
    <w:p w:rsidRDefault="00000000" w:rsidR="00000000" w:rsidP="008B4A53">
      <w:pPr>
        <w:pStyle w:val="Untitledsubclause3"/>
      </w:pPr>
      <w:bookmarkStart w:id="501" w:name="a442656"/>
      <w:r>
        <w:t>contact;</w:t>
      </w:r>
      <w:bookmarkEnd w:id="501"/>
    </w:p>
    <w:p w:rsidRDefault="00000000" w:rsidR="00000000" w:rsidP="008B4A53">
      <w:pPr>
        <w:pStyle w:val="Untitledsubclause3"/>
      </w:pPr>
      <w:bookmarkStart w:id="502" w:name="a187068"/>
      <w:r>
        <w:t>address: [ADDRESS]</w:t>
      </w:r>
      <w:bookmarkEnd w:id="502"/>
    </w:p>
    <w:p w:rsidRDefault="00000000" w:rsidR="00000000" w:rsidP="008B4A53">
      <w:pPr>
        <w:pStyle w:val="Untitledsubclause3"/>
      </w:pPr>
      <w:bookmarkStart w:id="503" w:name="a393294"/>
      <w:r w:rsidRPr="0053116C">
        <w:tab/>
      </w:r>
      <w:r w:rsidRPr="0053116C">
        <w:t>[fax number or email address]: [FAX NUMBER OR EMAIL ADDRESS]</w:t>
      </w:r>
      <w:r>
        <w:t>; and</w:t>
      </w:r>
      <w:bookmarkEnd w:id="503"/>
    </w:p>
    <w:p w:rsidRDefault="00000000" w:rsidR="00000000" w:rsidP="008B4A53">
      <w:pPr>
        <w:pStyle w:val="Untitledsubclause3"/>
      </w:pPr>
      <w:bookmarkStart w:id="504" w:name="a275800"/>
      <w:r>
        <w:t>DX number: [NUMBER].</w:t>
      </w:r>
      <w:bookmarkEnd w:id="504"/>
    </w:p>
    <w:p w:rsidRDefault="00000000" w:rsidR="00000000" w:rsidP="008B4A53">
      <w:pPr>
        <w:pStyle w:val="Untitledsubclause1"/>
      </w:pPr>
      <w:bookmarkStart w:id="505" w:name="a142571"/>
      <w:r>
        <w:t xml:space="preserve">A party may change its details given in clause </w:t>
      </w:r>
      <w:r>
        <w:fldChar w:fldCharType="begin"/>
      </w:r>
      <w:r>
        <w:rPr>
          <w:highlight w:val="lightGray"/>
        </w:rPr>
        <w:instrText>REF a154825 \h \w \n</w:instrText>
      </w:r>
      <w:r>
        <w:fldChar w:fldCharType="separate"/>
      </w:r>
      <w:r>
        <w:t>29.3</w:t>
      </w:r>
      <w:r>
        <w:fldChar w:fldCharType="end"/>
      </w:r>
      <w:r>
        <w:t xml:space="preserve"> by giving notice, the change taking effect for the party notified of the change at [9.00 am] on the later of:</w:t>
      </w:r>
      <w:bookmarkEnd w:id="505"/>
    </w:p>
    <w:p w:rsidRDefault="00000000" w:rsidR="00000000" w:rsidP="008B4A53">
      <w:pPr>
        <w:pStyle w:val="Untitledsubclause2"/>
      </w:pPr>
      <w:bookmarkStart w:id="506" w:name="a978842"/>
      <w:r>
        <w:t>the date (if any) specified in the notice as the effective date for the change; or</w:t>
      </w:r>
      <w:bookmarkEnd w:id="506"/>
    </w:p>
    <w:p w:rsidRDefault="00000000" w:rsidR="00000000" w:rsidP="008B4A53">
      <w:pPr>
        <w:pStyle w:val="Untitledsubclause2"/>
      </w:pPr>
      <w:bookmarkStart w:id="507" w:name="a758580"/>
      <w:r>
        <w:t>the date [five] Business Days after deemed receipt of the notice.</w:t>
      </w:r>
      <w:bookmarkEnd w:id="507"/>
    </w:p>
    <w:p w:rsidRDefault="00000000" w:rsidR="00000000" w:rsidP="008B4A53">
      <w:pPr>
        <w:pStyle w:val="Untitledsubclause1"/>
      </w:pPr>
      <w:bookmarkStart w:id="508" w:name="a716890"/>
      <w:r>
        <w:t xml:space="preserve">Delivery of a notice is deemed to have taken place (provided that all other requirements in this clause have been satisfied and subject to the provisions in clause </w:t>
      </w:r>
      <w:r>
        <w:fldChar w:fldCharType="begin"/>
      </w:r>
      <w:r>
        <w:rPr>
          <w:highlight w:val="lightGray"/>
        </w:rPr>
        <w:instrText>REF a411177 \h \w \n</w:instrText>
      </w:r>
      <w:r>
        <w:fldChar w:fldCharType="separate"/>
      </w:r>
      <w:r>
        <w:t>29.6</w:t>
      </w:r>
      <w:r>
        <w:fldChar w:fldCharType="end"/>
      </w:r>
      <w:r>
        <w:t>):</w:t>
      </w:r>
      <w:bookmarkEnd w:id="508"/>
    </w:p>
    <w:p w:rsidRDefault="00000000" w:rsidR="00000000" w:rsidP="008B4A53">
      <w:pPr>
        <w:pStyle w:val="Untitledsubclause2"/>
      </w:pPr>
      <w:bookmarkStart w:id="509" w:name="a890382"/>
      <w:r>
        <w:t>if delivered by hand, on signature of a delivery receipt[ or at the time the notice is left at the address]; or</w:t>
      </w:r>
      <w:bookmarkEnd w:id="509"/>
    </w:p>
    <w:p w:rsidRDefault="00000000" w:rsidR="00000000" w:rsidP="008B4A53">
      <w:pPr>
        <w:pStyle w:val="Untitledsubclause2"/>
      </w:pPr>
      <w:bookmarkStart w:id="510" w:name="a901064"/>
      <w:r>
        <w:t xml:space="preserve">if sent by [prepaid first class post or other] next working day delivery service [providing proof of [postage </w:t>
      </w:r>
      <w:r w:rsidRPr="008A7950">
        <w:rPr>
          <w:b/>
        </w:rPr>
        <w:t>OR</w:t>
      </w:r>
      <w:r>
        <w:t xml:space="preserve"> delivery]], at [9.00 am] on the [second] Business Day after posting[ or at the time recorded by the delivery service]; or</w:t>
      </w:r>
      <w:bookmarkEnd w:id="510"/>
    </w:p>
    <w:p w:rsidRDefault="00000000" w:rsidR="00000000" w:rsidP="008B4A53" w:rsidRPr="00154162">
      <w:pPr>
        <w:pStyle w:val="Untitledsubclause2"/>
      </w:pPr>
      <w:bookmarkStart w:id="511" w:name="a869020"/>
      <w:r w:rsidRPr="00154162">
        <w:t xml:space="preserve">if sent by pre-paid airmail </w:t>
      </w:r>
      <w:r w:rsidRPr="008A7950">
        <w:t xml:space="preserve">[providing proof of [postage </w:t>
      </w:r>
      <w:r w:rsidRPr="008A7950">
        <w:rPr>
          <w:b/>
        </w:rPr>
        <w:t>OR</w:t>
      </w:r>
      <w:r w:rsidRPr="008A7950">
        <w:t xml:space="preserve"> delivery]</w:t>
      </w:r>
      <w:r>
        <w:t xml:space="preserve">], at [9.00 am] </w:t>
      </w:r>
      <w:r w:rsidRPr="00154162">
        <w:t>on the [fifth] Business Day after posting</w:t>
      </w:r>
      <w:r>
        <w:t xml:space="preserve"> [or at the time recorded by the delivery service]</w:t>
      </w:r>
      <w:r w:rsidRPr="00154162">
        <w:t>; or</w:t>
      </w:r>
      <w:bookmarkEnd w:id="511"/>
    </w:p>
    <w:p w:rsidRDefault="00000000" w:rsidR="00000000" w:rsidP="008B4A53" w:rsidRPr="00154162">
      <w:pPr>
        <w:pStyle w:val="Untitledsubclause2"/>
      </w:pPr>
      <w:bookmarkStart w:id="512" w:name="a253489"/>
      <w:r w:rsidRPr="00154162">
        <w:t>if sent by</w:t>
      </w:r>
      <w:r>
        <w:t xml:space="preserve"> email or fax, at the time of transmission; </w:t>
      </w:r>
      <w:r w:rsidRPr="00154162">
        <w:t>or</w:t>
      </w:r>
      <w:bookmarkEnd w:id="512"/>
    </w:p>
    <w:p w:rsidRDefault="00000000" w:rsidR="00000000" w:rsidP="008B4A53">
      <w:pPr>
        <w:pStyle w:val="Untitledsubclause2"/>
      </w:pPr>
      <w:bookmarkStart w:id="513" w:name="a965152"/>
      <w:r>
        <w:t>if sent by DX, at [9.00 am] on the [second] Business Day after being put in the DX.</w:t>
      </w:r>
      <w:bookmarkEnd w:id="513"/>
    </w:p>
    <w:p w:rsidRDefault="00000000" w:rsidR="00000000" w:rsidP="008B4A53">
      <w:pPr>
        <w:pStyle w:val="Untitledsubclause1"/>
      </w:pPr>
      <w:bookmarkStart w:id="514" w:name="a411177"/>
      <w:r w:rsidRPr="002A620D">
        <w:t xml:space="preserve">For the purpose of </w:t>
      </w:r>
      <w:r>
        <w:t xml:space="preserve">Clause </w:t>
      </w:r>
      <w:r>
        <w:fldChar w:fldCharType="begin"/>
      </w:r>
      <w:r>
        <w:rPr>
          <w:highlight w:val="lightGray"/>
        </w:rPr>
        <w:instrText>REF a716890 \h \w \n</w:instrText>
      </w:r>
      <w:r>
        <w:fldChar w:fldCharType="separate"/>
      </w:r>
      <w:r>
        <w:t>29.5</w:t>
      </w:r>
      <w:r>
        <w:fldChar w:fldCharType="end"/>
      </w:r>
      <w:r w:rsidRPr="002A620D">
        <w:t xml:space="preserve"> and calculating deemed receipt</w:t>
      </w:r>
      <w:r>
        <w:t>, all references to time are to local time on Business Days in the place of receipt.</w:t>
      </w:r>
      <w:bookmarkEnd w:id="514"/>
    </w:p>
    <w:p w:rsidRDefault="00000000" w:rsidR="00000000" w:rsidP="008B4A53">
      <w:pPr>
        <w:pStyle w:val="Untitledsubclause1"/>
      </w:pPr>
      <w:bookmarkStart w:id="515" w:name="a513945"/>
      <w:r>
        <w:t>This clause does not apply to the service of any proceedings or other documents in any legal action or, where applicable, any arbitration or other method of dispute resolution.</w:t>
      </w:r>
      <w:bookmarkEnd w:id="515"/>
    </w:p>
    <w:p w:rsidRDefault="00000000" w:rsidR="00000000" w:rsidP="008B4A53">
      <w:pPr>
        <w:pStyle w:val="Untitledsubclause1"/>
      </w:pPr>
      <w:r>
        <w:fldChar w:fldCharType="begin"/>
      </w:r>
      <w:r>
        <w:fldChar w:fldCharType="end"/>
      </w:r>
      <w:bookmarkStart w:id="516" w:name="a364676"/>
      <w:r>
        <w:t>[A notice given under or in connection with this agreement is not valid if sent by email.]</w:t>
      </w:r>
      <w:bookmarkEnd w:id="516"/>
    </w:p>
    <w:p w:rsidRDefault="00000000" w:rsidR="00000000" w:rsidP="008B4A53">
      <w:pPr>
        <w:pStyle w:val="TitleClause"/>
      </w:pPr>
      <w:r>
        <w:fldChar w:fldCharType="begin"/>
      </w:r>
      <w:r>
        <w:instrText>TC "30. Interest" \l 1</w:instrText>
      </w:r>
      <w:r>
        <w:fldChar w:fldCharType="end"/>
      </w:r>
      <w:bookmarkStart w:id="517" w:name="a879701"/>
      <w:bookmarkStart w:id="518" w:name="_Toc256000029"/>
      <w:r>
        <w:t>Interest</w:t>
      </w:r>
      <w:bookmarkEnd w:id="517"/>
      <w:bookmarkEnd w:id="518"/>
    </w:p>
    <w:p w:rsidRDefault="00000000" w:rsidR="00000000" w:rsidP="008B4A53">
      <w:pPr>
        <w:pStyle w:val="Untitledsubclause1"/>
      </w:pPr>
      <w:bookmarkStart w:id="519" w:name="a253548"/>
      <w:r>
        <w:t>If either party fails to make a payment due to the other party under this agreement by the due date, then the defaulting party shall pay interest on the overdue sum from the due date until payment of the overdue sum, whether before or after judgment.</w:t>
      </w:r>
      <w:bookmarkEnd w:id="519"/>
    </w:p>
    <w:p w:rsidRDefault="00000000" w:rsidR="00000000" w:rsidP="008B4A53">
      <w:pPr>
        <w:pStyle w:val="Untitledsubclause1"/>
      </w:pPr>
      <w:bookmarkStart w:id="520" w:name="a162652"/>
      <w:r>
        <w:rPr>
          <w:rFonts w:ascii="Arial" w:hAnsi="Arial" w:eastAsia="Arial" w:cs="Arial"/>
        </w:rPr>
        <w:t xml:space="preserve">Interest under this clause will accrue each day at 4% a year above the </w:t>
      </w:r>
      <w:del w:id="963d3f92-b84f-47e4-bc62-c161cf2346e0" w:author="AI Legal Counsel" w:authorEmail="ai@example.com" w:date="2026-02-05T08:50:00.000Z">
        <w:r>
          <w:rPr>
            <w:rFonts w:ascii="Arial" w:hAnsi="Arial" w:eastAsia="Arial" w:cs="Arial"/>
          </w:rPr>
          <w:delText>Bank of England's base rate</w:delText>
        </w:r>
      </w:del>
      <w:ins w:id="963d3f92-b84f-47e4-bc62-c161cf2346e0" w:author="AI Legal Counsel" w:authorEmail="ai@example.com" w:date="2026-02-05T08:50:00.000Z">
        <w:r>
          <w:rPr>
            <w:rFonts w:ascii="Arial" w:hAnsi="Arial" w:eastAsia="Arial" w:cs="Arial"/>
          </w:rPr>
          <w:t>prime lending rate of DBS Bank Ltd</w:t>
        </w:r>
      </w:ins>
      <w:r>
        <w:rPr>
          <w:rFonts w:ascii="Arial" w:hAnsi="Arial" w:eastAsia="Arial" w:cs="Arial"/>
        </w:rPr>
        <w:t xml:space="preserve"> from time to time, but at 4% a year for any period when that </w:t>
      </w:r>
      <w:del w:id="df379812-13b7-4ba5-a00a-76644243022b" w:author="AI Legal Counsel" w:authorEmail="ai@example.com" w:date="2026-02-05T08:50:00.000Z">
        <w:r>
          <w:rPr>
            <w:rFonts w:ascii="Arial" w:hAnsi="Arial" w:eastAsia="Arial" w:cs="Arial"/>
          </w:rPr>
          <w:delText>base</w:delText>
        </w:r>
      </w:del>
      <w:ins w:id="df379812-13b7-4ba5-a00a-76644243022b" w:author="AI Legal Counsel" w:authorEmail="ai@example.com" w:date="2026-02-05T08:50:00.000Z">
        <w:r>
          <w:rPr>
            <w:rFonts w:ascii="Arial" w:hAnsi="Arial" w:eastAsia="Arial" w:cs="Arial"/>
          </w:rPr>
          <w:t>prime lending</w:t>
        </w:r>
      </w:ins>
      <w:r>
        <w:rPr>
          <w:rFonts w:ascii="Arial" w:hAnsi="Arial" w:eastAsia="Arial" w:cs="Arial"/>
        </w:rPr>
        <w:t xml:space="preserve"> rate is below 0%.</w:t>
      </w:r>
      <w:bookmarkEnd w:id="520"/>
    </w:p>
    <w:p w:rsidRDefault="00000000" w:rsidR="00000000" w:rsidP="008B4A53">
      <w:pPr>
        <w:pStyle w:val="TitleClause"/>
      </w:pPr>
      <w:r>
        <w:fldChar w:fldCharType="begin"/>
      </w:r>
      <w:r>
        <w:instrText>TC "31. Severance" \l 1</w:instrText>
      </w:r>
      <w:r>
        <w:fldChar w:fldCharType="end"/>
      </w:r>
      <w:bookmarkStart w:id="521" w:name="a1014406"/>
      <w:bookmarkStart w:id="522" w:name="_Toc256000030"/>
      <w:r>
        <w:t>Severance</w:t>
      </w:r>
      <w:bookmarkEnd w:id="521"/>
      <w:bookmarkEnd w:id="522"/>
    </w:p>
    <w:p w:rsidRDefault="00000000" w:rsidR="00000000" w:rsidP="008B4A53">
      <w:pPr>
        <w:pStyle w:val="Untitledsubclause1"/>
      </w:pPr>
      <w:bookmarkStart w:id="523" w:name="a1025087"/>
      <w:r>
        <w:t>If any provision or part-provision of this agreement is or becomes invalid, illegal or unenforceable, it shall be deemed modified to the minimum extent necessary to make it valid, legal and enforceable. If such modification is not possible, the relevant provision or part-provision shall be deemed deleted. Any modification to or deletion of a provision or part-provision under this clause shall not affect the validity and enforceability of the rest of this agreement.</w:t>
      </w:r>
      <w:bookmarkEnd w:id="523"/>
    </w:p>
    <w:p w:rsidRDefault="00000000" w:rsidR="00000000" w:rsidP="008B4A53">
      <w:pPr>
        <w:pStyle w:val="Untitledsubclause1"/>
      </w:pPr>
      <w:bookmarkStart w:id="524" w:name="a680442"/>
      <w:r w:rsidRPr="0013105B">
        <w:t>If one party gives notice to the other of the possibility that any provision or part-provision of this agreement is invalid, illegal or unenforceable, the parties shall negotiate in good faith to amend such provision so that, as amended, it is legal, valid and enforceable, and, to the greatest extent possible, achieves the intended commercial result of the original provision</w:t>
      </w:r>
      <w:r>
        <w:t>.</w:t>
      </w:r>
      <w:bookmarkEnd w:id="524"/>
    </w:p>
    <w:p w:rsidRDefault="00000000" w:rsidR="00000000" w:rsidP="008B4A53">
      <w:pPr>
        <w:pStyle w:val="TitleClause"/>
      </w:pPr>
      <w:r>
        <w:fldChar w:fldCharType="begin"/>
      </w:r>
      <w:r>
        <w:instrText>TC "32. Agreement survives Completion" \l 1</w:instrText>
      </w:r>
      <w:r>
        <w:fldChar w:fldCharType="end"/>
      </w:r>
      <w:bookmarkStart w:id="525" w:name="a89176"/>
      <w:bookmarkStart w:id="526" w:name="_Toc256000031"/>
      <w:r>
        <w:t>Agreement survives Completion</w:t>
      </w:r>
      <w:bookmarkEnd w:id="525"/>
      <w:bookmarkEnd w:id="526"/>
    </w:p>
    <w:p w:rsidRDefault="00000000" w:rsidR="00000000" w:rsidP="008B4A53">
      <w:pPr>
        <w:pStyle w:val="NoNumUntitledsubclause1"/>
      </w:pPr>
      <w:bookmarkStart w:id="527" w:name="a800779"/>
      <w:r>
        <w:t>This agreement (other than obligations that have already been fully performed) remains in full force after Completion.</w:t>
      </w:r>
      <w:bookmarkEnd w:id="527"/>
    </w:p>
    <w:p w:rsidRDefault="00000000" w:rsidR="00000000" w:rsidP="008B4A53">
      <w:pPr>
        <w:pStyle w:val="TitleClause"/>
      </w:pPr>
      <w:r>
        <w:fldChar w:fldCharType="begin"/>
      </w:r>
      <w:r>
        <w:instrText>TC "33. Third party rights" \l 1</w:instrText>
      </w:r>
      <w:r>
        <w:fldChar w:fldCharType="end"/>
      </w:r>
      <w:bookmarkStart w:id="528" w:name="a665967"/>
      <w:bookmarkStart w:id="529" w:name="_Toc256000032"/>
      <w:r>
        <w:t>Third party rights</w:t>
      </w:r>
      <w:bookmarkEnd w:id="528"/>
      <w:bookmarkEnd w:id="529"/>
    </w:p>
    <w:p w:rsidRDefault="00000000" w:rsidR="00000000" w:rsidP="008B4A53">
      <w:pPr>
        <w:pStyle w:val="Untitledsubclause1"/>
      </w:pPr>
      <w:bookmarkStart w:id="530" w:name="a804825"/>
      <w:r>
        <w:rPr>
          <w:rFonts w:ascii="Arial" w:hAnsi="Arial" w:eastAsia="Arial" w:cs="Arial"/>
        </w:rPr>
        <w:t xml:space="preserve">Unless it expressly states otherwise, this agreement does not give rise to any rights under the Contracts (Rights of Third Parties) Act </w:t>
      </w:r>
      <w:del w:id="d0b7a809-1e90-4b09-b5b2-17f3d014d938" w:author="AI Legal Counsel" w:authorEmail="ai@example.com" w:date="2026-02-05T08:50:00.000Z">
        <w:r>
          <w:rPr>
            <w:rFonts w:ascii="Arial" w:hAnsi="Arial" w:eastAsia="Arial" w:cs="Arial"/>
          </w:rPr>
          <w:delText>1999</w:delText>
        </w:r>
      </w:del>
      <w:ins w:id="d0b7a809-1e90-4b09-b5b2-17f3d014d938" w:author="AI Legal Counsel" w:authorEmail="ai@example.com" w:date="2026-02-05T08:50:00.000Z">
        <w:r>
          <w:rPr>
            <w:rFonts w:ascii="Arial" w:hAnsi="Arial" w:eastAsia="Arial" w:cs="Arial"/>
          </w:rPr>
          <w:t>2001</w:t>
        </w:r>
      </w:ins>
      <w:r>
        <w:rPr>
          <w:rFonts w:ascii="Arial" w:hAnsi="Arial" w:eastAsia="Arial" w:cs="Arial"/>
        </w:rPr>
        <w:t xml:space="preserve"> to enforce any term of this agreement.</w:t>
      </w:r>
      <w:bookmarkEnd w:id="530"/>
    </w:p>
    <w:p w:rsidRDefault="00000000" w:rsidR="00000000" w:rsidP="008B4A53">
      <w:pPr>
        <w:pStyle w:val="Untitledsubclause1"/>
      </w:pPr>
      <w:bookmarkStart w:id="531" w:name="a388253"/>
      <w:r>
        <w:t>The following provisions are intended to benefit future transferees of the Business and Assets, and shall be enforceable by each of them to the fullest extent permitted by law:</w:t>
      </w:r>
      <w:bookmarkEnd w:id="531"/>
    </w:p>
    <w:p w:rsidRDefault="00000000" w:rsidR="00000000" w:rsidP="008B4A53">
      <w:pPr>
        <w:pStyle w:val="Untitledsubclause2"/>
      </w:pPr>
      <w:bookmarkStart w:id="532" w:name="a903547"/>
      <w:r>
        <w:t xml:space="preserve">clause </w:t>
      </w:r>
      <w:r>
        <w:fldChar w:fldCharType="begin"/>
      </w:r>
      <w:r>
        <w:rPr>
          <w:highlight w:val="lightGray"/>
        </w:rPr>
        <w:instrText>REF a69582 \h \w \n</w:instrText>
      </w:r>
      <w:r>
        <w:fldChar w:fldCharType="separate"/>
      </w:r>
      <w:r>
        <w:t>7</w:t>
      </w:r>
      <w:r>
        <w:fldChar w:fldCharType="end"/>
      </w:r>
      <w:r>
        <w:t xml:space="preserve"> and </w:t>
      </w:r>
      <w:r>
        <w:fldChar w:fldCharType="begin"/>
      </w:r>
      <w:r>
        <w:rPr>
          <w:highlight w:val="lightGray"/>
        </w:rPr>
        <w:instrText>REF a90549 \h \w \n</w:instrText>
      </w:r>
      <w:r>
        <w:fldChar w:fldCharType="separate"/>
      </w:r>
      <w:r>
        <w:t>Schedule 13</w:t>
      </w:r>
      <w:r>
        <w:fldChar w:fldCharType="end"/>
      </w:r>
      <w:r>
        <w:rPr>
          <w:rStyle w:val="Hyperlink"/>
        </w:rPr>
        <w:t xml:space="preserve"> </w:t>
      </w:r>
      <w:r>
        <w:t xml:space="preserve">(Warranties), subject to clause </w:t>
      </w:r>
      <w:r>
        <w:fldChar w:fldCharType="begin"/>
      </w:r>
      <w:r>
        <w:rPr>
          <w:highlight w:val="lightGray"/>
        </w:rPr>
        <w:instrText>REF a356412 \h \w \n</w:instrText>
      </w:r>
      <w:r>
        <w:fldChar w:fldCharType="separate"/>
      </w:r>
      <w:r>
        <w:t>8</w:t>
      </w:r>
      <w:r>
        <w:fldChar w:fldCharType="end"/>
      </w:r>
      <w:r>
        <w:rPr>
          <w:rStyle w:val="Hyperlink"/>
        </w:rPr>
        <w:t xml:space="preserve"> </w:t>
      </w:r>
      <w:r>
        <w:t>(Limitations on Claims);</w:t>
      </w:r>
      <w:bookmarkEnd w:id="532"/>
    </w:p>
    <w:p w:rsidRDefault="00000000" w:rsidR="00000000" w:rsidP="008B4A53">
      <w:pPr>
        <w:pStyle w:val="Untitledsubclause2"/>
      </w:pPr>
      <w:bookmarkStart w:id="533" w:name="a553811"/>
      <w:r>
        <w:t xml:space="preserve">clause </w:t>
      </w:r>
      <w:r>
        <w:fldChar w:fldCharType="begin"/>
      </w:r>
      <w:r>
        <w:rPr>
          <w:highlight w:val="lightGray"/>
        </w:rPr>
        <w:instrText>REF a727984 \h \w \n</w:instrText>
      </w:r>
      <w:r>
        <w:fldChar w:fldCharType="separate"/>
      </w:r>
      <w:r>
        <w:t>13</w:t>
      </w:r>
      <w:r>
        <w:fldChar w:fldCharType="end"/>
      </w:r>
      <w:r>
        <w:t xml:space="preserve"> (Indemnities);</w:t>
      </w:r>
      <w:bookmarkEnd w:id="533"/>
    </w:p>
    <w:p w:rsidRDefault="00000000" w:rsidR="00000000" w:rsidP="008B4A53">
      <w:pPr>
        <w:pStyle w:val="Untitledsubclause2"/>
      </w:pPr>
      <w:bookmarkStart w:id="534" w:name="a933000"/>
      <w:r>
        <w:t xml:space="preserve">clause </w:t>
      </w:r>
      <w:r>
        <w:fldChar w:fldCharType="begin"/>
      </w:r>
      <w:r>
        <w:rPr>
          <w:highlight w:val="lightGray"/>
        </w:rPr>
        <w:instrText>REF a810136 \h \w \n</w:instrText>
      </w:r>
      <w:r>
        <w:fldChar w:fldCharType="separate"/>
      </w:r>
      <w:r>
        <w:t>21</w:t>
      </w:r>
      <w:r>
        <w:fldChar w:fldCharType="end"/>
      </w:r>
      <w:r>
        <w:t xml:space="preserve"> (Restrictions on Seller);</w:t>
      </w:r>
      <w:bookmarkEnd w:id="534"/>
    </w:p>
    <w:p w:rsidRDefault="00000000" w:rsidR="00000000" w:rsidP="008B4A53">
      <w:pPr>
        <w:pStyle w:val="Untitledsubclause2"/>
      </w:pPr>
      <w:bookmarkStart w:id="535" w:name="a1003725"/>
      <w:r>
        <w:t xml:space="preserve">clause </w:t>
      </w:r>
      <w:r>
        <w:fldChar w:fldCharType="begin"/>
      </w:r>
      <w:r>
        <w:rPr>
          <w:highlight w:val="lightGray"/>
        </w:rPr>
        <w:instrText>REF a73124 \h \w \n</w:instrText>
      </w:r>
      <w:r>
        <w:fldChar w:fldCharType="separate"/>
      </w:r>
      <w:r>
        <w:t>23</w:t>
      </w:r>
      <w:r>
        <w:fldChar w:fldCharType="end"/>
      </w:r>
      <w:r>
        <w:t xml:space="preserve"> (Confidentiality and announcements);</w:t>
      </w:r>
      <w:bookmarkEnd w:id="535"/>
    </w:p>
    <w:p w:rsidRDefault="00000000" w:rsidR="00000000" w:rsidP="008B4A53">
      <w:pPr>
        <w:pStyle w:val="Untitledsubclause2"/>
      </w:pPr>
      <w:bookmarkStart w:id="536" w:name="a1057131"/>
      <w:r>
        <w:t xml:space="preserve">clause </w:t>
      </w:r>
      <w:r>
        <w:fldChar w:fldCharType="begin"/>
      </w:r>
      <w:r>
        <w:rPr>
          <w:highlight w:val="lightGray"/>
        </w:rPr>
        <w:instrText>REF a425608 \h \w \n</w:instrText>
      </w:r>
      <w:r>
        <w:fldChar w:fldCharType="separate"/>
      </w:r>
      <w:r>
        <w:t>25</w:t>
      </w:r>
      <w:r>
        <w:fldChar w:fldCharType="end"/>
      </w:r>
      <w:r>
        <w:t xml:space="preserve"> (Assignment); and</w:t>
      </w:r>
      <w:bookmarkEnd w:id="536"/>
    </w:p>
    <w:p w:rsidRDefault="00000000" w:rsidR="00000000" w:rsidP="008B4A53">
      <w:pPr>
        <w:pStyle w:val="Untitledsubclause2"/>
      </w:pPr>
      <w:bookmarkStart w:id="537" w:name="a896911"/>
      <w:r>
        <w:t xml:space="preserve">clause </w:t>
      </w:r>
      <w:r>
        <w:fldChar w:fldCharType="begin"/>
      </w:r>
      <w:r>
        <w:rPr>
          <w:highlight w:val="lightGray"/>
        </w:rPr>
        <w:instrText>REF a879701 \h \w \n</w:instrText>
      </w:r>
      <w:r>
        <w:fldChar w:fldCharType="separate"/>
      </w:r>
      <w:r>
        <w:t>30</w:t>
      </w:r>
      <w:r>
        <w:fldChar w:fldCharType="end"/>
      </w:r>
      <w:r>
        <w:rPr>
          <w:rStyle w:val="Hyperlink"/>
        </w:rPr>
        <w:t xml:space="preserve"> </w:t>
      </w:r>
      <w:r>
        <w:t>(Interest).</w:t>
      </w:r>
      <w:bookmarkEnd w:id="537"/>
    </w:p>
    <w:p w:rsidRDefault="00000000" w:rsidR="00000000" w:rsidP="008B4A53">
      <w:pPr>
        <w:pStyle w:val="Untitledsubclause1"/>
      </w:pPr>
      <w:bookmarkStart w:id="538" w:name="a759699"/>
      <w:r>
        <w:t xml:space="preserve">Clause </w:t>
      </w:r>
      <w:r>
        <w:fldChar w:fldCharType="begin"/>
      </w:r>
      <w:r>
        <w:rPr>
          <w:highlight w:val="lightGray"/>
        </w:rPr>
        <w:instrText>REF a979266 \h \w \n</w:instrText>
      </w:r>
      <w:r>
        <w:fldChar w:fldCharType="separate"/>
      </w:r>
      <w:r>
        <w:t>7.11</w:t>
      </w:r>
      <w:r>
        <w:fldChar w:fldCharType="end"/>
      </w:r>
      <w:r>
        <w:t xml:space="preserve"> is for the benefit of the Employees (as well as the Buyer) and shall be enforceable and may be relied on by the Employees to the fullest extent permitted by law.</w:t>
      </w:r>
      <w:bookmarkEnd w:id="538"/>
    </w:p>
    <w:p w:rsidRDefault="00000000" w:rsidR="00000000" w:rsidP="008B4A53">
      <w:pPr>
        <w:pStyle w:val="Untitledsubclause1"/>
      </w:pPr>
      <w:bookmarkStart w:id="539" w:name="a377572"/>
      <w:r>
        <w:t>The rights of the parties to rescind or vary this agreement are not subject to the consent of any other person.</w:t>
      </w:r>
      <w:bookmarkEnd w:id="539"/>
    </w:p>
    <w:p w:rsidRDefault="00000000" w:rsidR="00000000" w:rsidP="008B4A53">
      <w:pPr>
        <w:pStyle w:val="TitleClause"/>
      </w:pPr>
      <w:r>
        <w:fldChar w:fldCharType="begin"/>
      </w:r>
      <w:r>
        <w:instrText>TC "34. Counterparts" \l 1</w:instrText>
      </w:r>
      <w:r>
        <w:fldChar w:fldCharType="end"/>
      </w:r>
      <w:bookmarkStart w:id="540" w:name="a283714"/>
      <w:bookmarkStart w:id="541" w:name="_Toc256000033"/>
      <w:r>
        <w:t>Counterparts</w:t>
      </w:r>
      <w:bookmarkEnd w:id="540"/>
      <w:bookmarkEnd w:id="541"/>
    </w:p>
    <w:p w:rsidRDefault="00000000" w:rsidR="00000000" w:rsidP="008B4A53">
      <w:pPr>
        <w:pStyle w:val="Untitledsubclause1"/>
      </w:pPr>
      <w:bookmarkStart w:id="542" w:name="a607538"/>
      <w:r>
        <w:t>This agreement may be executed in any number of counterparts, each of which when executed [and delivered] shall constitute a duplicate original, but all the counterparts shall together constitute the one agreement.</w:t>
      </w:r>
      <w:bookmarkEnd w:id="542"/>
    </w:p>
    <w:p w:rsidRDefault="00000000" w:rsidR="00000000" w:rsidP="008B4A53" w:rsidRPr="00804B2B">
      <w:pPr>
        <w:pStyle w:val="Untitledsubclause1"/>
      </w:pPr>
      <w:bookmarkStart w:id="543" w:name="a443490"/>
      <w:r>
        <w:t>[</w:t>
      </w:r>
      <w:r w:rsidRPr="00804B2B">
        <w:t xml:space="preserve">Transmission of [an executed counterpart of this agreement (but for the avoidance of doubt not just a signature page) </w:t>
      </w:r>
      <w:r w:rsidRPr="00804B2B">
        <w:rPr>
          <w:b/>
        </w:rPr>
        <w:t>OR</w:t>
      </w:r>
      <w:r w:rsidRPr="00804B2B">
        <w:t xml:space="preserve"> the executed signature page of a counterpart of this agreement] by:</w:t>
      </w:r>
      <w:bookmarkEnd w:id="543"/>
    </w:p>
    <w:p w:rsidRDefault="00000000" w:rsidR="00000000" w:rsidP="008B4A53" w:rsidRPr="00804B2B">
      <w:pPr>
        <w:pStyle w:val="Untitledsubclause2"/>
      </w:pPr>
      <w:bookmarkStart w:id="544" w:name="a680417"/>
      <w:r w:rsidRPr="00804B2B">
        <w:t>fax; or</w:t>
      </w:r>
      <w:bookmarkEnd w:id="544"/>
    </w:p>
    <w:p w:rsidRDefault="00000000" w:rsidR="00000000" w:rsidP="008B4A53" w:rsidRPr="00804B2B">
      <w:pPr>
        <w:pStyle w:val="Untitledsubclause2"/>
      </w:pPr>
      <w:bookmarkStart w:id="545" w:name="a597558"/>
      <w:r w:rsidRPr="00804B2B">
        <w:t>email (in PDF, JPEG or other agreed format),</w:t>
      </w:r>
      <w:bookmarkEnd w:id="545"/>
    </w:p>
    <w:p w:rsidRDefault="00000000" w:rsidR="00000000" w:rsidP="008B4A53" w:rsidRPr="00092C2B">
      <w:pPr>
        <w:pStyle w:val="Parasubclause1"/>
      </w:pPr>
      <w:r w:rsidRPr="00092C2B">
        <w:t>shall take effect as delivery of an executed counterpart of this agreement. If either method of delivery is adopted, without prejudice to the validity of the agreement thus made, each party shall provide the others with the original of such counterpart as soon as reasonably possible thereafter.</w:t>
      </w:r>
      <w:r>
        <w:t>]</w:t>
      </w:r>
    </w:p>
    <w:p w:rsidRDefault="00000000" w:rsidR="00000000" w:rsidP="008B4A53" w:rsidRPr="009479C9">
      <w:pPr>
        <w:pStyle w:val="Untitledsubclause1"/>
      </w:pPr>
      <w:r w:rsidRPr="009479C9">
        <w:fldChar w:fldCharType="begin"/>
      </w:r>
      <w:r w:rsidRPr="009479C9">
        <w:fldChar w:fldCharType="end"/>
      </w:r>
      <w:bookmarkStart w:id="546" w:name="a153790"/>
      <w:r w:rsidRPr="009479C9">
        <w:t>[No counterpart shall be effective until each party has executed [and delivered] at least one counterpart.]</w:t>
      </w:r>
      <w:bookmarkEnd w:id="546"/>
    </w:p>
    <w:p w:rsidRDefault="00000000" w:rsidR="00000000" w:rsidP="008B4A53">
      <w:pPr>
        <w:pStyle w:val="TitleClause"/>
      </w:pPr>
      <w:r>
        <w:fldChar w:fldCharType="begin"/>
      </w:r>
      <w:r>
        <w:instrText>TC "35. Rights and remedies" \l 1</w:instrText>
      </w:r>
      <w:r>
        <w:fldChar w:fldCharType="end"/>
      </w:r>
      <w:bookmarkStart w:id="547" w:name="a155112"/>
      <w:bookmarkStart w:id="548" w:name="_Toc256000034"/>
      <w:r>
        <w:t>Rights and remedies</w:t>
      </w:r>
      <w:bookmarkEnd w:id="547"/>
      <w:bookmarkEnd w:id="548"/>
    </w:p>
    <w:p w:rsidRDefault="00000000" w:rsidR="00000000" w:rsidP="008B4A53">
      <w:pPr>
        <w:pStyle w:val="NoNumUntitledsubclause1"/>
      </w:pPr>
      <w:bookmarkStart w:id="549" w:name="a779417"/>
      <w:r>
        <w:t>Except as expressly provided in this agreement, the rights and remedies provided under this agreement are in addition to, and not exclusive of, any rights or remedies provided by law.</w:t>
      </w:r>
      <w:bookmarkEnd w:id="549"/>
    </w:p>
    <w:p w:rsidRDefault="00000000" w:rsidR="00000000" w:rsidP="008B4A53">
      <w:pPr>
        <w:pStyle w:val="TitleClause"/>
      </w:pPr>
      <w:r>
        <w:fldChar w:fldCharType="begin"/>
      </w:r>
      <w:r>
        <w:fldChar w:fldCharType="end"/>
      </w:r>
      <w:r>
        <w:fldChar w:fldCharType="begin"/>
      </w:r>
      <w:r>
        <w:instrText>TC "36. Inadequacy of damages" \l 1</w:instrText>
      </w:r>
      <w:r>
        <w:fldChar w:fldCharType="end"/>
      </w:r>
      <w:bookmarkStart w:id="550" w:name="a837555"/>
      <w:bookmarkStart w:id="551" w:name="_Toc256000035"/>
      <w:r>
        <w:t>[Inadequacy of damages]</w:t>
      </w:r>
      <w:bookmarkEnd w:id="550"/>
      <w:bookmarkEnd w:id="551"/>
    </w:p>
    <w:p w:rsidRDefault="00000000" w:rsidR="00000000" w:rsidP="008B4A53">
      <w:pPr>
        <w:pStyle w:val="NoNumUntitledsubclause1"/>
      </w:pPr>
      <w:bookmarkStart w:id="552" w:name="a112549"/>
      <w:r>
        <w:t xml:space="preserve">Without prejudice to any other rights or remedies that the Buyer may have, the Seller acknowledges and agrees that damages alone would not be an adequate remedy for any breach of the terms of clause </w:t>
      </w:r>
      <w:r>
        <w:fldChar w:fldCharType="begin"/>
      </w:r>
      <w:r>
        <w:rPr>
          <w:highlight w:val="lightGray"/>
        </w:rPr>
        <w:instrText>REF a810136 \h \w \n</w:instrText>
      </w:r>
      <w:r>
        <w:fldChar w:fldCharType="separate"/>
      </w:r>
      <w:r>
        <w:t>21</w:t>
      </w:r>
      <w:r>
        <w:fldChar w:fldCharType="end"/>
      </w:r>
      <w:r>
        <w:t xml:space="preserve"> or clause </w:t>
      </w:r>
      <w:r>
        <w:fldChar w:fldCharType="begin"/>
      </w:r>
      <w:r>
        <w:rPr>
          <w:highlight w:val="lightGray"/>
        </w:rPr>
        <w:instrText>REF a73124 \h \w \n</w:instrText>
      </w:r>
      <w:r>
        <w:fldChar w:fldCharType="separate"/>
      </w:r>
      <w:r>
        <w:t>23</w:t>
      </w:r>
      <w:r>
        <w:fldChar w:fldCharType="end"/>
      </w:r>
      <w:r>
        <w:t xml:space="preserve"> by the Seller. Accordingly, the Buyer shall be entitled to the remedies of injunction, specific performance or other equitable relief for any threatened or actual breach of the terms of clause </w:t>
      </w:r>
      <w:r>
        <w:fldChar w:fldCharType="begin"/>
      </w:r>
      <w:r>
        <w:rPr>
          <w:highlight w:val="lightGray"/>
        </w:rPr>
        <w:instrText>REF a810136 \h \w \n</w:instrText>
      </w:r>
      <w:r>
        <w:fldChar w:fldCharType="separate"/>
      </w:r>
      <w:r>
        <w:t>21</w:t>
      </w:r>
      <w:r>
        <w:fldChar w:fldCharType="end"/>
      </w:r>
      <w:r>
        <w:t xml:space="preserve"> or clause </w:t>
      </w:r>
      <w:r>
        <w:fldChar w:fldCharType="begin"/>
      </w:r>
      <w:r>
        <w:rPr>
          <w:highlight w:val="lightGray"/>
        </w:rPr>
        <w:instrText>REF a73124 \h \w \n</w:instrText>
      </w:r>
      <w:r>
        <w:fldChar w:fldCharType="separate"/>
      </w:r>
      <w:r>
        <w:t>23</w:t>
      </w:r>
      <w:r>
        <w:fldChar w:fldCharType="end"/>
      </w:r>
      <w:r>
        <w:t xml:space="preserve"> of this agreement.</w:t>
      </w:r>
      <w:bookmarkEnd w:id="552"/>
    </w:p>
    <w:p w:rsidRDefault="00000000" w:rsidR="00000000" w:rsidP="008B4A53">
      <w:pPr>
        <w:pStyle w:val="TitleClause"/>
      </w:pPr>
      <w:r>
        <w:fldChar w:fldCharType="begin"/>
      </w:r>
      <w:r>
        <w:instrText>TC "37. Governing law and jurisdiction" \l 1</w:instrText>
      </w:r>
      <w:r>
        <w:fldChar w:fldCharType="end"/>
      </w:r>
      <w:bookmarkStart w:id="553" w:name="a190173"/>
      <w:bookmarkStart w:id="554" w:name="_Toc256000036"/>
      <w:r>
        <w:t>Governing law and jurisdiction</w:t>
      </w:r>
      <w:bookmarkEnd w:id="553"/>
      <w:bookmarkEnd w:id="554"/>
    </w:p>
    <w:p w:rsidRDefault="00000000" w:rsidR="00000000" w:rsidP="008B4A53">
      <w:pPr>
        <w:pStyle w:val="Untitledsubclause1"/>
      </w:pPr>
      <w:bookmarkStart w:id="555" w:name="a1012635"/>
      <w:r>
        <w:rPr>
          <w:rFonts w:ascii="Arial" w:hAnsi="Arial" w:eastAsia="Arial" w:cs="Arial"/>
        </w:rPr>
        <w:t>This agreement and any dispute or claim (including non-contractual disputes or claims) arising out of or in connection with it or its subject matter or formation</w:t>
      </w:r>
      <w:del w:id="acf9ee89-4c07-4010-9325-e40c85da6a42" w:author="AI Legal Counsel" w:authorEmail="ai@example.com" w:date="2026-02-05T08:50:00.000Z">
        <w:r>
          <w:rPr>
            <w:rFonts w:ascii="Arial" w:hAnsi="Arial" w:eastAsia="Arial" w:cs="Arial"/>
          </w:rPr>
          <w:delText xml:space="preserve">  </w:delText>
        </w:r>
      </w:del>
      <w:ins w:id="acf9ee89-4c07-4010-9325-e40c85da6a42" w:author="AI Legal Counsel" w:authorEmail="ai@example.com" w:date="2026-02-05T08:50:00.000Z">
        <w:r>
          <w:rPr>
            <w:rFonts w:ascii="Arial" w:hAnsi="Arial" w:eastAsia="Arial" w:cs="Arial"/>
          </w:rPr>
          <w:t xml:space="preserve"> </w:t>
        </w:r>
      </w:ins>
      <w:r>
        <w:rPr>
          <w:rFonts w:ascii="Arial" w:hAnsi="Arial" w:eastAsia="Arial" w:cs="Arial"/>
        </w:rPr>
        <w:t xml:space="preserve">shall be governed by and construed in accordance with the </w:t>
      </w:r>
      <w:del w:id="1675799a-bfce-4f9b-8908-56136925589d" w:author="AI Legal Counsel" w:authorEmail="ai@example.com" w:date="2026-02-05T08:50:00.000Z">
        <w:r>
          <w:rPr>
            <w:rFonts w:ascii="Arial" w:hAnsi="Arial" w:eastAsia="Arial" w:cs="Arial"/>
          </w:rPr>
          <w:delText>law</w:delText>
        </w:r>
      </w:del>
      <w:ins w:id="1675799a-bfce-4f9b-8908-56136925589d" w:author="AI Legal Counsel" w:authorEmail="ai@example.com" w:date="2026-02-05T08:50:00.000Z">
        <w:r>
          <w:rPr>
            <w:rFonts w:ascii="Arial" w:hAnsi="Arial" w:eastAsia="Arial" w:cs="Arial"/>
          </w:rPr>
          <w:t>laws</w:t>
        </w:r>
      </w:ins>
      <w:r>
        <w:rPr>
          <w:rFonts w:ascii="Arial" w:hAnsi="Arial" w:eastAsia="Arial" w:cs="Arial"/>
        </w:rPr>
        <w:t xml:space="preserve"> of </w:t>
      </w:r>
      <w:del w:id="0af99b76-979b-4cf7-8542-a41c902cd6ff" w:author="AI Legal Counsel" w:authorEmail="ai@example.com" w:date="2026-02-05T08:50:00.000Z">
        <w:r>
          <w:rPr>
            <w:rFonts w:ascii="Arial" w:hAnsi="Arial" w:eastAsia="Arial" w:cs="Arial"/>
          </w:rPr>
          <w:delText>England and Wales</w:delText>
        </w:r>
      </w:del>
      <w:ins w:id="0af99b76-979b-4cf7-8542-a41c902cd6ff" w:author="AI Legal Counsel" w:authorEmail="ai@example.com" w:date="2026-02-05T08:50:00.000Z">
        <w:r>
          <w:rPr>
            <w:rFonts w:ascii="Arial" w:hAnsi="Arial" w:eastAsia="Arial" w:cs="Arial"/>
          </w:rPr>
          <w:t>Singapore</w:t>
        </w:r>
      </w:ins>
      <w:r>
        <w:rPr>
          <w:rFonts w:ascii="Arial" w:hAnsi="Arial" w:eastAsia="Arial" w:cs="Arial"/>
        </w:rPr>
        <w:t>.</w:t>
      </w:r>
      <w:bookmarkEnd w:id="555"/>
    </w:p>
    <w:p w:rsidRDefault="00000000" w:rsidR="00000000" w:rsidP="008B4A53">
      <w:pPr>
        <w:pStyle w:val="Untitledsubclause1"/>
      </w:pPr>
      <w:bookmarkStart w:id="556" w:name="a279669"/>
      <w:r>
        <w:rPr>
          <w:rFonts w:ascii="Arial" w:hAnsi="Arial" w:eastAsia="Arial" w:cs="Arial"/>
        </w:rPr>
        <w:t xml:space="preserve">Each party irrevocably agrees that the courts of </w:t>
      </w:r>
      <w:del w:id="0e22c4d0-f531-4148-84f2-5095cb7df61c" w:author="AI Legal Counsel" w:authorEmail="ai@example.com" w:date="2026-02-05T08:50:00.000Z">
        <w:r>
          <w:rPr>
            <w:rFonts w:ascii="Arial" w:hAnsi="Arial" w:eastAsia="Arial" w:cs="Arial"/>
          </w:rPr>
          <w:delText>England and Wales</w:delText>
        </w:r>
      </w:del>
      <w:ins w:id="0e22c4d0-f531-4148-84f2-5095cb7df61c" w:author="AI Legal Counsel" w:authorEmail="ai@example.com" w:date="2026-02-05T08:50:00.000Z">
        <w:r>
          <w:rPr>
            <w:rFonts w:ascii="Arial" w:hAnsi="Arial" w:eastAsia="Arial" w:cs="Arial"/>
          </w:rPr>
          <w:t>Singapore</w:t>
        </w:r>
      </w:ins>
      <w:r>
        <w:rPr>
          <w:rFonts w:ascii="Arial" w:hAnsi="Arial" w:eastAsia="Arial" w:cs="Arial"/>
        </w:rPr>
        <w:t xml:space="preserve"> shall have [exclusive </w:t>
      </w:r>
      <w:r>
        <w:rPr>
          <w:b/>
        </w:rPr>
        <w:t>OR</w:t>
      </w:r>
      <w:r>
        <w:t xml:space="preserve"> non-exclusive] jurisdiction to settle any dispute or claim (including non-contractual disputes or claims) arising out of or in connection with this agreement or its subject matter or formation.</w:t>
      </w:r>
      <w:bookmarkEnd w:id="556"/>
    </w:p>
    <w:p w:rsidRDefault="00000000" w:rsidR="00000000" w:rsidP="008B4A53">
      <w:pPr>
        <w:pStyle w:val="Testimonium"/>
      </w:pPr>
      <w:r>
        <w:t>This agreement has been entered into on the date stated at the beginning of it.</w:t>
      </w:r>
    </w:p>
    <w:p w:rsidRDefault="00000000" w:rsidR="00000000">
      <w:r>
        <w:br w:type="page"/>
      </w:r>
    </w:p>
    <w:p w:rsidRDefault="00000000" w:rsidR="00000000" w:rsidP="008B4A53">
      <w:pPr>
        <w:pStyle w:val="Schedule"/>
      </w:pPr>
      <w:bookmarkStart w:id="557" w:name="a580548"/>
      <w:bookmarkStart w:id="558" w:name="_Toc256000037"/>
      <w:r>
        <w:t>Pre-completion obligations</w:t>
      </w:r>
      <w:bookmarkEnd w:id="557"/>
      <w:bookmarkEnd w:id="558"/>
    </w:p>
    <w:p w:rsidRDefault="00000000" w:rsidR="00000000" w:rsidP="008B4A53">
      <w:pPr>
        <w:pStyle w:val="ScheduleTitleClause"/>
      </w:pPr>
      <w:bookmarkStart w:id="559" w:name="a794510"/>
      <w:r>
        <w:t>The Seller undertakes to the Buyer that, within the confines of any applicable competition law, during the Interim Period it shall:</w:t>
      </w:r>
      <w:bookmarkEnd w:id="559"/>
    </w:p>
    <w:p w:rsidRDefault="00000000" w:rsidR="00000000" w:rsidP="008B4A53">
      <w:pPr>
        <w:pStyle w:val="ScheduleUntitledsubclause2"/>
      </w:pPr>
      <w:bookmarkStart w:id="560" w:name="a348539"/>
      <w:r>
        <w:t>operate the Business in its ordinary course so as to maintain the Business as a going concern and not discontinue or cease to operate all or a material part of the Business;</w:t>
      </w:r>
      <w:bookmarkEnd w:id="560"/>
    </w:p>
    <w:p w:rsidRDefault="00000000" w:rsidR="00000000" w:rsidP="008B4A53">
      <w:pPr>
        <w:pStyle w:val="ScheduleUntitledsubclause2"/>
      </w:pPr>
      <w:bookmarkStart w:id="561" w:name="a826346"/>
      <w:r>
        <w:t>continue to collect book debts and pay creditors in the ordinary course;</w:t>
      </w:r>
      <w:bookmarkEnd w:id="561"/>
    </w:p>
    <w:p w:rsidRDefault="00000000" w:rsidR="00000000" w:rsidP="008B4A53">
      <w:pPr>
        <w:pStyle w:val="ScheduleUntitledsubclause2"/>
      </w:pPr>
      <w:bookmarkStart w:id="562" w:name="a299178"/>
      <w:r>
        <w:t>not acquire or dispose of, or agree to acquire or dispose of, any asset except in the usual and ordinary course of its trade nor assume or incur a liability, obligation or expense (actual or contingent) except in the usual and ordinary course of its trade and on normal arm's-length terms;</w:t>
      </w:r>
      <w:bookmarkEnd w:id="562"/>
    </w:p>
    <w:p w:rsidRDefault="00000000" w:rsidR="00000000" w:rsidP="008B4A53">
      <w:pPr>
        <w:pStyle w:val="ScheduleUntitledsubclause2"/>
      </w:pPr>
      <w:bookmarkStart w:id="563" w:name="a181683"/>
      <w:r>
        <w:t>not do, or allow to be done, any act or thing which may adversely affect the Goodwill or the relationship of the Business with its Customers, suppliers, business contacts or Employees;</w:t>
      </w:r>
      <w:bookmarkEnd w:id="563"/>
    </w:p>
    <w:p w:rsidRDefault="00000000" w:rsidR="00000000" w:rsidP="008B4A53">
      <w:pPr>
        <w:pStyle w:val="ScheduleUntitledsubclause2"/>
      </w:pPr>
      <w:bookmarkStart w:id="564" w:name="a534167"/>
      <w:r>
        <w:t>not create, or agree to create, any Encumbrance over the Business or any Asset;</w:t>
      </w:r>
      <w:bookmarkEnd w:id="564"/>
    </w:p>
    <w:p w:rsidRDefault="00000000" w:rsidR="00000000" w:rsidP="008B4A53">
      <w:pPr>
        <w:pStyle w:val="ScheduleUntitledsubclause2"/>
      </w:pPr>
      <w:bookmarkStart w:id="565" w:name="a606292"/>
      <w:r>
        <w:t>not grant, modify, agree to terminate or permit the lapse of any Intellectual Property Rights or enter into any agreement relating to any such rights;</w:t>
      </w:r>
      <w:bookmarkEnd w:id="565"/>
    </w:p>
    <w:p w:rsidRDefault="00000000" w:rsidR="00000000" w:rsidP="008B4A53">
      <w:pPr>
        <w:pStyle w:val="ScheduleUntitledsubclause2"/>
      </w:pPr>
      <w:bookmarkStart w:id="566" w:name="a72226"/>
      <w:r>
        <w:t>ensure that no long-term, onerous or unprofitable contracts are entered into in connection with the Business;</w:t>
      </w:r>
      <w:bookmarkEnd w:id="566"/>
    </w:p>
    <w:p w:rsidRDefault="00000000" w:rsidR="00000000" w:rsidP="008B4A53">
      <w:pPr>
        <w:pStyle w:val="ScheduleUntitledsubclause2"/>
      </w:pPr>
      <w:bookmarkStart w:id="567" w:name="a491388"/>
      <w:r>
        <w:t xml:space="preserve">not permit any insurance policy relating to the Business or Assets to lapse, nor do or permit to be done anything which would make any such policy void or voidable; </w:t>
      </w:r>
      <w:bookmarkEnd w:id="567"/>
    </w:p>
    <w:p w:rsidRDefault="00000000" w:rsidR="00000000" w:rsidP="008B4A53">
      <w:pPr>
        <w:pStyle w:val="ScheduleUntitledsubclause2"/>
      </w:pPr>
      <w:bookmarkStart w:id="568" w:name="a476715"/>
      <w:r>
        <w:t xml:space="preserve">not make any material change to the accounting procedures or principles by reference to which the accounts of the [Business </w:t>
      </w:r>
      <w:r>
        <w:rPr>
          <w:b/>
        </w:rPr>
        <w:t>OR</w:t>
      </w:r>
      <w:r>
        <w:t xml:space="preserve"> Seller] are drawn up; and</w:t>
      </w:r>
      <w:bookmarkEnd w:id="568"/>
    </w:p>
    <w:p w:rsidRDefault="00000000" w:rsidR="00000000" w:rsidP="008B4A53">
      <w:pPr>
        <w:pStyle w:val="ScheduleUntitledsubclause2"/>
      </w:pPr>
      <w:bookmarkStart w:id="569" w:name="a919052"/>
      <w:r>
        <w:t>not induce (directly or indirectly), or attempt to induce, any Employee to terminate their employment.</w:t>
      </w:r>
      <w:bookmarkEnd w:id="569"/>
    </w:p>
    <w:p w:rsidRDefault="00000000" w:rsidR="00000000" w:rsidP="008B4A53">
      <w:pPr>
        <w:pStyle w:val="ScheduleTitleClause"/>
      </w:pPr>
      <w:bookmarkStart w:id="570" w:name="a935469"/>
      <w:r>
        <w:t>The Seller undertakes with the Buyer that, within the confines of any applicable competition law, during the Interim Period it shall not, without the prior written consent of the Buyer [(such consent not to be unreasonably withheld or delayed)]:</w:t>
      </w:r>
      <w:bookmarkEnd w:id="570"/>
    </w:p>
    <w:p w:rsidRDefault="00000000" w:rsidR="00000000" w:rsidP="008B4A53">
      <w:pPr>
        <w:pStyle w:val="ScheduleUntitledsubclause2"/>
      </w:pPr>
      <w:bookmarkStart w:id="571" w:name="a335267"/>
      <w:r>
        <w:t xml:space="preserve">dismiss any of the Employees or engage, employ or offer to employ or engage any person in the Business other than the Employees [in each case with annual remuneration, including salary, bonus and other benefits and emoluments of a value in excess of [INSERT]] per annum]; </w:t>
      </w:r>
      <w:bookmarkEnd w:id="571"/>
    </w:p>
    <w:p w:rsidRDefault="00000000" w:rsidR="00000000" w:rsidP="008B4A53">
      <w:pPr>
        <w:pStyle w:val="ScheduleUntitledsubclause2"/>
      </w:pPr>
      <w:bookmarkStart w:id="572" w:name="a648809"/>
      <w:r>
        <w:t>give any financial or performance guarantee or other similar security or indemnity in relation to the business;</w:t>
      </w:r>
      <w:bookmarkEnd w:id="572"/>
    </w:p>
    <w:p w:rsidRDefault="00000000" w:rsidR="00000000" w:rsidP="008B4A53">
      <w:pPr>
        <w:pStyle w:val="ScheduleUntitledsubclause2"/>
      </w:pPr>
      <w:bookmarkStart w:id="573" w:name="a807836"/>
      <w:r>
        <w:t>amend (or agree to amend) the terms of employment of any of the Employees;</w:t>
      </w:r>
      <w:bookmarkEnd w:id="573"/>
    </w:p>
    <w:p w:rsidRDefault="00000000" w:rsidR="00000000" w:rsidP="008B4A53">
      <w:pPr>
        <w:pStyle w:val="ScheduleUntitledsubclause2"/>
      </w:pPr>
      <w:bookmarkStart w:id="574" w:name="a915842"/>
      <w:r>
        <w:t>provide or agree to provide any non-contractual benefit to any employee or their dependants;</w:t>
      </w:r>
      <w:bookmarkEnd w:id="574"/>
    </w:p>
    <w:p w:rsidRDefault="00000000" w:rsidR="00000000" w:rsidP="008B4A53">
      <w:pPr>
        <w:pStyle w:val="ScheduleUntitledsubclause2"/>
      </w:pPr>
      <w:bookmarkStart w:id="575" w:name="a921286"/>
      <w:r>
        <w:t xml:space="preserve">commit itself to any expenditure in excess of £[AMOUNT] in relation to the Business or any expenditure outside its usual and ordinary course in relation to the Business in excess of £[AMOUNT]; </w:t>
      </w:r>
      <w:bookmarkEnd w:id="575"/>
    </w:p>
    <w:p w:rsidRDefault="00000000" w:rsidR="00000000" w:rsidP="008B4A53">
      <w:pPr>
        <w:pStyle w:val="ScheduleUntitledsubclause2"/>
      </w:pPr>
      <w:bookmarkStart w:id="576" w:name="a114743"/>
      <w:r>
        <w:t xml:space="preserve">make any loan or cancel, release or assign any indebtedness owed to it or claimed by it [in connection with the Business] [other than in its ordinary course of business]; </w:t>
      </w:r>
      <w:bookmarkEnd w:id="576"/>
    </w:p>
    <w:p w:rsidRDefault="00000000" w:rsidR="00000000" w:rsidP="008B4A53">
      <w:pPr>
        <w:pStyle w:val="ScheduleUntitledsubclause2"/>
      </w:pPr>
      <w:bookmarkStart w:id="577" w:name="a846516"/>
      <w:r>
        <w:t>commit itself to any borrowing [in excess of £[AMOUNT]] in relation to the Business;</w:t>
      </w:r>
      <w:bookmarkEnd w:id="577"/>
    </w:p>
    <w:p w:rsidRDefault="00000000" w:rsidR="00000000" w:rsidP="008B4A53">
      <w:pPr>
        <w:pStyle w:val="ScheduleUntitledsubclause2"/>
      </w:pPr>
      <w:bookmarkStart w:id="578" w:name="a70825"/>
      <w:r>
        <w:t>engage in any litigation in relation to the Business or any of the Assets;</w:t>
      </w:r>
      <w:bookmarkEnd w:id="578"/>
    </w:p>
    <w:p w:rsidRDefault="00000000" w:rsidR="00000000" w:rsidP="008B4A53">
      <w:pPr>
        <w:pStyle w:val="ScheduleUntitledsubclause2"/>
      </w:pPr>
      <w:bookmarkStart w:id="579" w:name="a783621"/>
      <w:r>
        <w:t>enter into any lease, lease hire, hire purchase agreement or agreement for payment on deferred terms in connection with the Business;</w:t>
      </w:r>
      <w:bookmarkEnd w:id="579"/>
    </w:p>
    <w:p w:rsidRDefault="00000000" w:rsidR="00000000" w:rsidP="008B4A53">
      <w:pPr>
        <w:pStyle w:val="ScheduleUntitledsubclause2"/>
      </w:pPr>
      <w:bookmarkStart w:id="580" w:name="a776985"/>
      <w:r>
        <w:t xml:space="preserve">commence, settle or agree to settle any legal proceedings relating to the Business,[ except debt collection in the ordinary course of business]; </w:t>
      </w:r>
      <w:bookmarkEnd w:id="580"/>
    </w:p>
    <w:p w:rsidRDefault="00000000" w:rsidR="00000000" w:rsidP="008B4A53">
      <w:pPr>
        <w:pStyle w:val="ScheduleUntitledsubclause2"/>
      </w:pPr>
      <w:bookmarkStart w:id="581" w:name="a531314"/>
      <w:r>
        <w:t>enter into any agreement (or modify any subsisting agreement) with any trade union, or any agreement that relates to any works council;</w:t>
      </w:r>
      <w:bookmarkEnd w:id="581"/>
    </w:p>
    <w:p w:rsidRDefault="00000000" w:rsidR="00000000" w:rsidP="008B4A53">
      <w:pPr>
        <w:pStyle w:val="ScheduleUntitledsubclause2"/>
      </w:pPr>
      <w:bookmarkStart w:id="582" w:name="a268326"/>
      <w:r>
        <w:t xml:space="preserve">vary the terms on which it holds any of the Properties or settle any rent review; or </w:t>
      </w:r>
      <w:bookmarkEnd w:id="582"/>
    </w:p>
    <w:p w:rsidRDefault="00000000" w:rsidR="00000000" w:rsidP="008B4A53">
      <w:pPr>
        <w:pStyle w:val="ScheduleUntitledsubclause2"/>
      </w:pPr>
      <w:bookmarkStart w:id="583" w:name="a132322"/>
      <w:r>
        <w:t>[OTHERS].</w:t>
      </w:r>
      <w:bookmarkEnd w:id="583"/>
    </w:p>
    <w:p w:rsidRDefault="00000000" w:rsidR="00000000" w:rsidP="008B4A53">
      <w:pPr>
        <w:pStyle w:val="ScheduleTitleClause"/>
      </w:pPr>
      <w:bookmarkStart w:id="584" w:name="a179039"/>
      <w:r>
        <w:t>The Seller shall immediately disclose to the Buyer in writing any matter or thing which arises or may arise or become known to it before Completion which has, or is likely to have, a material and/or adverse effect on the Business as presently conducted, or on the financial or trading position or prospects of the Business [or which is otherwise material to be known by a buyer of the Business or the Assets].</w:t>
      </w:r>
      <w:bookmarkEnd w:id="584"/>
    </w:p>
    <w:p w:rsidRDefault="00000000" w:rsidR="00000000" w:rsidP="008B4A53">
      <w:pPr>
        <w:pStyle w:val="ScheduleTitleClause"/>
      </w:pPr>
      <w:bookmarkStart w:id="585" w:name="a787874"/>
      <w:r>
        <w:t>The Seller shall procure that, during the Interim Period, the Buyer and its advisers shall be given promptly on request access at all reasonable times to:</w:t>
      </w:r>
      <w:bookmarkEnd w:id="585"/>
    </w:p>
    <w:p w:rsidRDefault="00000000" w:rsidR="00000000" w:rsidP="008B4A53">
      <w:pPr>
        <w:pStyle w:val="ScheduleUntitledsubclause2"/>
      </w:pPr>
      <w:bookmarkStart w:id="586" w:name="a408267"/>
      <w:r>
        <w:t>the Employees;</w:t>
      </w:r>
      <w:bookmarkEnd w:id="586"/>
    </w:p>
    <w:p w:rsidRDefault="00000000" w:rsidR="00000000" w:rsidP="008B4A53">
      <w:pPr>
        <w:pStyle w:val="ScheduleUntitledsubclause2"/>
      </w:pPr>
      <w:bookmarkStart w:id="587" w:name="a376223"/>
      <w:r>
        <w:t>the Properties;</w:t>
      </w:r>
      <w:bookmarkEnd w:id="587"/>
    </w:p>
    <w:p w:rsidRDefault="00000000" w:rsidR="00000000" w:rsidP="008B4A53">
      <w:pPr>
        <w:pStyle w:val="ScheduleUntitledsubclause2"/>
      </w:pPr>
      <w:bookmarkStart w:id="588" w:name="a472355"/>
      <w:r>
        <w:t>the Records; and</w:t>
      </w:r>
      <w:bookmarkEnd w:id="588"/>
    </w:p>
    <w:p w:rsidRDefault="00000000" w:rsidR="00000000" w:rsidP="008B4A53">
      <w:pPr>
        <w:pStyle w:val="ScheduleUntitledsubclause2"/>
      </w:pPr>
      <w:bookmarkStart w:id="589" w:name="a183959"/>
      <w:r>
        <w:t>such further facilities and information relating to the Business as they may reasonably require.</w:t>
      </w:r>
      <w:bookmarkEnd w:id="589"/>
    </w:p>
    <w:p w:rsidRDefault="00000000" w:rsidR="00000000" w:rsidP="008B4A53">
      <w:pPr>
        <w:pStyle w:val="ScheduleTitleClause"/>
      </w:pPr>
      <w:r>
        <w:fldChar w:fldCharType="begin"/>
      </w:r>
      <w:r>
        <w:fldChar w:fldCharType="end"/>
      </w:r>
      <w:bookmarkStart w:id="590" w:name="a729566"/>
      <w:r>
        <w:t>[The Seller shall do, execute and perform all acts, documents and things necessary for the grant, transfer or reissuance of all EHS Permits as defined in Part 6 of Schedule 13 to the Buyer(or its nominee) including giving to the Buyer(or its nominee) all reasonable assistance to enable the Buyer(or its nominee) to obtain any EHS Permit.]</w:t>
      </w:r>
      <w:bookmarkEnd w:id="590"/>
    </w:p>
    <w:p w:rsidRDefault="00000000" w:rsidR="00000000">
      <w:r>
        <w:br w:type="page"/>
      </w:r>
    </w:p>
    <w:p w:rsidRDefault="00000000" w:rsidR="00000000" w:rsidP="008B4A53">
      <w:pPr>
        <w:pStyle w:val="Schedule"/>
      </w:pPr>
      <w:bookmarkStart w:id="591" w:name="a448663"/>
      <w:bookmarkStart w:id="592" w:name="_Toc256000038"/>
      <w:r>
        <w:t>Completion</w:t>
      </w:r>
      <w:bookmarkEnd w:id="591"/>
      <w:bookmarkEnd w:id="592"/>
    </w:p>
    <w:p w:rsidRDefault="00000000" w:rsidR="00000000" w:rsidP="008B4A53">
      <w:pPr>
        <w:pStyle w:val="Part"/>
      </w:pPr>
      <w:bookmarkStart w:id="593" w:name="a49147"/>
      <w:bookmarkStart w:id="594" w:name="_Toc256000039"/>
      <w:r>
        <w:t>Completion obligations</w:t>
      </w:r>
      <w:bookmarkEnd w:id="593"/>
      <w:bookmarkEnd w:id="594"/>
    </w:p>
    <w:p w:rsidRDefault="00000000" w:rsidR="00000000" w:rsidP="008B4A53">
      <w:pPr>
        <w:pStyle w:val="ScheduleTitleClause"/>
      </w:pPr>
      <w:bookmarkStart w:id="595" w:name="a188004"/>
      <w:r>
        <w:t>The Seller shall deliver, or procure delivery, to the Buyer of or make available to the Buyer:</w:t>
      </w:r>
      <w:bookmarkEnd w:id="595"/>
    </w:p>
    <w:p w:rsidRDefault="00000000" w:rsidR="00000000" w:rsidP="008B4A53">
      <w:pPr>
        <w:pStyle w:val="ScheduleUntitledsubclause2"/>
      </w:pPr>
      <w:bookmarkStart w:id="596" w:name="a1021147"/>
      <w:r>
        <w:t xml:space="preserve">physical possession of all the Assets capable of passing by delivery, with the intent that title in such Assets shall pass to the Buyer by and on such delivery; </w:t>
      </w:r>
      <w:bookmarkEnd w:id="596"/>
    </w:p>
    <w:p w:rsidRDefault="00000000" w:rsidR="00000000" w:rsidP="008B4A53">
      <w:pPr>
        <w:pStyle w:val="ScheduleUntitledsubclause2"/>
      </w:pPr>
      <w:bookmarkStart w:id="597" w:name="a1006421"/>
      <w:r>
        <w:t>duly executed conveyances, assignments, licences and other documents in the agreed form necessary to vest title in the Properties in, or transfer the Properties to, the Buyer or as the Buyer directs;</w:t>
      </w:r>
      <w:bookmarkEnd w:id="597"/>
    </w:p>
    <w:p w:rsidRDefault="00000000" w:rsidR="00000000" w:rsidP="008B4A53">
      <w:pPr>
        <w:pStyle w:val="ScheduleUntitledsubclause2"/>
      </w:pPr>
      <w:bookmarkStart w:id="598" w:name="a316180"/>
      <w:r>
        <w:t>the title deeds relating to the Properties and all invoices, policies, premiums, receipts, maintenance contracts, health and safety files and other accounts relating to the Properties [and certified copies of all documents held by mortgagees];</w:t>
      </w:r>
      <w:bookmarkEnd w:id="598"/>
    </w:p>
    <w:p w:rsidRDefault="00000000" w:rsidR="00000000" w:rsidP="008B4A53">
      <w:pPr>
        <w:pStyle w:val="ScheduleUntitledsubclause2"/>
      </w:pPr>
      <w:r>
        <w:fldChar w:fldCharType="begin"/>
      </w:r>
      <w:r>
        <w:fldChar w:fldCharType="end"/>
      </w:r>
      <w:bookmarkStart w:id="599" w:name="a386904"/>
      <w:r>
        <w:t>[duly executed agreements in the agreed form for the assignment or novation of the benefit of the Business Contracts to the Buyer, or as the Buyer directs, and all requisite notices, consents and licences therefor;]</w:t>
      </w:r>
      <w:bookmarkEnd w:id="599"/>
    </w:p>
    <w:p w:rsidRDefault="00000000" w:rsidR="00000000" w:rsidP="008B4A53">
      <w:pPr>
        <w:pStyle w:val="ScheduleUntitledsubclause2"/>
      </w:pPr>
      <w:r>
        <w:fldChar w:fldCharType="begin"/>
      </w:r>
      <w:r>
        <w:fldChar w:fldCharType="end"/>
      </w:r>
      <w:bookmarkStart w:id="600" w:name="a440311"/>
      <w:r>
        <w:t>[duly executed assignments in the agreed form to vest the Goodwill and the Business Name in the Buyer or as the Buyer directs;]</w:t>
      </w:r>
      <w:bookmarkEnd w:id="600"/>
    </w:p>
    <w:p w:rsidRDefault="00000000" w:rsidR="00000000" w:rsidP="008B4A53">
      <w:pPr>
        <w:pStyle w:val="ScheduleUntitledsubclause2"/>
      </w:pPr>
      <w:bookmarkStart w:id="601" w:name="a190441"/>
      <w:r>
        <w:t>all such Third Party Consents as the Buyer may require to vest in the Buyer [or as the Buyer may direct] the full benefit of the Assets;</w:t>
      </w:r>
      <w:bookmarkEnd w:id="601"/>
    </w:p>
    <w:p w:rsidRDefault="00000000" w:rsidR="00000000" w:rsidP="008B4A53">
      <w:pPr>
        <w:pStyle w:val="ScheduleUntitledsubclause2"/>
      </w:pPr>
      <w:bookmarkStart w:id="602" w:name="a280091"/>
      <w:r>
        <w:t>all documents of title and certificates for the lawful operation and use of, and all service documents pertaining to, the Fixed Assets, the Moveable Assets and the Stock;</w:t>
      </w:r>
      <w:bookmarkEnd w:id="602"/>
    </w:p>
    <w:p w:rsidRDefault="00000000" w:rsidR="00000000" w:rsidP="008B4A53">
      <w:pPr>
        <w:pStyle w:val="ScheduleUntitledsubclause2"/>
      </w:pPr>
      <w:bookmarkStart w:id="603" w:name="a760750"/>
      <w:r>
        <w:t xml:space="preserve">duly executed assignments [and licences] in the agreed form, of the Business Intellectual Property Rights [and [a] duly executed counterpart[s] of the [Licence Back </w:t>
      </w:r>
      <w:r>
        <w:rPr>
          <w:b/>
        </w:rPr>
        <w:t>OR</w:t>
      </w:r>
      <w:r>
        <w:t xml:space="preserve"> Buyer's Licence </w:t>
      </w:r>
      <w:r>
        <w:rPr>
          <w:b/>
        </w:rPr>
        <w:t>OR</w:t>
      </w:r>
      <w:r>
        <w:t xml:space="preserve"> Buyer's Licence and the Licence Back] in the agreed form];</w:t>
      </w:r>
      <w:bookmarkEnd w:id="603"/>
    </w:p>
    <w:p w:rsidRDefault="00000000" w:rsidR="00000000" w:rsidP="008B4A53">
      <w:pPr>
        <w:pStyle w:val="ScheduleUntitledsubclause2"/>
      </w:pPr>
      <w:bookmarkStart w:id="604" w:name="a53192"/>
      <w:r>
        <w:t>all documents of title, certificates, deeds, licences, agreements and other documents relating to the Business Intellectual Property Rights and all manuals, drawings, plans, documents and other materials and media on which the Business Information is recorded;</w:t>
      </w:r>
      <w:bookmarkEnd w:id="604"/>
    </w:p>
    <w:p w:rsidRDefault="00000000" w:rsidR="00000000" w:rsidP="008B4A53">
      <w:pPr>
        <w:pStyle w:val="ScheduleUntitledsubclause2"/>
      </w:pPr>
      <w:bookmarkStart w:id="605" w:name="a424499"/>
      <w:r>
        <w:rPr>
          <w:rFonts w:ascii="Arial" w:hAnsi="Arial" w:eastAsia="Arial" w:cs="Arial"/>
        </w:rPr>
        <w:t>duly executed irrevocable written waivers in the agreed form of all moral rights in any works which are the subject of the Business Intellectual Property Rights to which any individual is now or may be at any future time entitled under</w:t>
      </w:r>
      <w:del w:id="ea68268e-ca87-4641-9874-20b5144b0574" w:author="AI Legal Counsel" w:authorEmail="ai@example.com" w:date="2026-02-05T08:50:00.000Z">
        <w:r>
          <w:rPr>
            <w:rFonts w:ascii="Arial" w:hAnsi="Arial" w:eastAsia="Arial" w:cs="Arial"/>
          </w:rPr>
          <w:delText xml:space="preserve"> Chapter IV of</w:delText>
        </w:r>
      </w:del>
      <w:r>
        <w:rPr>
          <w:rFonts w:ascii="Arial" w:hAnsi="Arial" w:eastAsia="Arial" w:cs="Arial"/>
        </w:rPr>
        <w:t xml:space="preserve"> Part </w:t>
      </w:r>
      <w:del w:id="8046bc64-b9e7-4e25-8359-87cb677effbb" w:author="AI Legal Counsel" w:authorEmail="ai@example.com" w:date="2026-02-05T08:50:00.000Z">
        <w:r>
          <w:rPr>
            <w:rFonts w:ascii="Arial" w:hAnsi="Arial" w:eastAsia="Arial" w:cs="Arial"/>
          </w:rPr>
          <w:delText>I</w:delText>
        </w:r>
      </w:del>
      <w:ins w:id="8046bc64-b9e7-4e25-8359-87cb677effbb" w:author="AI Legal Counsel" w:authorEmail="ai@example.com" w:date="2026-02-05T08:50:00.000Z">
        <w:r>
          <w:rPr>
            <w:rFonts w:ascii="Arial" w:hAnsi="Arial" w:eastAsia="Arial" w:cs="Arial"/>
          </w:rPr>
          <w:t>IX</w:t>
        </w:r>
      </w:ins>
      <w:r>
        <w:rPr>
          <w:rFonts w:ascii="Arial" w:hAnsi="Arial" w:eastAsia="Arial" w:cs="Arial"/>
        </w:rPr>
        <w:t xml:space="preserve"> of the Copyright </w:t>
      </w:r>
      <w:del w:id="d7d46850-727e-4b83-88bc-4d37a20be0b8" w:author="AI Legal Counsel" w:authorEmail="ai@example.com" w:date="2026-02-05T08:50:00.000Z">
        <w:r>
          <w:rPr>
            <w:rFonts w:ascii="Arial" w:hAnsi="Arial" w:eastAsia="Arial" w:cs="Arial"/>
          </w:rPr>
          <w:delText xml:space="preserve">Designs and Patents </w:delText>
        </w:r>
      </w:del>
      <w:r>
        <w:rPr>
          <w:rFonts w:ascii="Arial" w:hAnsi="Arial" w:eastAsia="Arial" w:cs="Arial"/>
        </w:rPr>
        <w:t xml:space="preserve">Act </w:t>
      </w:r>
      <w:del w:id="e2f4d803-e1e1-46e0-909c-30c034ee249a" w:author="AI Legal Counsel" w:authorEmail="ai@example.com" w:date="2026-02-05T08:50:00.000Z">
        <w:r>
          <w:rPr>
            <w:rFonts w:ascii="Arial" w:hAnsi="Arial" w:eastAsia="Arial" w:cs="Arial"/>
          </w:rPr>
          <w:delText>1988</w:delText>
        </w:r>
      </w:del>
      <w:ins w:id="e2f4d803-e1e1-46e0-909c-30c034ee249a" w:author="AI Legal Counsel" w:authorEmail="ai@example.com" w:date="2026-02-05T08:50:00.000Z">
        <w:r>
          <w:rPr>
            <w:rFonts w:ascii="Arial" w:hAnsi="Arial" w:eastAsia="Arial" w:cs="Arial"/>
          </w:rPr>
          <w:t>2021</w:t>
        </w:r>
      </w:ins>
      <w:r>
        <w:rPr>
          <w:rFonts w:ascii="Arial" w:hAnsi="Arial" w:eastAsia="Arial" w:cs="Arial"/>
        </w:rPr>
        <w:t xml:space="preserve"> or any similar provisions of law in any jurisdiction;</w:t>
      </w:r>
      <w:bookmarkEnd w:id="605"/>
    </w:p>
    <w:p w:rsidRDefault="00000000" w:rsidR="00000000" w:rsidP="008B4A53">
      <w:pPr>
        <w:pStyle w:val="ScheduleUntitledsubclause2"/>
      </w:pPr>
      <w:bookmarkStart w:id="606" w:name="a910289"/>
      <w:r>
        <w:t>the logbooks and test certificates of the Motor Vehicles;</w:t>
      </w:r>
      <w:bookmarkEnd w:id="606"/>
    </w:p>
    <w:p w:rsidRDefault="00000000" w:rsidR="00000000" w:rsidP="008B4A53">
      <w:pPr>
        <w:pStyle w:val="ScheduleUntitledsubclause2"/>
      </w:pPr>
      <w:bookmarkStart w:id="607" w:name="a604576"/>
      <w:r>
        <w:t>the Business Contracts;</w:t>
      </w:r>
      <w:bookmarkEnd w:id="607"/>
    </w:p>
    <w:p w:rsidRDefault="00000000" w:rsidR="00000000" w:rsidP="008B4A53">
      <w:pPr>
        <w:pStyle w:val="ScheduleUntitledsubclause2"/>
      </w:pPr>
      <w:r>
        <w:fldChar w:fldCharType="begin"/>
      </w:r>
      <w:r>
        <w:fldChar w:fldCharType="end"/>
      </w:r>
      <w:bookmarkStart w:id="608" w:name="a256137"/>
      <w:r>
        <w:rPr>
          <w:rFonts w:ascii="Arial" w:hAnsi="Arial" w:eastAsia="Arial" w:cs="Arial"/>
        </w:rPr>
        <w:t xml:space="preserve">[all </w:t>
      </w:r>
      <w:del w:id="3b2554d4-c2ba-491f-a529-d42d32d77f0e" w:author="AI Legal Counsel" w:authorEmail="ai@example.com" w:date="2026-02-05T08:50:00.000Z">
        <w:r>
          <w:rPr>
            <w:rFonts w:ascii="Arial" w:hAnsi="Arial" w:eastAsia="Arial" w:cs="Arial"/>
          </w:rPr>
          <w:delText>VAT</w:delText>
        </w:r>
      </w:del>
      <w:ins w:id="3b2554d4-c2ba-491f-a529-d42d32d77f0e" w:author="AI Legal Counsel" w:authorEmail="ai@example.com" w:date="2026-02-05T08:50:00.000Z">
        <w:r>
          <w:rPr>
            <w:rFonts w:ascii="Arial" w:hAnsi="Arial" w:eastAsia="Arial" w:cs="Arial"/>
          </w:rPr>
          <w:t>GST</w:t>
        </w:r>
      </w:ins>
      <w:r>
        <w:rPr>
          <w:rFonts w:ascii="Arial" w:hAnsi="Arial" w:eastAsia="Arial" w:cs="Arial"/>
        </w:rPr>
        <w:t xml:space="preserve"> Records;]</w:t>
      </w:r>
      <w:bookmarkEnd w:id="608"/>
    </w:p>
    <w:p w:rsidRDefault="00000000" w:rsidR="00000000" w:rsidP="008B4A53">
      <w:pPr>
        <w:pStyle w:val="ScheduleUntitledsubclause2"/>
      </w:pPr>
      <w:r>
        <w:fldChar w:fldCharType="begin"/>
      </w:r>
      <w:r>
        <w:fldChar w:fldCharType="end"/>
      </w:r>
      <w:bookmarkStart w:id="609" w:name="a301453"/>
      <w:r>
        <w:rPr>
          <w:rFonts w:ascii="Arial" w:hAnsi="Arial" w:eastAsia="Arial" w:cs="Arial"/>
        </w:rPr>
        <w:t xml:space="preserve">[the original special resolution of the members of the Seller resolving to change the Seller's name to [FULL NEW COMPANY NAME] or to another name approved in advance in writing by the Buyer, and </w:t>
      </w:r>
      <w:del w:id="612e1e69-6862-4b5e-8597-096231d62f9f" w:author="AI Legal Counsel" w:authorEmail="ai@example.com" w:date="2026-02-05T08:50:00.000Z">
        <w:r>
          <w:rPr>
            <w:rFonts w:ascii="Arial" w:hAnsi="Arial" w:eastAsia="Arial" w:cs="Arial"/>
          </w:rPr>
          <w:delText>a cheque</w:delText>
        </w:r>
      </w:del>
      <w:ins w:id="612e1e69-6862-4b5e-8597-096231d62f9f" w:author="AI Legal Counsel" w:authorEmail="ai@example.com" w:date="2026-02-05T08:50:00.000Z">
        <w:r>
          <w:rPr>
            <w:rFonts w:ascii="Arial" w:hAnsi="Arial" w:eastAsia="Arial" w:cs="Arial"/>
          </w:rPr>
          <w:t>the appropriate fee</w:t>
        </w:r>
      </w:ins>
      <w:r>
        <w:rPr>
          <w:rFonts w:ascii="Arial" w:hAnsi="Arial" w:eastAsia="Arial" w:cs="Arial"/>
        </w:rPr>
        <w:t xml:space="preserve"> payable to the </w:t>
      </w:r>
      <w:del w:id="04b5f8fd-ac63-44c2-8678-4b3ac97d2a47" w:author="AI Legal Counsel" w:authorEmail="ai@example.com" w:date="2026-02-05T08:50:00.000Z">
        <w:r>
          <w:rPr>
            <w:rFonts w:ascii="Arial" w:hAnsi="Arial" w:eastAsia="Arial" w:cs="Arial"/>
          </w:rPr>
          <w:delText>Registrar of Companies for the sum of the Registrars'</w:delText>
        </w:r>
      </w:del>
      <w:ins w:id="04b5f8fd-ac63-44c2-8678-4b3ac97d2a47" w:author="AI Legal Counsel" w:authorEmail="ai@example.com" w:date="2026-02-05T08:50:00.000Z">
        <w:r>
          <w:rPr>
            <w:rFonts w:ascii="Arial" w:hAnsi="Arial" w:eastAsia="Arial" w:cs="Arial"/>
          </w:rPr>
          <w:t>Accounting and Corporate Regulatory Authority (ACRA) for the</w:t>
        </w:r>
      </w:ins>
      <w:r>
        <w:rPr>
          <w:rFonts w:ascii="Arial" w:hAnsi="Arial" w:eastAsia="Arial" w:cs="Arial"/>
        </w:rPr>
        <w:t xml:space="preserve"> change of name</w:t>
      </w:r>
      <w:del w:id="862fd366-d268-4113-bd7b-34cad7f0ed0c" w:author="AI Legal Counsel" w:authorEmail="ai@example.com" w:date="2026-02-05T08:50:00.000Z">
        <w:r>
          <w:rPr>
            <w:rFonts w:ascii="Arial" w:hAnsi="Arial" w:eastAsia="Arial" w:cs="Arial"/>
          </w:rPr>
          <w:delText xml:space="preserve"> fee</w:delText>
        </w:r>
      </w:del>
      <w:r>
        <w:rPr>
          <w:rFonts w:ascii="Arial" w:hAnsi="Arial" w:eastAsia="Arial" w:cs="Arial"/>
        </w:rPr>
        <w:t xml:space="preserve">, which the Buyer shall file with </w:t>
      </w:r>
      <w:del w:id="4e675477-0f5c-44b0-ac85-0ea1abef2450" w:author="AI Legal Counsel" w:authorEmail="ai@example.com" w:date="2026-02-05T08:50:00.000Z">
        <w:r>
          <w:rPr>
            <w:rFonts w:ascii="Arial" w:hAnsi="Arial" w:eastAsia="Arial" w:cs="Arial"/>
          </w:rPr>
          <w:delText>the Registrar of Companies</w:delText>
        </w:r>
      </w:del>
      <w:ins w:id="4e675477-0f5c-44b0-ac85-0ea1abef2450" w:author="AI Legal Counsel" w:authorEmail="ai@example.com" w:date="2026-02-05T08:50:00.000Z">
        <w:r>
          <w:rPr>
            <w:rFonts w:ascii="Arial" w:hAnsi="Arial" w:eastAsia="Arial" w:cs="Arial"/>
          </w:rPr>
          <w:t>ACRA</w:t>
        </w:r>
      </w:ins>
      <w:r>
        <w:rPr>
          <w:rFonts w:ascii="Arial" w:hAnsi="Arial" w:eastAsia="Arial" w:cs="Arial"/>
        </w:rPr>
        <w:t>;]</w:t>
      </w:r>
      <w:bookmarkEnd w:id="609"/>
    </w:p>
    <w:p w:rsidRDefault="00000000" w:rsidR="00000000" w:rsidP="008B4A53">
      <w:pPr>
        <w:pStyle w:val="ScheduleUntitledsubclause2"/>
      </w:pPr>
      <w:bookmarkStart w:id="610" w:name="a696662"/>
      <w:r>
        <w:t>releases [or certificates of non-crystallisation] duly executed by the [NAME OF RELEVANT PARTY] in the agreed form in respect of all Encumbrances on or affecting any of the Assets;</w:t>
      </w:r>
      <w:bookmarkEnd w:id="610"/>
    </w:p>
    <w:p w:rsidRDefault="00000000" w:rsidR="00000000" w:rsidP="008B4A53">
      <w:pPr>
        <w:pStyle w:val="ScheduleUntitledsubclause2"/>
      </w:pPr>
      <w:bookmarkStart w:id="611" w:name="a245456"/>
      <w:r>
        <w:t>the Records;</w:t>
      </w:r>
      <w:bookmarkEnd w:id="611"/>
    </w:p>
    <w:p w:rsidRDefault="00000000" w:rsidR="00000000" w:rsidP="008B4A53">
      <w:pPr>
        <w:pStyle w:val="ScheduleUntitledsubclause2"/>
      </w:pPr>
      <w:bookmarkStart w:id="612" w:name="a333497"/>
      <w:r>
        <w:t>the Disclosure Letter duly executed by the Seller;</w:t>
      </w:r>
      <w:bookmarkEnd w:id="612"/>
    </w:p>
    <w:p w:rsidRDefault="00000000" w:rsidR="00000000" w:rsidP="008B4A53">
      <w:pPr>
        <w:pStyle w:val="ScheduleUntitledsubclause2"/>
      </w:pPr>
      <w:bookmarkStart w:id="613" w:name="a600530"/>
      <w:r>
        <w:t>a written acknowledgement executed as a deed from the Seller [and each member of the Seller Group] that all arrangements to which the Seller [and any such member] is a party and which affect the Business or Assets [other than the Business Contracts or as otherwise required by this agreement] have been cancelled by mutual agreement and without any compensation or damages being payable by either party to the other;</w:t>
      </w:r>
      <w:bookmarkEnd w:id="613"/>
    </w:p>
    <w:p w:rsidRDefault="00000000" w:rsidR="00000000" w:rsidP="008B4A53">
      <w:pPr>
        <w:pStyle w:val="ScheduleUntitledsubclause2"/>
      </w:pPr>
      <w:bookmarkStart w:id="614" w:name="a799430"/>
      <w:r>
        <w:rPr>
          <w:rFonts w:ascii="Arial" w:hAnsi="Arial" w:eastAsia="Arial" w:cs="Arial"/>
        </w:rPr>
        <w:t xml:space="preserve">all </w:t>
      </w:r>
      <w:del w:id="2b7a3faf-dacc-4d7f-b388-0bc678c107e8" w:author="AI Legal Counsel" w:authorEmail="ai@example.com" w:date="2026-02-05T08:50:00.000Z">
        <w:r>
          <w:rPr>
            <w:rFonts w:ascii="Arial" w:hAnsi="Arial" w:eastAsia="Arial" w:cs="Arial"/>
          </w:rPr>
          <w:delText>National Insurance and PAYE</w:delText>
        </w:r>
      </w:del>
      <w:ins w:id="2b7a3faf-dacc-4d7f-b388-0bc678c107e8" w:author="AI Legal Counsel" w:authorEmail="ai@example.com" w:date="2026-02-05T08:50:00.000Z">
        <w:r>
          <w:rPr>
            <w:rFonts w:ascii="Arial" w:hAnsi="Arial" w:eastAsia="Arial" w:cs="Arial"/>
          </w:rPr>
          <w:t>CPF and income tax withholding</w:t>
        </w:r>
      </w:ins>
      <w:r>
        <w:rPr>
          <w:rFonts w:ascii="Arial" w:hAnsi="Arial" w:eastAsia="Arial" w:cs="Arial"/>
        </w:rPr>
        <w:t xml:space="preserve"> records, fully completed in respect of the Employees and showing that payments are up to date, and all records required to be kept under the </w:t>
      </w:r>
      <w:del w:id="6a79cc4e-fef4-4c24-aceb-2ec1c2f3460a" w:author="AI Legal Counsel" w:authorEmail="ai@example.com" w:date="2026-02-05T08:50:00.000Z">
        <w:r>
          <w:rPr>
            <w:rFonts w:ascii="Arial" w:hAnsi="Arial" w:eastAsia="Arial" w:cs="Arial"/>
          </w:rPr>
          <w:delText>Working Time Regulations 1998</w:delText>
        </w:r>
      </w:del>
      <w:ins w:id="6a79cc4e-fef4-4c24-aceb-2ec1c2f3460a" w:author="AI Legal Counsel" w:authorEmail="ai@example.com" w:date="2026-02-05T08:50:00.000Z">
        <w:r>
          <w:rPr>
            <w:rFonts w:ascii="Arial" w:hAnsi="Arial" w:eastAsia="Arial" w:cs="Arial"/>
          </w:rPr>
          <w:t>Employment Act 1968</w:t>
        </w:r>
      </w:ins>
      <w:r>
        <w:rPr>
          <w:rFonts w:ascii="Arial" w:hAnsi="Arial" w:eastAsia="Arial" w:cs="Arial"/>
        </w:rPr>
        <w:t>;</w:t>
      </w:r>
      <w:bookmarkEnd w:id="614"/>
    </w:p>
    <w:p w:rsidRDefault="00000000" w:rsidR="00000000" w:rsidP="008B4A53">
      <w:pPr>
        <w:pStyle w:val="ScheduleUntitledsubclause2"/>
      </w:pPr>
      <w:bookmarkStart w:id="615" w:name="a202730"/>
      <w:r>
        <w:t>such irrevocable instruction to the bank[s] of the Seller as may be necessary to procure the automatic transfer to the Buyer of any payment that any customer of the Business may make to such bank[s] after the [Completion Date];</w:t>
      </w:r>
      <w:bookmarkEnd w:id="615"/>
    </w:p>
    <w:p w:rsidRDefault="00000000" w:rsidR="00000000" w:rsidP="008B4A53">
      <w:pPr>
        <w:pStyle w:val="ScheduleUntitledsubclause2"/>
      </w:pPr>
      <w:bookmarkStart w:id="616" w:name="a461673"/>
      <w:r>
        <w:t>a certified copy of the resolution, in agreed form, adopted by the board of directors of the Seller authorising the Transaction;</w:t>
      </w:r>
      <w:bookmarkEnd w:id="616"/>
    </w:p>
    <w:p w:rsidRDefault="00000000" w:rsidR="00000000" w:rsidP="008B4A53">
      <w:pPr>
        <w:pStyle w:val="ScheduleUntitledsubclause2"/>
      </w:pPr>
      <w:bookmarkStart w:id="617" w:name="a744941"/>
      <w:r>
        <w:t>[the original OR a duly certified copy] of any power of attorney under which any document to be delivered to the Buyer under this Part 1 of Schedule 2 has been executed; and</w:t>
      </w:r>
      <w:bookmarkEnd w:id="617"/>
    </w:p>
    <w:p w:rsidRDefault="00000000" w:rsidR="00000000" w:rsidP="008B4A53">
      <w:pPr>
        <w:pStyle w:val="ScheduleUntitledsubclause2"/>
      </w:pPr>
      <w:r>
        <w:fldChar w:fldCharType="begin"/>
      </w:r>
      <w:r>
        <w:fldChar w:fldCharType="end"/>
      </w:r>
      <w:bookmarkStart w:id="618" w:name="a860161"/>
      <w:r>
        <w:t>[an assignment of the benefit of the confidentiality undertakings entered into between [the Seller] and prospective purchasers of the Business, together with copies of the relevant confidentiality undertakings and copies of any notices or demands served on such prospective purchasers for the return or destruction of information or documents.]</w:t>
      </w:r>
      <w:bookmarkEnd w:id="618"/>
    </w:p>
    <w:p w:rsidRDefault="00000000" w:rsidR="00000000" w:rsidP="008B4A53">
      <w:pPr>
        <w:pStyle w:val="ScheduleTitleClause"/>
      </w:pPr>
      <w:bookmarkStart w:id="619" w:name="a952399"/>
      <w:r>
        <w:t xml:space="preserve">The Seller shall give the Buyer possession of the Properties in accordance with the provisions of </w:t>
      </w:r>
      <w:r>
        <w:fldChar w:fldCharType="begin"/>
      </w:r>
      <w:r>
        <w:rPr>
          <w:highlight w:val="lightGray"/>
        </w:rPr>
        <w:instrText>REF a416672 \h \w \n</w:instrText>
      </w:r>
      <w:r>
        <w:fldChar w:fldCharType="separate"/>
      </w:r>
      <w:r>
        <w:t>Part 3</w:t>
      </w:r>
      <w:r>
        <w:fldChar w:fldCharType="end"/>
      </w:r>
      <w:r w:rsidRPr="00E0143A">
        <w:t xml:space="preserve"> and </w:t>
      </w:r>
      <w:r>
        <w:fldChar w:fldCharType="begin"/>
      </w:r>
      <w:r>
        <w:rPr>
          <w:highlight w:val="lightGray"/>
        </w:rPr>
        <w:instrText>REF a629480 \h \w \n</w:instrText>
      </w:r>
      <w:r>
        <w:fldChar w:fldCharType="separate"/>
      </w:r>
      <w:r>
        <w:t>Part 4</w:t>
      </w:r>
      <w:r>
        <w:fldChar w:fldCharType="end"/>
      </w:r>
      <w:r w:rsidRPr="00E0143A">
        <w:t xml:space="preserve"> of </w:t>
      </w:r>
      <w:r>
        <w:fldChar w:fldCharType="begin"/>
      </w:r>
      <w:r>
        <w:rPr>
          <w:highlight w:val="lightGray"/>
        </w:rPr>
        <w:instrText>REF a854608 \h \w \n</w:instrText>
      </w:r>
      <w:r>
        <w:fldChar w:fldCharType="separate"/>
      </w:r>
      <w:r>
        <w:t>Schedule 9</w:t>
      </w:r>
      <w:r>
        <w:fldChar w:fldCharType="end"/>
      </w:r>
      <w:r>
        <w:t>.</w:t>
      </w:r>
      <w:bookmarkEnd w:id="619"/>
    </w:p>
    <w:p w:rsidRDefault="00000000" w:rsidR="00000000" w:rsidP="008B4A53">
      <w:pPr>
        <w:pStyle w:val="Part"/>
      </w:pPr>
      <w:bookmarkStart w:id="620" w:name="a953014"/>
      <w:bookmarkStart w:id="621" w:name="_Toc256000040"/>
      <w:r>
        <w:t>Actions and obligations after Completion</w:t>
      </w:r>
      <w:bookmarkEnd w:id="620"/>
      <w:bookmarkEnd w:id="621"/>
    </w:p>
    <w:p w:rsidRDefault="00000000" w:rsidR="00000000" w:rsidP="008B4A53">
      <w:pPr>
        <w:pStyle w:val="ScheduleTitleClause"/>
      </w:pPr>
      <w:bookmarkStart w:id="622" w:name="a476400"/>
      <w:r>
        <w:t>As soon as practicable after Completion, the Seller and the Buyer shall each issue a statement in the agreed form to the Customers of, and suppliers to, the Business informing them of the transfer of the Business to the Buyer.</w:t>
      </w:r>
      <w:bookmarkEnd w:id="622"/>
    </w:p>
    <w:p w:rsidRDefault="00000000" w:rsidR="00000000" w:rsidP="008B4A53">
      <w:pPr>
        <w:pStyle w:val="ScheduleTitleClause"/>
      </w:pPr>
      <w:bookmarkStart w:id="623" w:name="a422993"/>
      <w:r>
        <w:t>Not later than two Business Days after the Completion Date, the Seller shall send to each of the Employees a letter, in the agreed form, explaining that their employment has been transferred to the Buyer pursuant to TUPE.</w:t>
      </w:r>
      <w:bookmarkEnd w:id="623"/>
    </w:p>
    <w:p w:rsidRDefault="00000000" w:rsidR="00000000" w:rsidP="008B4A53">
      <w:pPr>
        <w:pStyle w:val="ScheduleTitleClause"/>
      </w:pPr>
      <w:bookmarkStart w:id="624" w:name="a66464"/>
      <w:r>
        <w:t>The Seller shall, if so required by the Buyer on or at any time after Completion and at the Buyer's expense, send a circular (in a form provided by the Buyer) to persons who have had dealings with the Seller in connection with the Business, announcing the transfer to the Buyer of the Business and the Goodwill.</w:t>
      </w:r>
      <w:bookmarkEnd w:id="624"/>
    </w:p>
    <w:p w:rsidRDefault="00000000" w:rsidR="00000000" w:rsidP="008B4A53">
      <w:pPr>
        <w:pStyle w:val="ScheduleTitleClause"/>
      </w:pPr>
      <w:bookmarkStart w:id="625" w:name="a130552"/>
      <w:r>
        <w:t>The Seller shall promptly notify the Buyer of any claims, demands, actions, complaints and proceedings against the Seller brought by any third party in respect of any goods manufactured or services supplied by the Seller or in respect of the Assets or the operation of the Business. The Seller shall not, without the Buyer's prior written consent, take any other steps in relation to such claims which might reasonably be expected to damage the commercial interests of the Buyer. If the Buyer considers that it is desirable to take preventative action with a view to avoiding such claims against the Seller[, the Buyer shall consult with the Seller with a view to deciding what preventative action may be taken and if the Seller agrees with the Buyer the preventative action to be taken (such agreement not to be unreasonably withheld)], the Seller shall bear the cost of that action.</w:t>
      </w:r>
      <w:bookmarkEnd w:id="625"/>
    </w:p>
    <w:p w:rsidRDefault="00000000" w:rsidR="00000000" w:rsidP="008B4A53">
      <w:pPr>
        <w:pStyle w:val="ScheduleTitleClause"/>
      </w:pPr>
      <w:bookmarkStart w:id="626" w:name="a209367"/>
      <w:r>
        <w:t>The Seller shall (at its own expense):</w:t>
      </w:r>
      <w:bookmarkEnd w:id="626"/>
    </w:p>
    <w:p w:rsidRDefault="00000000" w:rsidR="00000000" w:rsidP="008B4A53">
      <w:pPr>
        <w:pStyle w:val="ScheduleUntitledsubclause2"/>
      </w:pPr>
      <w:bookmarkStart w:id="627" w:name="a213412"/>
      <w:r>
        <w:t>procure that within [NUMBER] days after Completion, the name of the Seller [and any other member of the Seller Group] shall be changed so as to omit the word "[WORD]" or any confusingly similar word or name;</w:t>
      </w:r>
      <w:bookmarkEnd w:id="627"/>
    </w:p>
    <w:p w:rsidRDefault="00000000" w:rsidR="00000000" w:rsidP="008B4A53">
      <w:pPr>
        <w:pStyle w:val="ScheduleUntitledsubclause2"/>
      </w:pPr>
      <w:bookmarkStart w:id="628" w:name="a429629"/>
      <w:r>
        <w:t>procure that the Seller and each member of the Seller Group shall give the Buyer such assistance as the Buyer may reasonably require for the adoption by the Buyer, or any person connected with it, of any business name or trade mark including the words "[WORDS]";</w:t>
      </w:r>
      <w:bookmarkEnd w:id="628"/>
    </w:p>
    <w:p w:rsidRDefault="00000000" w:rsidR="00000000" w:rsidP="008B4A53">
      <w:pPr>
        <w:pStyle w:val="ScheduleUntitledsubclause2"/>
      </w:pPr>
      <w:bookmarkStart w:id="629" w:name="a312135"/>
      <w:r>
        <w:t>procure that [as soon as reasonably practicable after Completion, and in any event within [NUMBER] months after Completion,] the Seller Group shall cease in any manner whatsoever to use or display any trade or service marks or names, domain names or logos used in or otherwise associated or connected with the Business or including the word "[WORD]" or any confusingly similar marks, domain names, names or logos or words, and shall remove from any websites which it is retaining any reference to the Business, and shall delete any hypertext links which connect any such websites to websites which relate to the Business; and</w:t>
      </w:r>
      <w:bookmarkEnd w:id="629"/>
    </w:p>
    <w:p w:rsidRDefault="00000000" w:rsidR="00000000" w:rsidP="008B4A53">
      <w:pPr>
        <w:pStyle w:val="ScheduleUntitledsubclause2"/>
      </w:pPr>
      <w:bookmarkStart w:id="630" w:name="a906672"/>
      <w:r>
        <w:t xml:space="preserve">procure that any company leaving the Seller Group observes, and continues to observe, the requirements of this paragraph </w:t>
      </w:r>
      <w:r>
        <w:fldChar w:fldCharType="begin"/>
      </w:r>
      <w:r>
        <w:rPr>
          <w:highlight w:val="lightGray"/>
        </w:rPr>
        <w:instrText>REF a209367 \h \w \n</w:instrText>
      </w:r>
      <w:r>
        <w:fldChar w:fldCharType="separate"/>
      </w:r>
      <w:r>
        <w:t>5</w:t>
      </w:r>
      <w:r>
        <w:fldChar w:fldCharType="end"/>
      </w:r>
      <w:r>
        <w:t>.</w:t>
      </w:r>
      <w:bookmarkEnd w:id="630"/>
    </w:p>
    <w:p w:rsidRDefault="00000000" w:rsidR="00000000" w:rsidP="008B4A53">
      <w:pPr>
        <w:pStyle w:val="ScheduleTitleClause"/>
      </w:pPr>
      <w:bookmarkStart w:id="631" w:name="a664618"/>
      <w:r>
        <w:t>During the period of six years after Completion (and without prejudice to any of the Warranties), if any Business Information is not in the possession of the Buyer or readily discoverable by the Buyer, but is in the possession or under the control of or available to the Seller or any other member of the Seller Group, the Seller shall, subject to regulatory requirements, immediately on becoming aware of such information, provide such Business Information to the Buyer.</w:t>
      </w:r>
      <w:bookmarkEnd w:id="631"/>
    </w:p>
    <w:p w:rsidRDefault="00000000" w:rsidR="00000000" w:rsidP="008B4A53">
      <w:pPr>
        <w:pStyle w:val="ScheduleTitleClause"/>
      </w:pPr>
      <w:bookmarkStart w:id="632" w:name="a607167"/>
      <w:r>
        <w:t>The Seller shall permit and assist the Buyer to consult any of its employees, on reasonable notice and during normal business hours at the office at which the relevant employee is employed, for the purpose of obtaining knowledge, know-how or any other information possessed by such employee in relation to the activities and operations of, and the products and services supplied or to be supplied by, the Business at Completion [and the Seller shall ensure that any such employee shall disclose all such information to the Buyer].</w:t>
      </w:r>
      <w:bookmarkEnd w:id="632"/>
    </w:p>
    <w:p w:rsidRDefault="00000000" w:rsidR="00000000" w:rsidP="008B4A53">
      <w:pPr>
        <w:pStyle w:val="ScheduleTitleClause"/>
      </w:pPr>
      <w:r>
        <w:fldChar w:fldCharType="begin"/>
      </w:r>
      <w:r>
        <w:fldChar w:fldCharType="end"/>
      </w:r>
      <w:bookmarkStart w:id="633" w:name="a45102"/>
      <w:r>
        <w:t>[The Seller shall ensure that it maintains adequate insurance cover in respect of any loss or liability it may suffer or incur (whether to the Buyer under this agreement or otherwise) in connection with any act, event, omission or circumstance relating to the Business and occurring or arising at or before the Effective Time. ]</w:t>
      </w:r>
      <w:bookmarkEnd w:id="633"/>
    </w:p>
    <w:p w:rsidRDefault="00000000" w:rsidR="00000000" w:rsidP="008B4A53">
      <w:pPr>
        <w:pStyle w:val="ScheduleTitleClause"/>
      </w:pPr>
      <w:r>
        <w:fldChar w:fldCharType="begin"/>
      </w:r>
      <w:r>
        <w:fldChar w:fldCharType="end"/>
      </w:r>
      <w:bookmarkStart w:id="634" w:name="a465718"/>
      <w:r>
        <w:rPr>
          <w:rFonts w:ascii="Arial" w:hAnsi="Arial" w:eastAsia="Arial" w:cs="Arial"/>
        </w:rPr>
        <w:t xml:space="preserve">[The Seller shall promptly provide the Buyer with any information (including copies of all relevant documents and correspondence) that comes to the attention of the Seller after Completion in respect of the actual or potential loss, withdrawal or unavailability of any relief from stamp duty </w:t>
      </w:r>
      <w:del w:id="14d59218-a8d2-4995-b41f-95c0649e52a8" w:author="AI Legal Counsel" w:authorEmail="ai@example.com" w:date="2026-02-05T08:50:00.000Z">
        <w:r>
          <w:rPr>
            <w:rFonts w:ascii="Arial" w:hAnsi="Arial" w:eastAsia="Arial" w:cs="Arial"/>
          </w:rPr>
          <w:delText xml:space="preserve">or stamp duty land tax </w:delText>
        </w:r>
      </w:del>
      <w:r>
        <w:rPr>
          <w:rFonts w:ascii="Arial" w:hAnsi="Arial" w:eastAsia="Arial" w:cs="Arial"/>
        </w:rPr>
        <w:t>which has been claimed by the Seller in connection with the grant of any lease which falls within the definition of the Leasehold Properties.]</w:t>
      </w:r>
      <w:bookmarkEnd w:id="634"/>
    </w:p>
    <w:p w:rsidRDefault="00000000" w:rsidR="00000000" w:rsidP="008B4A53">
      <w:pPr>
        <w:pStyle w:val="ScheduleTitleClause"/>
      </w:pPr>
      <w:r>
        <w:fldChar w:fldCharType="begin"/>
      </w:r>
      <w:r>
        <w:fldChar w:fldCharType="end"/>
      </w:r>
      <w:bookmarkStart w:id="635" w:name="a373673"/>
      <w:r>
        <w:t xml:space="preserve">[To the extent the Buyer does not obtain all EHS Permits (as defined in </w:t>
      </w:r>
      <w:r>
        <w:fldChar w:fldCharType="begin"/>
      </w:r>
      <w:r>
        <w:rPr>
          <w:highlight w:val="lightGray"/>
        </w:rPr>
        <w:instrText>REF a740546 \h \w \n</w:instrText>
      </w:r>
      <w:r>
        <w:fldChar w:fldCharType="separate"/>
      </w:r>
      <w:r>
        <w:t>Part 6</w:t>
      </w:r>
      <w:r>
        <w:fldChar w:fldCharType="end"/>
      </w:r>
      <w:r>
        <w:t xml:space="preserve"> of Schedule 13) it requires at, on or before Completion, the Seller shall, following Completion, continue to do, execute and perform all acts, documents and things necessary for the grant, transfer or reissuance of all EHS Permits to the Buyer (or its nominee) including giving to the Buyer (or its nominee) all reasonable assistance to enable the Buyer (or its nominee) to obtain any EHS Permit.]</w:t>
      </w:r>
      <w:bookmarkEnd w:id="635"/>
    </w:p>
    <w:p w:rsidRDefault="00000000" w:rsidR="00000000" w:rsidP="008B4A53">
      <w:pPr>
        <w:pStyle w:val="ScheduleTitleClause"/>
      </w:pPr>
      <w:bookmarkStart w:id="636" w:name="a898483"/>
      <w:r>
        <w:t>The Seller shall promptly transfer to the Buyer any money or other asset it receives after Completion that belongs to the Buyer under the terms of this agreement or otherwise.</w:t>
      </w:r>
      <w:bookmarkEnd w:id="636"/>
    </w:p>
    <w:p w:rsidRDefault="00000000" w:rsidR="00000000">
      <w:r>
        <w:br w:type="page"/>
      </w:r>
    </w:p>
    <w:p w:rsidRDefault="00000000" w:rsidR="00000000" w:rsidP="008B4A53">
      <w:pPr>
        <w:pStyle w:val="Schedule"/>
      </w:pPr>
      <w:bookmarkStart w:id="637" w:name="a938288"/>
      <w:bookmarkStart w:id="638" w:name="_Toc256000041"/>
      <w:r>
        <w:t>Conditions to Completion</w:t>
      </w:r>
      <w:bookmarkEnd w:id="637"/>
      <w:bookmarkEnd w:id="638"/>
    </w:p>
    <w:p w:rsidRDefault="00000000" w:rsidR="00000000" w:rsidP="008B4A53">
      <w:pPr>
        <w:pStyle w:val="ScheduleTitleClause"/>
      </w:pPr>
      <w:r>
        <w:fldChar w:fldCharType="begin"/>
      </w:r>
      <w:r>
        <w:fldChar w:fldCharType="end"/>
      </w:r>
      <w:r>
        <w:fldChar w:fldCharType="begin"/>
      </w:r>
      <w:r>
        <w:instrText>TC "1. Circular and shareholder consent" \l 1</w:instrText>
      </w:r>
      <w:r>
        <w:fldChar w:fldCharType="end"/>
      </w:r>
      <w:bookmarkStart w:id="639" w:name="a585382"/>
      <w:bookmarkStart w:id="640" w:name="_Toc256000042"/>
      <w:r>
        <w:t>[Circular and shareholder consent</w:t>
      </w:r>
      <w:bookmarkEnd w:id="639"/>
      <w:bookmarkEnd w:id="640"/>
    </w:p>
    <w:p w:rsidRDefault="00000000" w:rsidR="00000000" w:rsidP="008B4A53">
      <w:pPr>
        <w:pStyle w:val="ParaClause"/>
      </w:pPr>
      <w:r>
        <w:t xml:space="preserve">The despatch by the [Buyer </w:t>
      </w:r>
      <w:r>
        <w:rPr>
          <w:b/>
        </w:rPr>
        <w:t>OR</w:t>
      </w:r>
      <w:r>
        <w:t xml:space="preserve"> Seller] to its shareholders of a circular in the agreed form (</w:t>
      </w:r>
      <w:r>
        <w:rPr>
          <w:rStyle w:val="DefTerm"/>
        </w:rPr>
        <w:t>Circular</w:t>
      </w:r>
      <w:r>
        <w:t xml:space="preserve">) and the passing, at a duly convened general meeting of the [Buyer </w:t>
      </w:r>
      <w:r>
        <w:rPr>
          <w:b/>
        </w:rPr>
        <w:t>OR</w:t>
      </w:r>
      <w:r>
        <w:t xml:space="preserve"> Seller], of the resolutions in the form set out in the Circular.]</w:t>
      </w:r>
    </w:p>
    <w:p w:rsidRDefault="00000000" w:rsidR="00000000" w:rsidP="008B4A53">
      <w:pPr>
        <w:pStyle w:val="ScheduleTitleClause"/>
      </w:pPr>
      <w:r>
        <w:fldChar w:fldCharType="begin"/>
      </w:r>
      <w:r>
        <w:fldChar w:fldCharType="end"/>
      </w:r>
      <w:r>
        <w:fldChar w:fldCharType="begin"/>
      </w:r>
      <w:r>
        <w:instrText>TC "2. UK Merger Control Requirements" \l 1</w:instrText>
      </w:r>
      <w:r>
        <w:fldChar w:fldCharType="end"/>
      </w:r>
      <w:bookmarkStart w:id="641" w:name="a935696"/>
      <w:bookmarkStart w:id="642" w:name="_Toc256000043"/>
      <w:r>
        <w:t>[UK Merger Control Requirements</w:t>
      </w:r>
      <w:bookmarkEnd w:id="641"/>
      <w:bookmarkEnd w:id="642"/>
    </w:p>
    <w:p w:rsidRDefault="00000000" w:rsidR="00000000" w:rsidP="008B4A53">
      <w:pPr>
        <w:pStyle w:val="ParaClause"/>
      </w:pPr>
      <w:r>
        <w:t>If the Buyer considers (whether or not as a result of receiving confirmation to this effect from the European Commission) that the Transaction does not constitute a concentration having a Community dimension within the meaning of Council Regulation (EC) No. 139/2004 as amended [or any subsequent legislation], either:</w:t>
      </w:r>
    </w:p>
    <w:p w:rsidRDefault="00000000" w:rsidR="00000000" w:rsidP="008B4A53">
      <w:pPr>
        <w:pStyle w:val="ScheduleUntitledsubclause2"/>
      </w:pPr>
      <w:bookmarkStart w:id="643" w:name="a547124"/>
      <w:r>
        <w:t>the Buyer being satisfied (whether or not as a result of receiving confirmation from the Competition and Markets Authority) that the Transaction does not constitute a relevant merger situation within the meaning of Part 3 of the Enterprise Act 2002; or</w:t>
      </w:r>
      <w:bookmarkEnd w:id="643"/>
    </w:p>
    <w:p w:rsidRDefault="00000000" w:rsidR="00000000" w:rsidP="008B4A53">
      <w:pPr>
        <w:pStyle w:val="ScheduleUntitledsubclause2"/>
      </w:pPr>
      <w:bookmarkStart w:id="644" w:name="a959650"/>
      <w:r>
        <w:t>the Buyer receiving confirmation in terms satisfactory to it that there will not be a Phase 2 CMA reference of the Transaction][.</w:t>
      </w:r>
      <w:r>
        <w:rPr>
          <w:b/>
        </w:rPr>
        <w:t xml:space="preserve"> OR</w:t>
      </w:r>
      <w:r>
        <w:t xml:space="preserve"> ; or </w:t>
      </w:r>
      <w:r>
        <w:rPr>
          <w:b/>
        </w:rPr>
        <w:t>OR</w:t>
      </w:r>
      <w:r>
        <w:t xml:space="preserve"> ,]</w:t>
      </w:r>
      <w:bookmarkEnd w:id="644"/>
    </w:p>
    <w:p w:rsidRDefault="00000000" w:rsidR="00000000" w:rsidP="008B4A53">
      <w:pPr>
        <w:pStyle w:val="ScheduleUntitledsubclause2"/>
      </w:pPr>
      <w:r>
        <w:fldChar w:fldCharType="begin"/>
      </w:r>
      <w:r>
        <w:fldChar w:fldCharType="end"/>
      </w:r>
      <w:bookmarkStart w:id="645" w:name="a722070"/>
      <w:r>
        <w:t>[the Buyer receiving confirmation in terms satisfactory to it that there will not be a Phase 2 CMA reference of the Transaction, subject to the acceptance of undertakings by the CMA under Part 3 of the Enterprise Act 2002 and the terms of those undertakings are in all respects satisfactory to the Buyer[.</w:t>
      </w:r>
      <w:r>
        <w:rPr>
          <w:b/>
        </w:rPr>
        <w:t xml:space="preserve"> OR</w:t>
      </w:r>
      <w:r>
        <w:t xml:space="preserve"> ; or </w:t>
      </w:r>
      <w:r>
        <w:rPr>
          <w:b/>
        </w:rPr>
        <w:t>OR</w:t>
      </w:r>
      <w:r>
        <w:t xml:space="preserve"> ,]]</w:t>
      </w:r>
      <w:bookmarkEnd w:id="645"/>
    </w:p>
    <w:p w:rsidRDefault="00000000" w:rsidR="00000000" w:rsidP="008B4A53">
      <w:pPr>
        <w:pStyle w:val="ScheduleUntitledsubclause2"/>
      </w:pPr>
      <w:r>
        <w:fldChar w:fldCharType="begin"/>
      </w:r>
      <w:r>
        <w:fldChar w:fldCharType="end"/>
      </w:r>
      <w:bookmarkStart w:id="646" w:name="a903652"/>
      <w:r>
        <w:t>[completion of an inquiry following a Phase 2 CMA reference of the Transaction pursuant to which the Competition and Markets Authority makes a finding that [either:]]</w:t>
      </w:r>
      <w:bookmarkEnd w:id="646"/>
    </w:p>
    <w:p w:rsidRDefault="00000000" w:rsidR="00000000" w:rsidP="008B4A53">
      <w:pPr>
        <w:pStyle w:val="ScheduleUntitledsubclause3"/>
      </w:pPr>
      <w:bookmarkStart w:id="647" w:name="a254877"/>
      <w:r>
        <w:t xml:space="preserve">the Transaction is not expected to result in a substantial lessening of competition within any market or markets in the UK for goods or services[. </w:t>
      </w:r>
      <w:r>
        <w:rPr>
          <w:b/>
        </w:rPr>
        <w:t>OR</w:t>
      </w:r>
      <w:r>
        <w:t xml:space="preserve"> ; or </w:t>
      </w:r>
      <w:r>
        <w:rPr>
          <w:b/>
        </w:rPr>
        <w:t>OR</w:t>
      </w:r>
      <w:r>
        <w:t xml:space="preserve"> ,]</w:t>
      </w:r>
      <w:bookmarkEnd w:id="647"/>
    </w:p>
    <w:p w:rsidRDefault="00000000" w:rsidR="00000000" w:rsidP="008B4A53">
      <w:pPr>
        <w:pStyle w:val="ScheduleUntitledsubclause3"/>
      </w:pPr>
      <w:bookmarkStart w:id="648" w:name="a1034614"/>
      <w:r>
        <w:t xml:space="preserve">the Transaction may be expected to result in a substantial lessening of competition within a market or markets in the UK for goods or services but that the acceptance of specified undertakings by the Buyer would have the effect of remedying, mitigating or preventing that lessening of competition and the terms of such undertakings are in all respects acceptable to the Buyer[, </w:t>
      </w:r>
      <w:r>
        <w:rPr>
          <w:b/>
        </w:rPr>
        <w:t>OR</w:t>
      </w:r>
      <w:r>
        <w:t xml:space="preserve"> .]</w:t>
      </w:r>
      <w:bookmarkEnd w:id="648"/>
    </w:p>
    <w:p w:rsidRDefault="00000000" w:rsidR="00000000" w:rsidP="008B4A53">
      <w:pPr>
        <w:pStyle w:val="Parasubclause1"/>
      </w:pPr>
      <w:r>
        <w:t>[and, in addition to [paragraph 2</w:t>
      </w:r>
      <w:r>
        <w:fldChar w:fldCharType="begin"/>
      </w:r>
      <w:r>
        <w:rPr>
          <w:highlight w:val="lightGray"/>
        </w:rPr>
        <w:instrText>REF a547124 \h \w \n</w:instrText>
      </w:r>
      <w:r>
        <w:fldChar w:fldCharType="separate"/>
      </w:r>
      <w:r>
        <w:t>(a)</w:t>
      </w:r>
      <w:r>
        <w:fldChar w:fldCharType="end"/>
      </w:r>
      <w:r>
        <w:t>, paragraph 2</w:t>
      </w:r>
      <w:r>
        <w:fldChar w:fldCharType="begin"/>
      </w:r>
      <w:r>
        <w:rPr>
          <w:highlight w:val="lightGray"/>
        </w:rPr>
        <w:instrText>REF a959650 \h \w \n</w:instrText>
      </w:r>
      <w:r>
        <w:fldChar w:fldCharType="separate"/>
      </w:r>
      <w:r>
        <w:t>(b)</w:t>
      </w:r>
      <w:r>
        <w:fldChar w:fldCharType="end"/>
      </w:r>
      <w:r>
        <w:t>, paragraph 2</w:t>
      </w:r>
      <w:r>
        <w:fldChar w:fldCharType="begin"/>
      </w:r>
      <w:r>
        <w:rPr>
          <w:highlight w:val="lightGray"/>
        </w:rPr>
        <w:instrText>REF a722070 \h \w \n</w:instrText>
      </w:r>
      <w:r>
        <w:fldChar w:fldCharType="separate"/>
      </w:r>
      <w:r>
        <w:t>(c)</w:t>
      </w:r>
      <w:r>
        <w:fldChar w:fldCharType="end"/>
      </w:r>
      <w:r>
        <w:t xml:space="preserve"> or paragraph 2</w:t>
      </w:r>
      <w:r>
        <w:fldChar w:fldCharType="begin"/>
      </w:r>
      <w:r>
        <w:rPr>
          <w:highlight w:val="lightGray"/>
        </w:rPr>
        <w:instrText>REF a903652 \h \w \n</w:instrText>
      </w:r>
      <w:r>
        <w:fldChar w:fldCharType="separate"/>
      </w:r>
      <w:r>
        <w:t>(d)</w:t>
      </w:r>
      <w:r>
        <w:fldChar w:fldCharType="end"/>
      </w:r>
      <w:r>
        <w:t xml:space="preserve"> above], [either] the period specified in Rule </w:t>
      </w:r>
      <w:r w:rsidRPr="00261177">
        <w:t>25 of the Competition Appeal Tribunal Rules 2015 (SI 2015/48)</w:t>
      </w:r>
      <w:r>
        <w:t xml:space="preserve"> for making an application under section 120 of the Enterprise Act 2002 for the review of a decision of the Competition and Markets Authority in relation to the Transaction having expired without any such application being made[ or, where such an application has been made, the Competition Appeal Tribunal having dismissed such an application.]]</w:t>
      </w:r>
    </w:p>
    <w:p w:rsidRDefault="00000000" w:rsidR="00000000" w:rsidP="008B4A53">
      <w:pPr>
        <w:pStyle w:val="ScheduleTitleClause"/>
      </w:pPr>
      <w:r>
        <w:fldChar w:fldCharType="begin"/>
      </w:r>
      <w:r>
        <w:fldChar w:fldCharType="end"/>
      </w:r>
      <w:r>
        <w:fldChar w:fldCharType="begin"/>
      </w:r>
      <w:r>
        <w:instrText>TC "3. EU Merger Control Requirements" \l 1</w:instrText>
      </w:r>
      <w:r>
        <w:fldChar w:fldCharType="end"/>
      </w:r>
      <w:bookmarkStart w:id="649" w:name="a158129"/>
      <w:bookmarkStart w:id="650" w:name="_Toc256000044"/>
      <w:r>
        <w:t>[EU Merger Control Requirements</w:t>
      </w:r>
      <w:bookmarkEnd w:id="649"/>
      <w:bookmarkEnd w:id="650"/>
    </w:p>
    <w:p w:rsidRDefault="00000000" w:rsidR="00000000" w:rsidP="008B4A53">
      <w:pPr>
        <w:pStyle w:val="ParaClause"/>
      </w:pPr>
      <w:r>
        <w:t>Where the Transaction constitutes a concentration with a Community dimension within the meaning of Council Regulation (EEC) No. 139/2004 as amended [or any subsequent legislation], then:</w:t>
      </w:r>
    </w:p>
    <w:p w:rsidRDefault="00000000" w:rsidR="00000000" w:rsidP="008B4A53">
      <w:pPr>
        <w:pStyle w:val="ScheduleUntitledsubclause2"/>
      </w:pPr>
      <w:bookmarkStart w:id="651" w:name="a991272"/>
      <w:r>
        <w:t xml:space="preserve">the Buyer receiving confirmation from the European Commission in terms satisfactory to it that, despite the Transaction constituting such a concentration, the European Commission has decided not to oppose the concentration and has declared it compatible with the Internal Market[; and </w:t>
      </w:r>
      <w:r>
        <w:rPr>
          <w:b/>
        </w:rPr>
        <w:t>OR</w:t>
      </w:r>
      <w:r>
        <w:t xml:space="preserve"> or]</w:t>
      </w:r>
      <w:bookmarkEnd w:id="651"/>
    </w:p>
    <w:p w:rsidRDefault="00000000" w:rsidR="00000000" w:rsidP="008B4A53">
      <w:pPr>
        <w:pStyle w:val="ScheduleUntitledsubclause2"/>
      </w:pPr>
      <w:r>
        <w:fldChar w:fldCharType="begin"/>
      </w:r>
      <w:r>
        <w:fldChar w:fldCharType="end"/>
      </w:r>
      <w:bookmarkStart w:id="652" w:name="a343757"/>
      <w:r>
        <w:t>[the Buyer, having been told by the European Commission that the Transaction (or any part of it) has been referred to the government, regulatory body or competition authority of any EU member state, receiving confirmation in terms satisfactory to it from that government, regulatory body or competition authority that the Transaction has been approved in accordance with the relevant national legislation of that EU member state; or]</w:t>
      </w:r>
      <w:bookmarkEnd w:id="652"/>
    </w:p>
    <w:p w:rsidRDefault="00000000" w:rsidR="00000000" w:rsidP="008B4A53">
      <w:pPr>
        <w:pStyle w:val="ScheduleUntitledsubclause2"/>
      </w:pPr>
      <w:r>
        <w:fldChar w:fldCharType="begin"/>
      </w:r>
      <w:r>
        <w:fldChar w:fldCharType="end"/>
      </w:r>
      <w:bookmarkStart w:id="653" w:name="a286305"/>
      <w:r>
        <w:t>[the Buyer receiving confirmation from the European Commission in terms satisfactory to it that, despite opening proceedings in relation to the Transaction, the European Commission has declared it to be compatible with the Internal Market; or]</w:t>
      </w:r>
      <w:bookmarkEnd w:id="653"/>
    </w:p>
    <w:p w:rsidRDefault="00000000" w:rsidR="00000000" w:rsidP="008B4A53">
      <w:pPr>
        <w:pStyle w:val="ScheduleUntitledsubclause2"/>
      </w:pPr>
      <w:r>
        <w:fldChar w:fldCharType="begin"/>
      </w:r>
      <w:r>
        <w:fldChar w:fldCharType="end"/>
      </w:r>
      <w:bookmarkStart w:id="654" w:name="a724239"/>
      <w:r>
        <w:t xml:space="preserve">[the Buyer receiving confirmation from the European Commission that the Transaction will be declared to be compatible with the Internal Market[, and proceedings will not be initiated </w:t>
      </w:r>
      <w:r>
        <w:rPr>
          <w:b/>
        </w:rPr>
        <w:t>OR</w:t>
      </w:r>
      <w:r>
        <w:t xml:space="preserve"> whether before or after initiating proceedings,] on the condition that the Buyer gives certain specified undertakings to the European Commission and the terms of those undertakings being in all respects satisfactory to the Buyer.]]</w:t>
      </w:r>
      <w:bookmarkEnd w:id="654"/>
    </w:p>
    <w:p w:rsidRDefault="00000000" w:rsidR="00000000" w:rsidP="008B4A53">
      <w:pPr>
        <w:pStyle w:val="ScheduleTitleClause"/>
      </w:pPr>
      <w:r>
        <w:fldChar w:fldCharType="begin"/>
      </w:r>
      <w:r>
        <w:fldChar w:fldCharType="end"/>
      </w:r>
      <w:r>
        <w:fldChar w:fldCharType="begin"/>
      </w:r>
      <w:r>
        <w:instrText>TC "4. Other consents and clearances" \l 1</w:instrText>
      </w:r>
      <w:r>
        <w:fldChar w:fldCharType="end"/>
      </w:r>
      <w:bookmarkStart w:id="655" w:name="a144857"/>
      <w:bookmarkStart w:id="656" w:name="_Toc256000045"/>
      <w:r>
        <w:t>[Other consents and clearances</w:t>
      </w:r>
      <w:bookmarkEnd w:id="655"/>
      <w:bookmarkEnd w:id="656"/>
    </w:p>
    <w:p w:rsidRDefault="00000000" w:rsidR="00000000" w:rsidP="008B4A53">
      <w:pPr>
        <w:pStyle w:val="ScheduleUntitledsubclause1"/>
      </w:pPr>
      <w:bookmarkStart w:id="657" w:name="a617426"/>
      <w:r>
        <w:t>The Buyer receiving confirmation in terms satisfactory to it that the Transaction has been approved and no objections have been raised by:</w:t>
      </w:r>
      <w:bookmarkEnd w:id="657"/>
    </w:p>
    <w:p w:rsidRDefault="00000000" w:rsidR="00000000" w:rsidP="008B4A53">
      <w:pPr>
        <w:pStyle w:val="ScheduleUntitledsubclause2"/>
      </w:pPr>
      <w:bookmarkStart w:id="658" w:name="a189136"/>
      <w:r>
        <w:t>[LIST ANY OTHER RELEVANT NATIONAL COMPETITION AUTHORITIES AND NATIONAL MERGER CONTROL RULES IN ANY OTHER COUNTRIES WHERE THE TRANSACTION IS TO BE NOTIFIED FOR CLEARANCE.]</w:t>
      </w:r>
      <w:bookmarkEnd w:id="658"/>
    </w:p>
    <w:p w:rsidRDefault="00000000" w:rsidR="00000000" w:rsidP="008B4A53">
      <w:pPr>
        <w:pStyle w:val="ScheduleUntitledsubclause1"/>
      </w:pPr>
      <w:bookmarkStart w:id="659" w:name="a656106"/>
      <w:r>
        <w:t>The grant, in terms satisfactory to the Buyer, of all those consents, authorisations or similar clearances which are:</w:t>
      </w:r>
      <w:bookmarkEnd w:id="659"/>
    </w:p>
    <w:p w:rsidRDefault="00000000" w:rsidR="00000000" w:rsidP="008B4A53">
      <w:pPr>
        <w:pStyle w:val="ScheduleUntitledsubclause2"/>
      </w:pPr>
      <w:bookmarkStart w:id="660" w:name="a880414"/>
      <w:r>
        <w:t>required by any government, regulatory body or authority for Completion; or</w:t>
      </w:r>
      <w:bookmarkEnd w:id="660"/>
    </w:p>
    <w:p w:rsidRDefault="00000000" w:rsidR="00000000" w:rsidP="008B4A53">
      <w:pPr>
        <w:pStyle w:val="ScheduleUntitledsubclause2"/>
      </w:pPr>
      <w:bookmarkStart w:id="661" w:name="a941911"/>
      <w:r>
        <w:t>in the reasonable opinion of the Buyer, necessary or desirable for Completion.]</w:t>
      </w:r>
      <w:bookmarkEnd w:id="661"/>
    </w:p>
    <w:p w:rsidRDefault="00000000" w:rsidR="00000000" w:rsidP="008B4A53">
      <w:pPr>
        <w:pStyle w:val="ScheduleTitleClause"/>
      </w:pPr>
      <w:r>
        <w:fldChar w:fldCharType="begin"/>
      </w:r>
      <w:r>
        <w:fldChar w:fldCharType="end"/>
      </w:r>
      <w:r>
        <w:fldChar w:fldCharType="begin"/>
      </w:r>
      <w:r>
        <w:instrText>TC "5. Non-crystallisation of Encumbrances" \l 1</w:instrText>
      </w:r>
      <w:r>
        <w:fldChar w:fldCharType="end"/>
      </w:r>
      <w:bookmarkStart w:id="662" w:name="a901922"/>
      <w:bookmarkStart w:id="663" w:name="_Toc256000046"/>
      <w:r>
        <w:t>[Non-crystallisation of Encumbrances]</w:t>
      </w:r>
      <w:bookmarkEnd w:id="662"/>
      <w:bookmarkEnd w:id="663"/>
    </w:p>
    <w:p w:rsidRDefault="00000000" w:rsidR="00000000" w:rsidP="008B4A53">
      <w:pPr>
        <w:pStyle w:val="NoNumUntitledsubclause1"/>
      </w:pPr>
      <w:bookmarkStart w:id="664" w:name="a570802"/>
      <w:r>
        <w:t>Receipt by the Buyer of evidence satisfactory to the Buyer of the non-crystallisation of any Encumbrance relating to the Assets and the consent of the holders of all Encumbrances of whatever descriptions over the Assets or any of them to the sale and purchase of the Assets under this agreement, free from any and all such Encumbrances.</w:t>
      </w:r>
      <w:bookmarkEnd w:id="664"/>
    </w:p>
    <w:p w:rsidRDefault="00000000" w:rsidR="00000000" w:rsidP="008B4A53">
      <w:pPr>
        <w:pStyle w:val="ScheduleTitleClause"/>
      </w:pPr>
      <w:r>
        <w:fldChar w:fldCharType="begin"/>
      </w:r>
      <w:r>
        <w:fldChar w:fldCharType="end"/>
      </w:r>
      <w:r>
        <w:fldChar w:fldCharType="begin"/>
      </w:r>
      <w:r>
        <w:instrText>TC "6. Landlord consent" \l 1</w:instrText>
      </w:r>
      <w:r>
        <w:fldChar w:fldCharType="end"/>
      </w:r>
      <w:bookmarkStart w:id="665" w:name="a564165"/>
      <w:bookmarkStart w:id="666" w:name="_Toc256000047"/>
      <w:r>
        <w:t>[Landlord consent]</w:t>
      </w:r>
      <w:bookmarkEnd w:id="665"/>
      <w:bookmarkEnd w:id="666"/>
    </w:p>
    <w:p w:rsidRDefault="00000000" w:rsidR="00000000" w:rsidP="008B4A53">
      <w:pPr>
        <w:pStyle w:val="NoNumUntitledsubclause1"/>
      </w:pPr>
      <w:bookmarkStart w:id="667" w:name="a318495"/>
      <w:r>
        <w:t xml:space="preserve">To the extent that the consent of a landlord or superior landlord is required before [the Lease or any of the Leases] can be [transferred or assigned] to the Buyer, receipt by the Buyer in a form satisfactory to the Buyer of an unconditional and irrevocable consent from the landlord [and superior landlord] for the assignment of [the </w:t>
      </w:r>
      <w:r>
        <w:rPr>
          <w:b/>
        </w:rPr>
        <w:t xml:space="preserve">OR </w:t>
      </w:r>
      <w:r>
        <w:t xml:space="preserve">each] Lease to the Buyer, [the </w:t>
      </w:r>
      <w:r>
        <w:rPr>
          <w:b/>
        </w:rPr>
        <w:t>OR</w:t>
      </w:r>
      <w:r>
        <w:t xml:space="preserve"> each] consent being evidenced in a written, formal licence to assign, dated and signed or executed by or on behalf of each of the parties to it.</w:t>
      </w:r>
      <w:bookmarkEnd w:id="667"/>
    </w:p>
    <w:p w:rsidRDefault="00000000" w:rsidR="00000000" w:rsidP="008B4A53">
      <w:pPr>
        <w:pStyle w:val="ScheduleTitleClause"/>
      </w:pPr>
      <w:r>
        <w:fldChar w:fldCharType="begin"/>
      </w:r>
      <w:r>
        <w:fldChar w:fldCharType="end"/>
      </w:r>
      <w:r>
        <w:fldChar w:fldCharType="begin"/>
      </w:r>
      <w:r>
        <w:instrText>TC "7. No litigation challenging transaction" \l 1</w:instrText>
      </w:r>
      <w:r>
        <w:fldChar w:fldCharType="end"/>
      </w:r>
      <w:bookmarkStart w:id="668" w:name="a55507"/>
      <w:bookmarkStart w:id="669" w:name="_Toc256000048"/>
      <w:r>
        <w:t>[No litigation challenging transaction]</w:t>
      </w:r>
      <w:bookmarkEnd w:id="668"/>
      <w:bookmarkEnd w:id="669"/>
    </w:p>
    <w:p w:rsidRDefault="00000000" w:rsidR="00000000" w:rsidP="008B4A53">
      <w:pPr>
        <w:pStyle w:val="NoNumUntitledsubclause1"/>
      </w:pPr>
      <w:bookmarkStart w:id="670" w:name="a578892"/>
      <w:r>
        <w:t>No person:</w:t>
      </w:r>
      <w:bookmarkEnd w:id="670"/>
    </w:p>
    <w:p w:rsidRDefault="00000000" w:rsidR="00000000" w:rsidP="008B4A53">
      <w:pPr>
        <w:pStyle w:val="ScheduleUntitledsubclause2"/>
      </w:pPr>
      <w:bookmarkStart w:id="671" w:name="a275226"/>
      <w:r>
        <w:t>having commenced, or threatened to commence, any proceedings or investigation for the purpose of prohibiting or otherwise challenging or interfering with the Transaction; or</w:t>
      </w:r>
      <w:bookmarkEnd w:id="671"/>
    </w:p>
    <w:p w:rsidRDefault="00000000" w:rsidR="00000000" w:rsidP="008B4A53">
      <w:pPr>
        <w:pStyle w:val="ScheduleUntitledsubclause2"/>
      </w:pPr>
      <w:bookmarkStart w:id="672" w:name="a260499"/>
      <w:r>
        <w:t>having taken or threatened to take any action as a result of or in anticipation of the Transaction that would be materially inconsistent with any of the Warranties; or</w:t>
      </w:r>
      <w:bookmarkEnd w:id="672"/>
    </w:p>
    <w:p w:rsidRDefault="00000000" w:rsidR="00000000" w:rsidP="008B4A53">
      <w:pPr>
        <w:pStyle w:val="ScheduleUntitledsubclause2"/>
      </w:pPr>
      <w:bookmarkStart w:id="673" w:name="a570258"/>
      <w:r>
        <w:t>having enacted or proposed any legislation (including any subordinate legislation) which would prohibit, materially restrict or materially delay the implementation of the Transaction or the operations of the Business.</w:t>
      </w:r>
      <w:bookmarkEnd w:id="673"/>
    </w:p>
    <w:p w:rsidRDefault="00000000" w:rsidR="00000000">
      <w:r>
        <w:br w:type="page"/>
      </w:r>
    </w:p>
    <w:p w:rsidRDefault="00000000" w:rsidR="00000000" w:rsidP="008B4A53">
      <w:pPr>
        <w:pStyle w:val="Schedule"/>
      </w:pPr>
      <w:bookmarkStart w:id="674" w:name="a694388"/>
      <w:bookmarkStart w:id="675" w:name="_Toc256000049"/>
      <w:r>
        <w:t>The Customer Contracts</w:t>
      </w:r>
      <w:bookmarkEnd w:id="674"/>
      <w:bookmarkEnd w:id="675"/>
    </w:p>
    <w:p w:rsidRDefault="00000000" w:rsidR="00000000">
      <w:r>
        <w:br w:type="page"/>
      </w:r>
    </w:p>
    <w:p w:rsidRDefault="00000000" w:rsidR="00000000" w:rsidP="008B4A53">
      <w:pPr>
        <w:pStyle w:val="Schedule"/>
      </w:pPr>
      <w:bookmarkStart w:id="676" w:name="a534168"/>
      <w:bookmarkStart w:id="677" w:name="_Toc256000050"/>
      <w:r>
        <w:t>The Employees</w:t>
      </w:r>
      <w:bookmarkEnd w:id="676"/>
      <w:bookmarkEnd w:id="677"/>
    </w:p>
    <w:tbl>
      <w:tblPr>
        <w:tblW w:w="5000" w:type="pc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Column="1" w:firstRow="1" w:lastColumn="0" w:lastRow="0" w:noHBand="0" w:noVBand="1" w:val="04A0"/>
      </w:tblPr>
      <w:tblGrid>
        <w:gridCol w:w="799"/>
        <w:gridCol w:w="1494"/>
        <w:gridCol w:w="587"/>
        <w:gridCol w:w="809"/>
        <w:gridCol w:w="984"/>
        <w:gridCol w:w="829"/>
        <w:gridCol w:w="1040"/>
        <w:gridCol w:w="730"/>
        <w:gridCol w:w="1095"/>
        <w:gridCol w:w="973"/>
      </w:tblGrid>
      <w:tr w:rsidR="00E362A7" w:rsidTr="00664AA4">
        <w:tc>
          <w:tcPr>
            <w:tcW w:w="799" w:type="dxa"/>
            <w:tcBorders>
              <w:top w:val="single" w:color="auto" w:sz="8" w:space="0"/>
              <w:left w:val="single" w:color="auto" w:sz="8" w:space="0"/>
              <w:bottom w:val="single" w:color="auto" w:sz="8" w:space="0"/>
              <w:right w:val="single" w:color="auto" w:sz="8" w:space="0"/>
            </w:tcBorders>
          </w:tcPr>
          <w:p w:rsidRDefault="00000000" w:rsidR="00000000" w:rsidP="00664AA4">
            <w:pPr>
              <w:pStyle w:val="Paragraph"/>
              <w:jc w:val="left"/>
              <w:rPr>
                <w:b/>
              </w:rPr>
            </w:pPr>
            <w:r>
              <w:rPr>
                <w:b/>
              </w:rPr>
              <w:t>Job title</w:t>
            </w:r>
          </w:p>
        </w:tc>
        <w:tc>
          <w:tcPr>
            <w:tcW w:w="1494" w:type="dxa"/>
            <w:tcBorders>
              <w:top w:val="single" w:color="auto" w:sz="8" w:space="0"/>
              <w:left w:val="single" w:color="auto" w:sz="8" w:space="0"/>
              <w:bottom w:val="single" w:color="auto" w:sz="8" w:space="0"/>
              <w:right w:val="single" w:color="auto" w:sz="8" w:space="0"/>
            </w:tcBorders>
          </w:tcPr>
          <w:p w:rsidRDefault="00000000" w:rsidR="00000000" w:rsidP="00664AA4">
            <w:pPr>
              <w:pStyle w:val="Paragraph"/>
              <w:jc w:val="left"/>
              <w:rPr>
                <w:b/>
              </w:rPr>
            </w:pPr>
            <w:r>
              <w:rPr>
                <w:b/>
              </w:rPr>
              <w:t>Date of commencement of continuous employment</w:t>
            </w:r>
          </w:p>
        </w:tc>
        <w:tc>
          <w:tcPr>
            <w:tcW w:w="587" w:type="dxa"/>
            <w:tcBorders>
              <w:top w:val="single" w:color="auto" w:sz="8" w:space="0"/>
              <w:left w:val="single" w:color="auto" w:sz="8" w:space="0"/>
              <w:bottom w:val="single" w:color="auto" w:sz="8" w:space="0"/>
              <w:right w:val="single" w:color="auto" w:sz="8" w:space="0"/>
            </w:tcBorders>
          </w:tcPr>
          <w:p w:rsidRDefault="00000000" w:rsidR="00000000" w:rsidP="00664AA4">
            <w:pPr>
              <w:pStyle w:val="Paragraph"/>
              <w:jc w:val="left"/>
              <w:rPr>
                <w:b/>
              </w:rPr>
            </w:pPr>
            <w:r>
              <w:rPr>
                <w:b/>
              </w:rPr>
              <w:t>Age</w:t>
            </w:r>
          </w:p>
        </w:tc>
        <w:tc>
          <w:tcPr>
            <w:tcW w:w="809" w:type="dxa"/>
            <w:tcBorders>
              <w:top w:val="single" w:color="auto" w:sz="8" w:space="0"/>
              <w:left w:val="single" w:color="auto" w:sz="8" w:space="0"/>
              <w:bottom w:val="single" w:color="auto" w:sz="8" w:space="0"/>
              <w:right w:val="single" w:color="auto" w:sz="8" w:space="0"/>
            </w:tcBorders>
          </w:tcPr>
          <w:p w:rsidRDefault="00000000" w:rsidR="00000000" w:rsidP="00664AA4">
            <w:pPr>
              <w:pStyle w:val="Paragraph"/>
              <w:jc w:val="left"/>
              <w:rPr>
                <w:b/>
              </w:rPr>
            </w:pPr>
            <w:r>
              <w:rPr>
                <w:b/>
              </w:rPr>
              <w:t>Salary (£)</w:t>
            </w:r>
          </w:p>
        </w:tc>
        <w:tc>
          <w:tcPr>
            <w:tcW w:w="984" w:type="dxa"/>
            <w:tcBorders>
              <w:top w:val="single" w:color="auto" w:sz="8" w:space="0"/>
              <w:left w:val="single" w:color="auto" w:sz="8" w:space="0"/>
              <w:bottom w:val="single" w:color="auto" w:sz="8" w:space="0"/>
              <w:right w:val="single" w:color="auto" w:sz="8" w:space="0"/>
            </w:tcBorders>
          </w:tcPr>
          <w:p w:rsidRDefault="00000000" w:rsidR="00000000" w:rsidP="00664AA4">
            <w:pPr>
              <w:pStyle w:val="Paragraph"/>
              <w:jc w:val="left"/>
              <w:rPr>
                <w:b/>
              </w:rPr>
            </w:pPr>
            <w:r>
              <w:rPr>
                <w:b/>
              </w:rPr>
              <w:t>Pension</w:t>
            </w:r>
          </w:p>
        </w:tc>
        <w:tc>
          <w:tcPr>
            <w:tcW w:w="829" w:type="dxa"/>
            <w:tcBorders>
              <w:top w:val="single" w:color="auto" w:sz="8" w:space="0"/>
              <w:left w:val="single" w:color="auto" w:sz="8" w:space="0"/>
              <w:bottom w:val="single" w:color="auto" w:sz="8" w:space="0"/>
              <w:right w:val="single" w:color="auto" w:sz="8" w:space="0"/>
            </w:tcBorders>
          </w:tcPr>
          <w:p w:rsidRDefault="00000000" w:rsidR="00000000" w:rsidP="00664AA4">
            <w:pPr>
              <w:pStyle w:val="Paragraph"/>
              <w:jc w:val="left"/>
              <w:rPr>
                <w:b/>
              </w:rPr>
            </w:pPr>
            <w:r>
              <w:rPr>
                <w:b/>
              </w:rPr>
              <w:t>Bonus</w:t>
            </w:r>
          </w:p>
        </w:tc>
        <w:tc>
          <w:tcPr>
            <w:tcW w:w="1040" w:type="dxa"/>
            <w:tcBorders>
              <w:top w:val="single" w:color="auto" w:sz="8" w:space="0"/>
              <w:left w:val="single" w:color="auto" w:sz="8" w:space="0"/>
              <w:bottom w:val="single" w:color="auto" w:sz="8" w:space="0"/>
              <w:right w:val="single" w:color="auto" w:sz="8" w:space="0"/>
            </w:tcBorders>
          </w:tcPr>
          <w:p w:rsidRDefault="00000000" w:rsidR="00000000" w:rsidP="00664AA4">
            <w:pPr>
              <w:pStyle w:val="Paragraph"/>
              <w:jc w:val="left"/>
              <w:rPr>
                <w:b/>
              </w:rPr>
            </w:pPr>
            <w:r>
              <w:rPr>
                <w:b/>
              </w:rPr>
              <w:t>Holidays</w:t>
            </w:r>
          </w:p>
        </w:tc>
        <w:tc>
          <w:tcPr>
            <w:tcW w:w="730" w:type="dxa"/>
            <w:tcBorders>
              <w:top w:val="single" w:color="auto" w:sz="8" w:space="0"/>
              <w:left w:val="single" w:color="auto" w:sz="8" w:space="0"/>
              <w:bottom w:val="single" w:color="auto" w:sz="8" w:space="0"/>
              <w:right w:val="single" w:color="auto" w:sz="8" w:space="0"/>
            </w:tcBorders>
          </w:tcPr>
          <w:p w:rsidRDefault="00000000" w:rsidR="00000000" w:rsidP="00664AA4">
            <w:pPr>
              <w:pStyle w:val="Paragraph"/>
              <w:jc w:val="left"/>
              <w:rPr>
                <w:b/>
              </w:rPr>
            </w:pPr>
            <w:r>
              <w:rPr>
                <w:b/>
              </w:rPr>
              <w:t>Place of work</w:t>
            </w:r>
          </w:p>
        </w:tc>
        <w:tc>
          <w:tcPr>
            <w:tcW w:w="1095" w:type="dxa"/>
            <w:tcBorders>
              <w:top w:val="single" w:color="auto" w:sz="8" w:space="0"/>
              <w:left w:val="single" w:color="auto" w:sz="8" w:space="0"/>
              <w:bottom w:val="single" w:color="auto" w:sz="8" w:space="0"/>
              <w:right w:val="single" w:color="auto" w:sz="8" w:space="0"/>
            </w:tcBorders>
          </w:tcPr>
          <w:p w:rsidRDefault="00000000" w:rsidR="00000000" w:rsidP="00664AA4">
            <w:pPr>
              <w:pStyle w:val="Paragraph"/>
              <w:jc w:val="left"/>
              <w:rPr>
                <w:b/>
              </w:rPr>
            </w:pPr>
            <w:r w:rsidRPr="007825F7">
              <w:rPr>
                <w:b/>
              </w:rPr>
              <w:t>[Contrac</w:t>
            </w:r>
            <w:r>
              <w:rPr>
                <w:b/>
              </w:rPr>
              <w:t>t</w:t>
            </w:r>
          </w:p>
          <w:p w:rsidRDefault="00000000" w:rsidR="00000000" w:rsidP="00664AA4">
            <w:pPr>
              <w:pStyle w:val="Paragraph"/>
              <w:jc w:val="left"/>
              <w:rPr>
                <w:b/>
              </w:rPr>
            </w:pPr>
            <w:r w:rsidRPr="007825F7">
              <w:rPr>
                <w:b/>
              </w:rPr>
              <w:t>type]</w:t>
            </w:r>
          </w:p>
        </w:tc>
        <w:tc>
          <w:tcPr>
            <w:tcW w:w="973" w:type="dxa"/>
            <w:tcBorders>
              <w:top w:val="single" w:color="auto" w:sz="8" w:space="0"/>
              <w:left w:val="single" w:color="auto" w:sz="8" w:space="0"/>
              <w:bottom w:val="single" w:color="auto" w:sz="8" w:space="0"/>
              <w:right w:val="single" w:color="auto" w:sz="8" w:space="0"/>
            </w:tcBorders>
          </w:tcPr>
          <w:p w:rsidRDefault="00000000" w:rsidR="00000000" w:rsidP="00664AA4">
            <w:pPr>
              <w:pStyle w:val="Paragraph"/>
              <w:jc w:val="left"/>
              <w:rPr>
                <w:b/>
              </w:rPr>
            </w:pPr>
            <w:r>
              <w:rPr>
                <w:b/>
              </w:rPr>
              <w:t>Other benefits</w:t>
            </w:r>
          </w:p>
        </w:tc>
      </w:tr>
      <w:tr w:rsidR="00E362A7" w:rsidTr="00664AA4">
        <w:tc>
          <w:tcPr>
            <w:tcW w:w="799" w:type="dxa"/>
            <w:tcBorders>
              <w:top w:val="single" w:color="auto" w:sz="8" w:space="0"/>
              <w:left w:val="single" w:color="auto" w:sz="8" w:space="0"/>
              <w:bottom w:val="single" w:color="auto" w:sz="8" w:space="0"/>
              <w:right w:val="single" w:color="auto" w:sz="8" w:space="0"/>
            </w:tcBorders>
          </w:tcPr>
          <w:p w:rsidRDefault="00000000" w:rsidR="00000000" w:rsidP="00664AA4">
            <w:pPr>
              <w:pStyle w:val="Paragraph"/>
              <w:jc w:val="left"/>
            </w:pPr>
            <w:r>
              <w:t xml:space="preserve"> </w:t>
            </w:r>
          </w:p>
        </w:tc>
        <w:tc>
          <w:tcPr>
            <w:tcW w:w="1494" w:type="dxa"/>
            <w:tcBorders>
              <w:top w:val="single" w:color="auto" w:sz="8" w:space="0"/>
              <w:left w:val="single" w:color="auto" w:sz="8" w:space="0"/>
              <w:bottom w:val="single" w:color="auto" w:sz="8" w:space="0"/>
              <w:right w:val="single" w:color="auto" w:sz="8" w:space="0"/>
            </w:tcBorders>
          </w:tcPr>
          <w:p w:rsidRDefault="00000000" w:rsidR="00000000" w:rsidP="00664AA4">
            <w:pPr>
              <w:pStyle w:val="Paragraph"/>
              <w:jc w:val="left"/>
            </w:pPr>
            <w:r>
              <w:t xml:space="preserve"> </w:t>
            </w:r>
          </w:p>
        </w:tc>
        <w:tc>
          <w:tcPr>
            <w:tcW w:w="587" w:type="dxa"/>
            <w:tcBorders>
              <w:top w:val="single" w:color="auto" w:sz="8" w:space="0"/>
              <w:left w:val="single" w:color="auto" w:sz="8" w:space="0"/>
              <w:bottom w:val="single" w:color="auto" w:sz="8" w:space="0"/>
              <w:right w:val="single" w:color="auto" w:sz="8" w:space="0"/>
            </w:tcBorders>
          </w:tcPr>
          <w:p w:rsidRDefault="00000000" w:rsidR="00000000" w:rsidP="00664AA4">
            <w:pPr>
              <w:pStyle w:val="Paragraph"/>
              <w:jc w:val="left"/>
            </w:pPr>
            <w:r>
              <w:t xml:space="preserve"> </w:t>
            </w:r>
          </w:p>
        </w:tc>
        <w:tc>
          <w:tcPr>
            <w:tcW w:w="809" w:type="dxa"/>
            <w:tcBorders>
              <w:top w:val="single" w:color="auto" w:sz="8" w:space="0"/>
              <w:left w:val="single" w:color="auto" w:sz="8" w:space="0"/>
              <w:bottom w:val="single" w:color="auto" w:sz="8" w:space="0"/>
              <w:right w:val="single" w:color="auto" w:sz="8" w:space="0"/>
            </w:tcBorders>
          </w:tcPr>
          <w:p w:rsidRDefault="00000000" w:rsidR="00000000" w:rsidP="00664AA4">
            <w:pPr>
              <w:pStyle w:val="Paragraph"/>
              <w:jc w:val="left"/>
            </w:pPr>
            <w:r>
              <w:t xml:space="preserve"> </w:t>
            </w:r>
          </w:p>
        </w:tc>
        <w:tc>
          <w:tcPr>
            <w:tcW w:w="984" w:type="dxa"/>
            <w:tcBorders>
              <w:top w:val="single" w:color="auto" w:sz="8" w:space="0"/>
              <w:left w:val="single" w:color="auto" w:sz="8" w:space="0"/>
              <w:bottom w:val="single" w:color="auto" w:sz="8" w:space="0"/>
              <w:right w:val="single" w:color="auto" w:sz="8" w:space="0"/>
            </w:tcBorders>
          </w:tcPr>
          <w:p w:rsidRDefault="00000000" w:rsidR="00000000" w:rsidP="00664AA4">
            <w:pPr>
              <w:pStyle w:val="Paragraph"/>
              <w:jc w:val="left"/>
            </w:pPr>
            <w:r>
              <w:t xml:space="preserve"> </w:t>
            </w:r>
          </w:p>
        </w:tc>
        <w:tc>
          <w:tcPr>
            <w:tcW w:w="829" w:type="dxa"/>
            <w:tcBorders>
              <w:top w:val="single" w:color="auto" w:sz="8" w:space="0"/>
              <w:left w:val="single" w:color="auto" w:sz="8" w:space="0"/>
              <w:bottom w:val="single" w:color="auto" w:sz="8" w:space="0"/>
              <w:right w:val="single" w:color="auto" w:sz="8" w:space="0"/>
            </w:tcBorders>
          </w:tcPr>
          <w:p w:rsidRDefault="00000000" w:rsidR="00000000" w:rsidP="00664AA4">
            <w:pPr>
              <w:pStyle w:val="Paragraph"/>
              <w:jc w:val="left"/>
            </w:pPr>
            <w:r>
              <w:t xml:space="preserve"> </w:t>
            </w:r>
          </w:p>
        </w:tc>
        <w:tc>
          <w:tcPr>
            <w:tcW w:w="1040" w:type="dxa"/>
            <w:tcBorders>
              <w:top w:val="single" w:color="auto" w:sz="8" w:space="0"/>
              <w:left w:val="single" w:color="auto" w:sz="8" w:space="0"/>
              <w:bottom w:val="single" w:color="auto" w:sz="8" w:space="0"/>
              <w:right w:val="single" w:color="auto" w:sz="8" w:space="0"/>
            </w:tcBorders>
          </w:tcPr>
          <w:p w:rsidRDefault="00000000" w:rsidR="00000000" w:rsidP="00664AA4">
            <w:pPr>
              <w:pStyle w:val="Paragraph"/>
              <w:jc w:val="left"/>
            </w:pPr>
            <w:r>
              <w:t xml:space="preserve"> </w:t>
            </w:r>
          </w:p>
        </w:tc>
        <w:tc>
          <w:tcPr>
            <w:tcW w:w="730" w:type="dxa"/>
            <w:tcBorders>
              <w:top w:val="single" w:color="auto" w:sz="8" w:space="0"/>
              <w:left w:val="single" w:color="auto" w:sz="8" w:space="0"/>
              <w:bottom w:val="single" w:color="auto" w:sz="8" w:space="0"/>
              <w:right w:val="single" w:color="auto" w:sz="8" w:space="0"/>
            </w:tcBorders>
          </w:tcPr>
          <w:p w:rsidRDefault="00000000" w:rsidR="00000000" w:rsidP="00664AA4">
            <w:pPr>
              <w:pStyle w:val="Paragraph"/>
              <w:jc w:val="left"/>
            </w:pPr>
          </w:p>
        </w:tc>
        <w:tc>
          <w:tcPr>
            <w:tcW w:w="1095" w:type="dxa"/>
            <w:tcBorders>
              <w:top w:val="single" w:color="auto" w:sz="8" w:space="0"/>
              <w:left w:val="single" w:color="auto" w:sz="8" w:space="0"/>
              <w:bottom w:val="single" w:color="auto" w:sz="8" w:space="0"/>
              <w:right w:val="single" w:color="auto" w:sz="8" w:space="0"/>
            </w:tcBorders>
          </w:tcPr>
          <w:p w:rsidRDefault="00000000" w:rsidR="00000000" w:rsidP="00664AA4">
            <w:pPr>
              <w:pStyle w:val="Paragraph"/>
              <w:jc w:val="left"/>
            </w:pPr>
          </w:p>
        </w:tc>
        <w:tc>
          <w:tcPr>
            <w:tcW w:w="973" w:type="dxa"/>
            <w:tcBorders>
              <w:top w:val="single" w:color="auto" w:sz="8" w:space="0"/>
              <w:left w:val="single" w:color="auto" w:sz="8" w:space="0"/>
              <w:bottom w:val="single" w:color="auto" w:sz="8" w:space="0"/>
              <w:right w:val="single" w:color="auto" w:sz="8" w:space="0"/>
            </w:tcBorders>
          </w:tcPr>
          <w:p w:rsidRDefault="00000000" w:rsidR="00000000" w:rsidP="00664AA4">
            <w:pPr>
              <w:pStyle w:val="Paragraph"/>
              <w:jc w:val="left"/>
            </w:pPr>
            <w:r>
              <w:t xml:space="preserve"> </w:t>
            </w:r>
          </w:p>
        </w:tc>
      </w:tr>
    </w:tbl>
    <w:p w:rsidRDefault="00000000" w:rsidR="00000000" w:rsidP="008B4A53">
      <w:pPr>
        <w:pStyle w:val="IgnoredSpacing"/>
      </w:pPr>
    </w:p>
    <w:p w:rsidRDefault="00000000" w:rsidR="00000000">
      <w:r>
        <w:br w:type="page"/>
      </w:r>
    </w:p>
    <w:p w:rsidRDefault="00000000" w:rsidR="00000000" w:rsidP="008B4A53">
      <w:pPr>
        <w:pStyle w:val="Schedule"/>
      </w:pPr>
      <w:bookmarkStart w:id="678" w:name="a307270"/>
      <w:bookmarkStart w:id="679" w:name="_Toc256000051"/>
      <w:r>
        <w:t>Certain Assets</w:t>
      </w:r>
      <w:bookmarkEnd w:id="678"/>
      <w:bookmarkEnd w:id="679"/>
    </w:p>
    <w:p w:rsidRDefault="00000000" w:rsidR="00000000" w:rsidP="008B4A53">
      <w:pPr>
        <w:pStyle w:val="Part"/>
      </w:pPr>
      <w:bookmarkStart w:id="680" w:name="a218440"/>
      <w:bookmarkStart w:id="681" w:name="_Toc256000052"/>
      <w:r>
        <w:t>The Fixed Assets</w:t>
      </w:r>
      <w:bookmarkEnd w:id="680"/>
      <w:bookmarkEnd w:id="681"/>
    </w:p>
    <w:p w:rsidRDefault="00000000" w:rsidR="00000000" w:rsidP="008B4A53">
      <w:pPr>
        <w:pStyle w:val="Part"/>
      </w:pPr>
      <w:bookmarkStart w:id="682" w:name="a400023"/>
      <w:bookmarkStart w:id="683" w:name="_Toc256000053"/>
      <w:r>
        <w:t>The Moveable Assets</w:t>
      </w:r>
      <w:bookmarkEnd w:id="682"/>
      <w:bookmarkEnd w:id="683"/>
    </w:p>
    <w:p w:rsidRDefault="00000000" w:rsidR="00000000">
      <w:r>
        <w:br w:type="page"/>
      </w:r>
    </w:p>
    <w:p w:rsidRDefault="00000000" w:rsidR="00000000" w:rsidP="008B4A53">
      <w:pPr>
        <w:pStyle w:val="Schedule"/>
      </w:pPr>
      <w:bookmarkStart w:id="684" w:name="a164367"/>
      <w:bookmarkStart w:id="685" w:name="_Toc256000054"/>
      <w:r>
        <w:t>The Intellectual Property Rights</w:t>
      </w:r>
      <w:bookmarkEnd w:id="684"/>
      <w:bookmarkEnd w:id="685"/>
    </w:p>
    <w:p w:rsidRDefault="00000000" w:rsidR="00000000" w:rsidP="008B4A53">
      <w:pPr>
        <w:pStyle w:val="Part"/>
      </w:pPr>
      <w:bookmarkStart w:id="686" w:name="a858653"/>
      <w:bookmarkStart w:id="687" w:name="_Toc256000055"/>
      <w:r>
        <w:t>The Business Intellectual Property Rights</w:t>
      </w:r>
      <w:bookmarkEnd w:id="686"/>
      <w:bookmarkEnd w:id="687"/>
    </w:p>
    <w:p w:rsidRDefault="00000000" w:rsidR="00000000" w:rsidP="008B4A53">
      <w:pPr>
        <w:pStyle w:val="Part"/>
      </w:pPr>
      <w:bookmarkStart w:id="688" w:name="a510215"/>
      <w:bookmarkStart w:id="689" w:name="_Toc256000056"/>
      <w:r>
        <w:t>Buyer's Shared Intellectual Property Rights</w:t>
      </w:r>
      <w:bookmarkEnd w:id="688"/>
      <w:bookmarkEnd w:id="689"/>
    </w:p>
    <w:p w:rsidRDefault="00000000" w:rsidR="00000000" w:rsidP="008B4A53">
      <w:pPr>
        <w:pStyle w:val="Part"/>
      </w:pPr>
      <w:bookmarkStart w:id="690" w:name="a555531"/>
      <w:bookmarkStart w:id="691" w:name="_Toc256000057"/>
      <w:r>
        <w:t>Seller's Shared Intellectual Property Rights</w:t>
      </w:r>
      <w:bookmarkEnd w:id="690"/>
      <w:bookmarkEnd w:id="691"/>
    </w:p>
    <w:p w:rsidRDefault="00000000" w:rsidR="00000000" w:rsidP="008B4A53">
      <w:pPr>
        <w:pStyle w:val="Part"/>
      </w:pPr>
      <w:bookmarkStart w:id="692" w:name="a950740"/>
      <w:bookmarkStart w:id="693" w:name="_Toc256000058"/>
      <w:r>
        <w:t>IP Licences</w:t>
      </w:r>
      <w:bookmarkEnd w:id="692"/>
      <w:bookmarkEnd w:id="693"/>
    </w:p>
    <w:p w:rsidRDefault="00000000" w:rsidR="00000000">
      <w:r>
        <w:br w:type="page"/>
      </w:r>
    </w:p>
    <w:p w:rsidRDefault="00000000" w:rsidR="00000000" w:rsidP="008B4A53">
      <w:pPr>
        <w:pStyle w:val="Schedule"/>
      </w:pPr>
      <w:bookmarkStart w:id="694" w:name="a499533"/>
      <w:bookmarkStart w:id="695" w:name="_Toc256000059"/>
      <w:r>
        <w:t>The Leasing and Hire Agreements</w:t>
      </w:r>
      <w:bookmarkEnd w:id="694"/>
      <w:bookmarkEnd w:id="695"/>
    </w:p>
    <w:p w:rsidRDefault="00000000" w:rsidR="00000000">
      <w:r>
        <w:br w:type="page"/>
      </w:r>
    </w:p>
    <w:p w:rsidRDefault="00000000" w:rsidR="00000000" w:rsidP="008B4A53">
      <w:pPr>
        <w:pStyle w:val="Schedule"/>
      </w:pPr>
      <w:bookmarkStart w:id="696" w:name="a854608"/>
      <w:bookmarkStart w:id="697" w:name="_Toc256000060"/>
      <w:r>
        <w:t>The Properties</w:t>
      </w:r>
      <w:bookmarkEnd w:id="696"/>
      <w:bookmarkEnd w:id="697"/>
    </w:p>
    <w:p w:rsidRDefault="00000000" w:rsidR="00000000" w:rsidP="008B4A53">
      <w:pPr>
        <w:pStyle w:val="Part"/>
      </w:pPr>
      <w:bookmarkStart w:id="698" w:name="a787929"/>
      <w:bookmarkStart w:id="699" w:name="_Toc256000061"/>
      <w:r>
        <w:t>Freehold Properties</w:t>
      </w:r>
      <w:bookmarkEnd w:id="698"/>
      <w:bookmarkEnd w:id="699"/>
    </w:p>
    <w:p w:rsidRDefault="00000000" w:rsidR="00000000" w:rsidP="008B4A53">
      <w:pPr>
        <w:pStyle w:val="Part"/>
      </w:pPr>
      <w:bookmarkStart w:id="700" w:name="a715751"/>
      <w:bookmarkStart w:id="701" w:name="_Toc256000062"/>
      <w:r>
        <w:t>Leasehold Properties</w:t>
      </w:r>
      <w:bookmarkEnd w:id="700"/>
      <w:bookmarkEnd w:id="701"/>
    </w:p>
    <w:p w:rsidRDefault="00000000" w:rsidR="00000000" w:rsidP="008B4A53">
      <w:pPr>
        <w:pStyle w:val="Part"/>
      </w:pPr>
      <w:bookmarkStart w:id="702" w:name="a416672"/>
      <w:bookmarkStart w:id="703" w:name="_Toc256000063"/>
      <w:r>
        <w:t>Conditions of sale: Freehold Properties</w:t>
      </w:r>
      <w:bookmarkEnd w:id="702"/>
      <w:bookmarkEnd w:id="703"/>
    </w:p>
    <w:p w:rsidRDefault="00000000" w:rsidR="00000000" w:rsidP="008B4A53">
      <w:pPr>
        <w:pStyle w:val="Part"/>
      </w:pPr>
      <w:bookmarkStart w:id="704" w:name="a629480"/>
      <w:bookmarkStart w:id="705" w:name="_Toc256000064"/>
      <w:r>
        <w:t>Conditions of sale: Leasehold Properties</w:t>
      </w:r>
      <w:bookmarkEnd w:id="704"/>
      <w:bookmarkEnd w:id="705"/>
    </w:p>
    <w:p w:rsidRDefault="00000000" w:rsidR="00000000" w:rsidP="008B4A53">
      <w:pPr>
        <w:pStyle w:val="Part"/>
      </w:pPr>
      <w:bookmarkStart w:id="706" w:name="a237364"/>
      <w:bookmarkStart w:id="707" w:name="_Toc256000065"/>
      <w:r>
        <w:t>Transfer of Freehold Properties</w:t>
      </w:r>
      <w:bookmarkEnd w:id="706"/>
      <w:bookmarkEnd w:id="707"/>
    </w:p>
    <w:p w:rsidRDefault="00000000" w:rsidR="00000000" w:rsidP="008B4A53">
      <w:pPr>
        <w:pStyle w:val="Part"/>
      </w:pPr>
      <w:bookmarkStart w:id="708" w:name="a350813"/>
      <w:bookmarkStart w:id="709" w:name="_Toc256000066"/>
      <w:r>
        <w:t>Transfer and assignment of Leasehold Properties</w:t>
      </w:r>
      <w:bookmarkEnd w:id="708"/>
      <w:bookmarkEnd w:id="709"/>
    </w:p>
    <w:p w:rsidRDefault="00000000" w:rsidR="00000000">
      <w:r>
        <w:br w:type="page"/>
      </w:r>
    </w:p>
    <w:p w:rsidRDefault="00000000" w:rsidR="00000000" w:rsidP="008B4A53">
      <w:pPr>
        <w:pStyle w:val="Schedule"/>
      </w:pPr>
      <w:bookmarkStart w:id="710" w:name="a682887"/>
      <w:bookmarkStart w:id="711" w:name="_Toc256000067"/>
      <w:r>
        <w:t>The Supplier Contracts</w:t>
      </w:r>
      <w:bookmarkEnd w:id="710"/>
      <w:bookmarkEnd w:id="711"/>
    </w:p>
    <w:p w:rsidRDefault="00000000" w:rsidR="00000000">
      <w:r>
        <w:br w:type="page"/>
      </w:r>
    </w:p>
    <w:p w:rsidRDefault="00000000" w:rsidR="00000000" w:rsidP="008B4A53">
      <w:pPr>
        <w:pStyle w:val="Schedule"/>
      </w:pPr>
      <w:bookmarkStart w:id="712" w:name="a522667"/>
      <w:bookmarkStart w:id="713" w:name="_Toc256000068"/>
      <w:r>
        <w:t>The Motor Vehicles</w:t>
      </w:r>
      <w:bookmarkEnd w:id="712"/>
      <w:bookmarkEnd w:id="713"/>
    </w:p>
    <w:p w:rsidRDefault="00000000" w:rsidR="00000000" w:rsidP="008B4A53">
      <w:pPr>
        <w:pStyle w:val="IgnoredSpacing"/>
      </w:pPr>
      <w:bookmarkStart w:id="714" w:name="a1003327"/>
      <w:bookmarkEnd w:id="714"/>
    </w:p>
    <w:tbl>
      <w:tblPr>
        <w:tblW w:w="5000" w:type="pc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firstColumn="1" w:firstRow="1" w:lastColumn="0" w:lastRow="0" w:noHBand="0" w:noVBand="1" w:val="04A0"/>
      </w:tblPr>
      <w:tblGrid>
        <w:gridCol w:w="4670"/>
        <w:gridCol w:w="4670"/>
      </w:tblGrid>
      <w:tr w:rsidR="00E362A7" w:rsidTr="00664AA4">
        <w:tc>
          <w:tcPr>
            <w:tcW w:w="4670" w:type="dxa"/>
            <w:tcBorders>
              <w:top w:val="single" w:color="auto" w:sz="8" w:space="0"/>
              <w:left w:val="single" w:color="auto" w:sz="8" w:space="0"/>
              <w:bottom w:val="single" w:color="auto" w:sz="8" w:space="0"/>
              <w:right w:val="single" w:color="auto" w:sz="8" w:space="0"/>
            </w:tcBorders>
          </w:tcPr>
          <w:p w:rsidRDefault="00000000" w:rsidR="00000000" w:rsidP="00664AA4">
            <w:pPr>
              <w:pStyle w:val="Paragraph"/>
              <w:jc w:val="left"/>
              <w:rPr>
                <w:b/>
              </w:rPr>
            </w:pPr>
            <w:r>
              <w:rPr>
                <w:b/>
              </w:rPr>
              <w:t>Description of vehicle</w:t>
            </w:r>
          </w:p>
        </w:tc>
        <w:tc>
          <w:tcPr>
            <w:tcW w:w="4670" w:type="dxa"/>
            <w:tcBorders>
              <w:top w:val="single" w:color="auto" w:sz="8" w:space="0"/>
              <w:left w:val="single" w:color="auto" w:sz="8" w:space="0"/>
              <w:bottom w:val="single" w:color="auto" w:sz="8" w:space="0"/>
              <w:right w:val="single" w:color="auto" w:sz="8" w:space="0"/>
            </w:tcBorders>
          </w:tcPr>
          <w:p w:rsidRDefault="00000000" w:rsidR="00000000" w:rsidP="00664AA4">
            <w:pPr>
              <w:pStyle w:val="Paragraph"/>
              <w:jc w:val="left"/>
              <w:rPr>
                <w:b/>
              </w:rPr>
            </w:pPr>
            <w:r>
              <w:rPr>
                <w:b/>
              </w:rPr>
              <w:t>Registration number</w:t>
            </w:r>
          </w:p>
        </w:tc>
      </w:tr>
      <w:tr w:rsidR="00E362A7" w:rsidTr="00664AA4">
        <w:tc>
          <w:tcPr>
            <w:tcW w:w="4670" w:type="dxa"/>
            <w:tcBorders>
              <w:top w:val="single" w:color="auto" w:sz="8" w:space="0"/>
              <w:left w:val="single" w:color="auto" w:sz="8" w:space="0"/>
              <w:bottom w:val="single" w:color="auto" w:sz="8" w:space="0"/>
              <w:right w:val="single" w:color="auto" w:sz="8" w:space="0"/>
            </w:tcBorders>
          </w:tcPr>
          <w:p w:rsidRDefault="00000000" w:rsidR="00000000" w:rsidP="00664AA4">
            <w:pPr>
              <w:pStyle w:val="Paragraph"/>
              <w:jc w:val="left"/>
            </w:pPr>
            <w:r>
              <w:t xml:space="preserve">  </w:t>
            </w:r>
          </w:p>
        </w:tc>
        <w:tc>
          <w:tcPr>
            <w:tcW w:w="4670" w:type="dxa"/>
            <w:tcBorders>
              <w:top w:val="single" w:color="auto" w:sz="8" w:space="0"/>
              <w:left w:val="single" w:color="auto" w:sz="8" w:space="0"/>
              <w:bottom w:val="single" w:color="auto" w:sz="8" w:space="0"/>
              <w:right w:val="single" w:color="auto" w:sz="8" w:space="0"/>
            </w:tcBorders>
          </w:tcPr>
          <w:p w:rsidRDefault="00000000" w:rsidR="00000000" w:rsidP="00664AA4">
            <w:pPr>
              <w:pStyle w:val="Paragraph"/>
              <w:jc w:val="left"/>
            </w:pPr>
            <w:r>
              <w:t xml:space="preserve">  </w:t>
            </w:r>
          </w:p>
        </w:tc>
      </w:tr>
    </w:tbl>
    <w:p w:rsidRDefault="00000000" w:rsidR="00000000" w:rsidP="008B4A53">
      <w:pPr>
        <w:pStyle w:val="IgnoredSpacing"/>
      </w:pPr>
    </w:p>
    <w:p w:rsidRDefault="00000000" w:rsidR="00000000">
      <w:r>
        <w:br w:type="page"/>
      </w:r>
    </w:p>
    <w:p w:rsidRDefault="00000000" w:rsidR="00000000" w:rsidP="008B4A53">
      <w:pPr>
        <w:pStyle w:val="Schedule"/>
      </w:pPr>
      <w:bookmarkStart w:id="715" w:name="a499030"/>
      <w:bookmarkStart w:id="716" w:name="_Toc256000069"/>
      <w:r>
        <w:t>Information technology</w:t>
      </w:r>
      <w:bookmarkEnd w:id="715"/>
      <w:bookmarkEnd w:id="716"/>
    </w:p>
    <w:p w:rsidRDefault="00000000" w:rsidR="00000000" w:rsidP="008B4A53">
      <w:pPr>
        <w:pStyle w:val="Part"/>
      </w:pPr>
      <w:bookmarkStart w:id="717" w:name="a356292"/>
      <w:bookmarkStart w:id="718" w:name="_Toc256000070"/>
      <w:r>
        <w:t>Particulars of the IT System</w:t>
      </w:r>
      <w:bookmarkEnd w:id="717"/>
      <w:bookmarkEnd w:id="718"/>
    </w:p>
    <w:p w:rsidRDefault="00000000" w:rsidR="00000000" w:rsidP="008B4A53">
      <w:pPr>
        <w:pStyle w:val="Part"/>
      </w:pPr>
      <w:bookmarkStart w:id="719" w:name="a751501"/>
      <w:bookmarkStart w:id="720" w:name="_Toc256000071"/>
      <w:r>
        <w:t>Particulars of the IT Contracts</w:t>
      </w:r>
      <w:bookmarkEnd w:id="719"/>
      <w:bookmarkEnd w:id="720"/>
    </w:p>
    <w:p w:rsidRDefault="00000000" w:rsidR="00000000">
      <w:r>
        <w:br w:type="page"/>
      </w:r>
    </w:p>
    <w:p w:rsidRDefault="00000000" w:rsidR="00000000" w:rsidP="008B4A53">
      <w:pPr>
        <w:pStyle w:val="Schedule"/>
      </w:pPr>
      <w:bookmarkStart w:id="721" w:name="a90549"/>
      <w:bookmarkStart w:id="722" w:name="_Toc256000072"/>
      <w:r>
        <w:t>Warranties</w:t>
      </w:r>
      <w:bookmarkEnd w:id="721"/>
      <w:bookmarkEnd w:id="722"/>
    </w:p>
    <w:p w:rsidRDefault="00000000" w:rsidR="00000000" w:rsidP="008B4A53">
      <w:pPr>
        <w:pStyle w:val="Part"/>
      </w:pPr>
      <w:bookmarkStart w:id="723" w:name="a50415"/>
      <w:bookmarkStart w:id="724" w:name="_Toc256000073"/>
      <w:r>
        <w:t>General warranties</w:t>
      </w:r>
      <w:bookmarkEnd w:id="723"/>
      <w:bookmarkEnd w:id="724"/>
    </w:p>
    <w:p w:rsidRDefault="00000000" w:rsidR="00000000" w:rsidP="008B4A53">
      <w:pPr>
        <w:pStyle w:val="ScheduleTitleClause"/>
      </w:pPr>
      <w:r>
        <w:fldChar w:fldCharType="begin"/>
      </w:r>
      <w:r>
        <w:instrText>TC "1. Information supplied" \l 1</w:instrText>
      </w:r>
      <w:r>
        <w:fldChar w:fldCharType="end"/>
      </w:r>
      <w:bookmarkStart w:id="725" w:name="a701976"/>
      <w:bookmarkStart w:id="726" w:name="_Toc256000074"/>
      <w:r>
        <w:t>Information supplied</w:t>
      </w:r>
      <w:bookmarkEnd w:id="725"/>
      <w:bookmarkEnd w:id="726"/>
    </w:p>
    <w:p w:rsidRDefault="00000000" w:rsidR="00000000" w:rsidP="008B4A53">
      <w:pPr>
        <w:pStyle w:val="ScheduleUntitledsubclause1"/>
      </w:pPr>
      <w:bookmarkStart w:id="727" w:name="a481713"/>
      <w:r>
        <w:t>All information contained in this agreement, all matters contained in the Disclosure Letter and all other information relating to the Business and the Assets given by or on behalf of the Seller (or its agents or advisers) to the Buyer (or its agents or advisers) was, when given, and is now true, accurate and complete in every respect and is not misleading.</w:t>
      </w:r>
      <w:bookmarkEnd w:id="727"/>
    </w:p>
    <w:p w:rsidRDefault="00000000" w:rsidR="00000000" w:rsidP="008B4A53">
      <w:pPr>
        <w:pStyle w:val="ScheduleUntitledsubclause1"/>
      </w:pPr>
      <w:r>
        <w:fldChar w:fldCharType="begin"/>
      </w:r>
      <w:r>
        <w:fldChar w:fldCharType="end"/>
      </w:r>
      <w:bookmarkStart w:id="728" w:name="a876922"/>
      <w:r>
        <w:t>[There is no information that has not been Disclosed which, if Disclosed, might reasonably affect the willingness of the Buyer to buy the Business and the Assets on the terms of this agreement.]</w:t>
      </w:r>
      <w:bookmarkEnd w:id="728"/>
    </w:p>
    <w:p w:rsidRDefault="00000000" w:rsidR="00000000" w:rsidP="008B4A53">
      <w:pPr>
        <w:pStyle w:val="ScheduleUntitledsubclause1"/>
      </w:pPr>
      <w:bookmarkStart w:id="729" w:name="a691294"/>
      <w:r>
        <w:t>The documents in the Disclosure Bundle are true and complete copies of the originals.</w:t>
      </w:r>
      <w:bookmarkEnd w:id="729"/>
    </w:p>
    <w:p w:rsidRDefault="00000000" w:rsidR="00000000" w:rsidP="008B4A53">
      <w:pPr>
        <w:pStyle w:val="ScheduleTitleClause"/>
      </w:pPr>
      <w:r>
        <w:fldChar w:fldCharType="begin"/>
      </w:r>
      <w:r>
        <w:instrText>TC "2. Capacity of the Seller" \l 1</w:instrText>
      </w:r>
      <w:r>
        <w:fldChar w:fldCharType="end"/>
      </w:r>
      <w:bookmarkStart w:id="730" w:name="a513757"/>
      <w:bookmarkStart w:id="731" w:name="_Toc256000075"/>
      <w:r>
        <w:t>Capacity of the Seller</w:t>
      </w:r>
      <w:bookmarkEnd w:id="730"/>
      <w:bookmarkEnd w:id="731"/>
    </w:p>
    <w:p w:rsidRDefault="00000000" w:rsidR="00000000" w:rsidP="008B4A53">
      <w:pPr>
        <w:pStyle w:val="ScheduleUntitledsubclause1"/>
      </w:pPr>
      <w:bookmarkStart w:id="732" w:name="a780790"/>
      <w:r>
        <w:t xml:space="preserve">The Seller has all requisite power and authority, and has taken all necessary corporate action, to enable it to enter into and perform this agreement and all agreements and documents entered into, or to be entered into, pursuant to the terms of this agreement. </w:t>
      </w:r>
      <w:bookmarkEnd w:id="732"/>
    </w:p>
    <w:p w:rsidRDefault="00000000" w:rsidR="00000000" w:rsidP="008B4A53">
      <w:pPr>
        <w:pStyle w:val="ScheduleUntitledsubclause1"/>
      </w:pPr>
      <w:bookmarkStart w:id="733" w:name="a1003209"/>
      <w:r>
        <w:t xml:space="preserve">This agreement and all other agreements and documents referred to in it constitute (or shall when executed constitute) valid, legal and binding obligations on the Seller enforceable in accordance with their respective terms. </w:t>
      </w:r>
      <w:bookmarkEnd w:id="733"/>
    </w:p>
    <w:p w:rsidRDefault="00000000" w:rsidR="00000000" w:rsidP="008B4A53">
      <w:pPr>
        <w:pStyle w:val="ScheduleUntitledsubclause1"/>
      </w:pPr>
      <w:bookmarkStart w:id="734" w:name="a369469"/>
      <w:r>
        <w:t>The Seller does not require the consent, approval or authority of any other person to enter into or perform its obligations under this agreement. The Seller's entry into and performance of this agreement will not constitute any breach of or default under its articles of association or any other agreement or instrument or order, judgement, decree or other restriction binding on it, and the Seller is not engaged in any litigation or arbitration proceedings which might have an effect on its capacity or ability to perform its obligations under this agreement and no such legal or arbitration proceedings have been threatened against it.</w:t>
      </w:r>
      <w:bookmarkEnd w:id="734"/>
    </w:p>
    <w:p w:rsidRDefault="00000000" w:rsidR="00000000" w:rsidP="008B4A53">
      <w:pPr>
        <w:pStyle w:val="ScheduleUntitledsubclause1"/>
      </w:pPr>
      <w:bookmarkStart w:id="735" w:name="a979690"/>
      <w:r>
        <w:t>The Business is not carried on by or for the benefit of any person other than the Seller.</w:t>
      </w:r>
      <w:bookmarkEnd w:id="735"/>
    </w:p>
    <w:p w:rsidRDefault="00000000" w:rsidR="00000000" w:rsidP="008B4A53">
      <w:pPr>
        <w:pStyle w:val="ScheduleTitleClause"/>
      </w:pPr>
      <w:r>
        <w:fldChar w:fldCharType="begin"/>
      </w:r>
      <w:r>
        <w:instrText>TC "3. Records" \l 1</w:instrText>
      </w:r>
      <w:r>
        <w:fldChar w:fldCharType="end"/>
      </w:r>
      <w:bookmarkStart w:id="736" w:name="a648569"/>
      <w:bookmarkStart w:id="737" w:name="_Toc256000076"/>
      <w:r>
        <w:t>Records</w:t>
      </w:r>
      <w:bookmarkEnd w:id="736"/>
      <w:bookmarkEnd w:id="737"/>
    </w:p>
    <w:p w:rsidRDefault="00000000" w:rsidR="00000000" w:rsidP="008B4A53">
      <w:pPr>
        <w:pStyle w:val="ScheduleUntitledsubclause1"/>
      </w:pPr>
      <w:bookmarkStart w:id="738" w:name="a579059"/>
      <w:r>
        <w:t>All Records:</w:t>
      </w:r>
      <w:bookmarkEnd w:id="738"/>
    </w:p>
    <w:p w:rsidRDefault="00000000" w:rsidR="00000000" w:rsidP="008B4A53">
      <w:pPr>
        <w:pStyle w:val="ScheduleUntitledsubclause2"/>
      </w:pPr>
      <w:bookmarkStart w:id="739" w:name="a234163"/>
      <w:r>
        <w:t>have been properly prepared and maintained;</w:t>
      </w:r>
      <w:bookmarkEnd w:id="739"/>
    </w:p>
    <w:p w:rsidRDefault="00000000" w:rsidR="00000000" w:rsidP="008B4A53">
      <w:pPr>
        <w:pStyle w:val="ScheduleUntitledsubclause2"/>
      </w:pPr>
      <w:bookmarkStart w:id="740" w:name="a629372"/>
      <w:r>
        <w:rPr>
          <w:rFonts w:ascii="Arial" w:hAnsi="Arial" w:eastAsia="Arial" w:cs="Arial"/>
        </w:rPr>
        <w:t xml:space="preserve">constitute an accurate record of all matters required by law to appear in them, and in the case of the accounting records, comply with the requirements of section </w:t>
      </w:r>
      <w:del w:id="d4cbfc92-39c1-44b5-a61c-03e545f54c9b" w:author="AI Legal Counsel" w:authorEmail="ai@example.com" w:date="2026-02-05T08:50:00.000Z">
        <w:r>
          <w:rPr>
            <w:rFonts w:ascii="Arial" w:hAnsi="Arial" w:eastAsia="Arial" w:cs="Arial"/>
          </w:rPr>
          <w:delText>386 and section 388</w:delText>
        </w:r>
      </w:del>
      <w:ins w:id="d4cbfc92-39c1-44b5-a61c-03e545f54c9b" w:author="AI Legal Counsel" w:authorEmail="ai@example.com" w:date="2026-02-05T08:50:00.000Z">
        <w:r>
          <w:rPr>
            <w:rFonts w:ascii="Arial" w:hAnsi="Arial" w:eastAsia="Arial" w:cs="Arial"/>
          </w:rPr>
          <w:t>199</w:t>
        </w:r>
      </w:ins>
      <w:r>
        <w:rPr>
          <w:rFonts w:ascii="Arial" w:hAnsi="Arial" w:eastAsia="Arial" w:cs="Arial"/>
        </w:rPr>
        <w:t xml:space="preserve"> of the Companies Act </w:t>
      </w:r>
      <w:del w:id="255b90e3-c2af-46ab-b4a4-18efa06392ba" w:author="AI Legal Counsel" w:authorEmail="ai@example.com" w:date="2026-02-05T08:50:00.000Z">
        <w:r>
          <w:rPr>
            <w:rFonts w:ascii="Arial" w:hAnsi="Arial" w:eastAsia="Arial" w:cs="Arial"/>
          </w:rPr>
          <w:delText>2006</w:delText>
        </w:r>
      </w:del>
      <w:ins w:id="255b90e3-c2af-46ab-b4a4-18efa06392ba" w:author="AI Legal Counsel" w:authorEmail="ai@example.com" w:date="2026-02-05T08:50:00.000Z">
        <w:r>
          <w:rPr>
            <w:rFonts w:ascii="Arial" w:hAnsi="Arial" w:eastAsia="Arial" w:cs="Arial"/>
          </w:rPr>
          <w:t>1967</w:t>
        </w:r>
      </w:ins>
      <w:r>
        <w:rPr>
          <w:rFonts w:ascii="Arial" w:hAnsi="Arial" w:eastAsia="Arial" w:cs="Arial"/>
        </w:rPr>
        <w:t>;</w:t>
      </w:r>
      <w:bookmarkEnd w:id="740"/>
    </w:p>
    <w:p w:rsidRDefault="00000000" w:rsidR="00000000" w:rsidP="008B4A53">
      <w:pPr>
        <w:pStyle w:val="ScheduleUntitledsubclause2"/>
      </w:pPr>
      <w:bookmarkStart w:id="741" w:name="a506061"/>
      <w:r>
        <w:t>do not contain any material inaccuracies or discrepancies; and</w:t>
      </w:r>
      <w:bookmarkEnd w:id="741"/>
    </w:p>
    <w:p w:rsidRDefault="00000000" w:rsidR="00000000" w:rsidP="008B4A53">
      <w:pPr>
        <w:pStyle w:val="ScheduleUntitledsubclause2"/>
      </w:pPr>
      <w:bookmarkStart w:id="742" w:name="a640108"/>
      <w:r>
        <w:t>are in the possession of the Seller.</w:t>
      </w:r>
      <w:bookmarkEnd w:id="742"/>
    </w:p>
    <w:p w:rsidRDefault="00000000" w:rsidR="00000000" w:rsidP="008B4A53">
      <w:pPr>
        <w:pStyle w:val="ScheduleUntitledsubclause1"/>
      </w:pPr>
      <w:bookmarkStart w:id="743" w:name="a508658"/>
      <w:r>
        <w:t>No notice has been received or allegation made that any of the Records are incorrect or should be rectified.</w:t>
      </w:r>
      <w:bookmarkEnd w:id="743"/>
    </w:p>
    <w:p w:rsidRDefault="00000000" w:rsidR="00000000" w:rsidP="008B4A53">
      <w:pPr>
        <w:pStyle w:val="ScheduleUntitledsubclause1"/>
      </w:pPr>
      <w:bookmarkStart w:id="744" w:name="a1043108"/>
      <w:r>
        <w:t>All statutory records, including accounting records, required to be kept or filed by the Seller in respect of the Business have been properly kept or filed and comply with the requirements of the Companies Acts [and all other applicable law].</w:t>
      </w:r>
      <w:bookmarkEnd w:id="744"/>
    </w:p>
    <w:p w:rsidRDefault="00000000" w:rsidR="00000000" w:rsidP="008B4A53">
      <w:pPr>
        <w:pStyle w:val="ScheduleTitleClause"/>
      </w:pPr>
      <w:r>
        <w:fldChar w:fldCharType="begin"/>
      </w:r>
      <w:r>
        <w:instrText>TC "4. Accounts" \l 1</w:instrText>
      </w:r>
      <w:r>
        <w:fldChar w:fldCharType="end"/>
      </w:r>
      <w:bookmarkStart w:id="745" w:name="a276044"/>
      <w:bookmarkStart w:id="746" w:name="_Toc256000077"/>
      <w:r>
        <w:t>Accounts</w:t>
      </w:r>
      <w:bookmarkEnd w:id="745"/>
      <w:bookmarkEnd w:id="746"/>
    </w:p>
    <w:p w:rsidRDefault="00000000" w:rsidR="00000000" w:rsidP="008B4A53">
      <w:pPr>
        <w:pStyle w:val="ScheduleUntitledsubclause1"/>
      </w:pPr>
      <w:bookmarkStart w:id="747" w:name="a663977"/>
      <w:r>
        <w:t xml:space="preserve">The Accounts have been </w:t>
      </w:r>
      <w:r w:rsidRPr="00CF4335">
        <w:rPr>
          <w:rFonts w:ascii="Arial" w:hAnsi="Arial" w:eastAsia="Arial" w:cs="Arial"/>
        </w:rPr>
        <w:t xml:space="preserve">properly prepared in accordance with </w:t>
      </w:r>
      <w:del w:id="7594d52d-b8d6-4839-9add-b52d4bacfbcd" w:author="AI Legal Counsel" w:authorEmail="ai@example.com" w:date="2026-02-05T08:50:00.000Z" w:rsidRPr="00CF4335">
        <w:r>
          <w:rPr>
            <w:rFonts w:ascii="Arial" w:hAnsi="Arial" w:eastAsia="Arial" w:cs="Arial"/>
          </w:rPr>
          <w:delText>FRS 102,</w:delText>
        </w:r>
      </w:del>
      <w:ins w:id="7594d52d-b8d6-4839-9add-b52d4bacfbcd" w:author="AI Legal Counsel" w:authorEmail="ai@example.com" w:date="2026-02-05T08:50:00.000Z" w:rsidRPr="00CF4335">
        <w:r>
          <w:rPr>
            <w:rFonts w:ascii="Arial" w:hAnsi="Arial" w:eastAsia="Arial" w:cs="Arial"/>
          </w:rPr>
          <w:t>the Singapore Financial Reporting Standards (International),</w:t>
        </w:r>
      </w:ins>
      <w:r w:rsidRPr="00CF4335">
        <w:rPr>
          <w:rFonts w:ascii="Arial" w:hAnsi="Arial" w:eastAsia="Arial" w:cs="Arial"/>
        </w:rPr>
        <w:t xml:space="preserve"> using appropriate accounting policies and estimation techniques</w:t>
      </w:r>
      <w:del w:id="5b53c2c2-c6ba-4588-83d7-4dcb79903646" w:author="AI Legal Counsel" w:authorEmail="ai@example.com" w:date="2026-02-05T08:50:00.000Z" w:rsidRPr="00CF4335">
        <w:r>
          <w:rPr>
            <w:rFonts w:ascii="Arial" w:hAnsi="Arial" w:eastAsia="Arial" w:cs="Arial"/>
          </w:rPr>
          <w:delText xml:space="preserve"> as required by section 10 of FRS 102</w:delText>
        </w:r>
      </w:del>
      <w:r>
        <w:rPr>
          <w:rFonts w:ascii="Arial" w:hAnsi="Arial" w:eastAsia="Arial" w:cs="Arial"/>
        </w:rPr>
        <w:t xml:space="preserve">, and comply with the requirements of the Companies Act </w:t>
      </w:r>
      <w:del w:id="434ce882-5844-41a9-935d-0b6aaf554829" w:author="AI Legal Counsel" w:authorEmail="ai@example.com" w:date="2026-02-05T08:50:00.000Z">
        <w:r>
          <w:rPr>
            <w:rFonts w:ascii="Arial" w:hAnsi="Arial" w:eastAsia="Arial" w:cs="Arial"/>
          </w:rPr>
          <w:delText>2006</w:delText>
        </w:r>
      </w:del>
      <w:ins w:id="434ce882-5844-41a9-935d-0b6aaf554829" w:author="AI Legal Counsel" w:authorEmail="ai@example.com" w:date="2026-02-05T08:50:00.000Z">
        <w:r>
          <w:rPr>
            <w:rFonts w:ascii="Arial" w:hAnsi="Arial" w:eastAsia="Arial" w:cs="Arial"/>
          </w:rPr>
          <w:t>1967</w:t>
        </w:r>
      </w:ins>
      <w:r>
        <w:rPr>
          <w:rFonts w:ascii="Arial" w:hAnsi="Arial" w:eastAsia="Arial" w:cs="Arial"/>
        </w:rPr>
        <w:t xml:space="preserve"> and all other applicable laws and regulations in </w:t>
      </w:r>
      <w:del w:id="8719d89c-036d-46f0-9711-9e7a3bc28816" w:author="AI Legal Counsel" w:authorEmail="ai@example.com" w:date="2026-02-05T08:50:00.000Z">
        <w:r>
          <w:rPr>
            <w:rFonts w:ascii="Arial" w:hAnsi="Arial" w:eastAsia="Arial" w:cs="Arial"/>
          </w:rPr>
          <w:delText>the UK</w:delText>
        </w:r>
      </w:del>
      <w:ins w:id="8719d89c-036d-46f0-9711-9e7a3bc28816" w:author="AI Legal Counsel" w:authorEmail="ai@example.com" w:date="2026-02-05T08:50:00.000Z">
        <w:r>
          <w:rPr>
            <w:rFonts w:ascii="Arial" w:hAnsi="Arial" w:eastAsia="Arial" w:cs="Arial"/>
          </w:rPr>
          <w:t>Singapore</w:t>
        </w:r>
      </w:ins>
      <w:r>
        <w:rPr>
          <w:rFonts w:ascii="Arial" w:hAnsi="Arial" w:eastAsia="Arial" w:cs="Arial"/>
        </w:rPr>
        <w:t>.</w:t>
      </w:r>
      <w:bookmarkEnd w:id="747"/>
    </w:p>
    <w:p w:rsidRDefault="00000000" w:rsidR="00000000" w:rsidP="008B4A53">
      <w:pPr>
        <w:pStyle w:val="ScheduleUntitledsubclause1"/>
      </w:pPr>
      <w:bookmarkStart w:id="748" w:name="a722062"/>
      <w:r>
        <w:rPr>
          <w:rFonts w:ascii="Arial" w:hAnsi="Arial" w:eastAsia="Arial" w:cs="Arial"/>
        </w:rPr>
        <w:t xml:space="preserve">The Accounts have been audited by </w:t>
      </w:r>
      <w:del w:id="592d7425-735a-4ad1-9012-9efcdde61df6" w:author="AI Legal Counsel" w:authorEmail="ai@example.com" w:date="2026-02-05T08:50:00.000Z">
        <w:r>
          <w:rPr>
            <w:rFonts w:ascii="Arial" w:hAnsi="Arial" w:eastAsia="Arial" w:cs="Arial"/>
          </w:rPr>
          <w:delText>an individual or firm registered to act as auditors in the UK</w:delText>
        </w:r>
      </w:del>
      <w:ins w:id="592d7425-735a-4ad1-9012-9efcdde61df6" w:author="AI Legal Counsel" w:authorEmail="ai@example.com" w:date="2026-02-05T08:50:00.000Z">
        <w:r>
          <w:rPr>
            <w:rFonts w:ascii="Arial" w:hAnsi="Arial" w:eastAsia="Arial" w:cs="Arial"/>
          </w:rPr>
          <w:t>a public accountant registered under the Accountants Act 2004</w:t>
        </w:r>
      </w:ins>
      <w:r>
        <w:rPr>
          <w:rFonts w:ascii="Arial" w:hAnsi="Arial" w:eastAsia="Arial" w:cs="Arial"/>
        </w:rPr>
        <w:t xml:space="preserve"> and the auditors' report thereon is unmodified.</w:t>
      </w:r>
      <w:bookmarkEnd w:id="748"/>
    </w:p>
    <w:p w:rsidRDefault="00000000" w:rsidR="00000000" w:rsidP="008B4A53">
      <w:pPr>
        <w:pStyle w:val="ScheduleUntitledsubclause1"/>
      </w:pPr>
      <w:bookmarkStart w:id="749" w:name="a69233"/>
      <w:r>
        <w:t xml:space="preserve">The Accounts show a true and fair view of the state of affairs of the Seller as at the Accounts Date, and of the profit or loss of the Seller </w:t>
      </w:r>
      <w:r w:rsidRPr="00CF4335">
        <w:t>and total comprehensive income for the accounting period ended</w:t>
      </w:r>
      <w:r>
        <w:t xml:space="preserve"> on that date.</w:t>
      </w:r>
      <w:bookmarkEnd w:id="749"/>
    </w:p>
    <w:p w:rsidRDefault="00000000" w:rsidR="00000000" w:rsidP="008B4A53">
      <w:pPr>
        <w:pStyle w:val="ScheduleUntitledsubclause1"/>
      </w:pPr>
      <w:bookmarkStart w:id="750" w:name="a128008"/>
      <w:r>
        <w:t>The Accounts:</w:t>
      </w:r>
      <w:bookmarkEnd w:id="750"/>
    </w:p>
    <w:p w:rsidRDefault="00000000" w:rsidR="00000000" w:rsidP="008B4A53">
      <w:pPr>
        <w:pStyle w:val="ScheduleUntitledsubclause2"/>
      </w:pPr>
      <w:bookmarkStart w:id="751" w:name="a395041"/>
      <w:r>
        <w:t xml:space="preserve">properly reflect the financial position of the Seller as at the Accounts Date [including reflecting any events or matters that are discovered after the </w:t>
      </w:r>
      <w:r w:rsidRPr="00C2255E">
        <w:t>Accounts</w:t>
      </w:r>
      <w:r>
        <w:t xml:space="preserve"> Date which, if known at the </w:t>
      </w:r>
      <w:r w:rsidRPr="00C2255E">
        <w:t>Accounts</w:t>
      </w:r>
      <w:r>
        <w:t xml:space="preserve"> Date, would have been included in the Accounts]</w:t>
      </w:r>
      <w:r w:rsidRPr="001D0B37">
        <w:t>;</w:t>
      </w:r>
      <w:r>
        <w:t xml:space="preserve"> and</w:t>
      </w:r>
      <w:bookmarkEnd w:id="751"/>
    </w:p>
    <w:p w:rsidRDefault="00000000" w:rsidR="00000000" w:rsidP="008B4A53">
      <w:pPr>
        <w:pStyle w:val="ScheduleUntitledsubclause2"/>
      </w:pPr>
      <w:bookmarkStart w:id="752" w:name="a880192"/>
      <w:r w:rsidRPr="001D0B37">
        <w:t>do not overstate the v</w:t>
      </w:r>
      <w:r>
        <w:t>alue of current or fixed assets</w:t>
      </w:r>
      <w:r w:rsidRPr="001D0B37">
        <w:t>.</w:t>
      </w:r>
      <w:bookmarkEnd w:id="752"/>
    </w:p>
    <w:p w:rsidRDefault="00000000" w:rsidR="00000000" w:rsidP="008B4A53">
      <w:pPr>
        <w:pStyle w:val="ScheduleUntitledsubclause1"/>
      </w:pPr>
      <w:bookmarkStart w:id="753" w:name="a572377"/>
      <w:r>
        <w:t>The Accounts contain either provision adequate to cover, or full particulars in notes of, all liabilities (whether quantified, contingent, disputed or otherwise) of the Seller as at the Accounts Date.</w:t>
      </w:r>
      <w:bookmarkEnd w:id="753"/>
    </w:p>
    <w:p w:rsidRDefault="00000000" w:rsidR="00000000" w:rsidP="008B4A53">
      <w:pPr>
        <w:pStyle w:val="ScheduleUntitledsubclause1"/>
      </w:pPr>
      <w:bookmarkStart w:id="754" w:name="a99304"/>
      <w:r>
        <w:t>The Accounts are not affected by any extraordinary, exceptional or non-recurring items.</w:t>
      </w:r>
      <w:bookmarkEnd w:id="754"/>
    </w:p>
    <w:p w:rsidRDefault="00000000" w:rsidR="00000000" w:rsidP="008B4A53">
      <w:pPr>
        <w:pStyle w:val="ScheduleUntitledsubclause1"/>
      </w:pPr>
      <w:bookmarkStart w:id="755" w:name="a879041"/>
      <w:r>
        <w:rPr>
          <w:rFonts w:ascii="Arial" w:hAnsi="Arial" w:eastAsia="Arial" w:cs="Arial"/>
        </w:rPr>
        <w:t xml:space="preserve">The Accounts have been filed and laid before the Seller in general meeting in accordance with the relevant requirements of the Companies Act </w:t>
      </w:r>
      <w:del w:id="7848c6a1-e069-40fc-91ed-79bf57c6704e" w:author="AI Legal Counsel" w:authorEmail="ai@example.com" w:date="2026-02-05T08:50:00.000Z">
        <w:r>
          <w:rPr>
            <w:rFonts w:ascii="Arial" w:hAnsi="Arial" w:eastAsia="Arial" w:cs="Arial"/>
          </w:rPr>
          <w:delText>2006</w:delText>
        </w:r>
      </w:del>
      <w:ins w:id="7848c6a1-e069-40fc-91ed-79bf57c6704e" w:author="AI Legal Counsel" w:authorEmail="ai@example.com" w:date="2026-02-05T08:50:00.000Z">
        <w:r>
          <w:rPr>
            <w:rFonts w:ascii="Arial" w:hAnsi="Arial" w:eastAsia="Arial" w:cs="Arial"/>
          </w:rPr>
          <w:t>1967</w:t>
        </w:r>
      </w:ins>
      <w:r>
        <w:rPr>
          <w:rFonts w:ascii="Arial" w:hAnsi="Arial" w:eastAsia="Arial" w:cs="Arial"/>
        </w:rPr>
        <w:t xml:space="preserve"> and all other applicable laws and regulations in </w:t>
      </w:r>
      <w:del w:id="13dfd191-7a1d-4910-af82-d4f8e072642d" w:author="AI Legal Counsel" w:authorEmail="ai@example.com" w:date="2026-02-05T08:50:00.000Z">
        <w:r>
          <w:rPr>
            <w:rFonts w:ascii="Arial" w:hAnsi="Arial" w:eastAsia="Arial" w:cs="Arial"/>
          </w:rPr>
          <w:delText>the UK</w:delText>
        </w:r>
      </w:del>
      <w:ins w:id="13dfd191-7a1d-4910-af82-d4f8e072642d" w:author="AI Legal Counsel" w:authorEmail="ai@example.com" w:date="2026-02-05T08:50:00.000Z">
        <w:r>
          <w:rPr>
            <w:rFonts w:ascii="Arial" w:hAnsi="Arial" w:eastAsia="Arial" w:cs="Arial"/>
          </w:rPr>
          <w:t>Singapore</w:t>
        </w:r>
      </w:ins>
      <w:r>
        <w:rPr>
          <w:rFonts w:ascii="Arial" w:hAnsi="Arial" w:eastAsia="Arial" w:cs="Arial"/>
        </w:rPr>
        <w:t>.</w:t>
      </w:r>
      <w:bookmarkEnd w:id="755"/>
    </w:p>
    <w:p w:rsidRDefault="00000000" w:rsidR="00000000" w:rsidP="008B4A53">
      <w:pPr>
        <w:pStyle w:val="ScheduleUntitledsubclause1"/>
      </w:pPr>
      <w:bookmarkStart w:id="756" w:name="a730992"/>
      <w:r>
        <w:t>The Accounts have been prepared using the same accounting policies and estimation techniques as those adopted and applied in the [two] prior accounting periods.</w:t>
      </w:r>
      <w:bookmarkEnd w:id="756"/>
    </w:p>
    <w:p w:rsidRDefault="00000000" w:rsidR="00000000" w:rsidP="008B4A53">
      <w:pPr>
        <w:pStyle w:val="ScheduleUntitledsubclause1"/>
      </w:pPr>
      <w:bookmarkStart w:id="757" w:name="a602430"/>
      <w:r>
        <w:t>Having regard to the purpose for which the Management Accounts were prepared, they are not misleading in any material respect and neither materially overstate the value of the assets nor materially understate the liabilities of the Seller as at the date to which they were drawn up and do not materially overstate the profits of the Seller in respect of the period to which they relate. They were prepared on a basis consistent with the preparation of management accounts of the Seller prepared during the [2] years prior to the date of this agreement.</w:t>
      </w:r>
      <w:bookmarkEnd w:id="757"/>
    </w:p>
    <w:p w:rsidRDefault="00000000" w:rsidR="00000000" w:rsidP="008B4A53">
      <w:pPr>
        <w:pStyle w:val="ScheduleUntitledsubclause1"/>
      </w:pPr>
      <w:bookmarkStart w:id="758" w:name="a807464"/>
      <w:r>
        <w:t>Details of any reconciliation between the Management Accounts and the Accounts or any management accounts or audited accounts of the Seller undertaken during the last [2] years have been Disclosed.</w:t>
      </w:r>
      <w:bookmarkEnd w:id="758"/>
    </w:p>
    <w:p w:rsidRDefault="00000000" w:rsidR="00000000" w:rsidP="008B4A53">
      <w:pPr>
        <w:pStyle w:val="ScheduleUntitledsubclause1"/>
      </w:pPr>
      <w:r>
        <w:fldChar w:fldCharType="begin"/>
      </w:r>
      <w:r>
        <w:fldChar w:fldCharType="end"/>
      </w:r>
      <w:bookmarkStart w:id="759" w:name="a111779"/>
      <w:r>
        <w:t xml:space="preserve">[With respect to valuation of Stock and work-in-progress, the accounting policies and bases, and the method of valuing Stock used in the preparation of the Accounts, were the same as those adopted in the accounts of the [Business </w:t>
      </w:r>
      <w:r>
        <w:rPr>
          <w:b/>
        </w:rPr>
        <w:t xml:space="preserve">OR </w:t>
      </w:r>
      <w:r>
        <w:t>Seller] for the [two] financial periods immediately preceding the period covered by the Accounts. Any slow-moving stock and non-recoverable work-in-progress included in the Accounts was written down appropriately, any redundant or obsolete stock included in the Accounts was wholly written-off, and the value attributed to the remaining stock and the raw material included in work-in-progress and finished stock did not exceed the lower of cost and net realisable value as at the Accounts Date.]</w:t>
      </w:r>
      <w:bookmarkEnd w:id="759"/>
    </w:p>
    <w:p w:rsidRDefault="00000000" w:rsidR="00000000" w:rsidP="008B4A53">
      <w:pPr>
        <w:pStyle w:val="ScheduleTitleClause"/>
      </w:pPr>
      <w:r>
        <w:fldChar w:fldCharType="begin"/>
      </w:r>
      <w:r>
        <w:instrText>TC "5. Changes since the Accounts Date" \l 1</w:instrText>
      </w:r>
      <w:r>
        <w:fldChar w:fldCharType="end"/>
      </w:r>
      <w:bookmarkStart w:id="760" w:name="a887603"/>
      <w:bookmarkStart w:id="761" w:name="_Toc256000078"/>
      <w:r>
        <w:t>Changes since the Accounts Date</w:t>
      </w:r>
      <w:bookmarkEnd w:id="760"/>
      <w:bookmarkEnd w:id="761"/>
    </w:p>
    <w:p w:rsidRDefault="00000000" w:rsidR="00000000" w:rsidP="008B4A53">
      <w:pPr>
        <w:pStyle w:val="NoNumUntitledsubclause1"/>
      </w:pPr>
      <w:bookmarkStart w:id="762" w:name="a659250"/>
      <w:r>
        <w:t xml:space="preserve">Since the Accounts Date: </w:t>
      </w:r>
      <w:bookmarkEnd w:id="762"/>
    </w:p>
    <w:p w:rsidRDefault="00000000" w:rsidR="00000000" w:rsidP="008B4A53">
      <w:pPr>
        <w:pStyle w:val="ScheduleUntitledsubclause2"/>
      </w:pPr>
      <w:bookmarkStart w:id="763" w:name="a878149"/>
      <w:r>
        <w:t xml:space="preserve">the Business has been carried on in the ordinary and usual course [without interruption] both as regards the nature, scope and manner of conducting the Business and so as to maintain it as a going concern; </w:t>
      </w:r>
      <w:bookmarkEnd w:id="763"/>
    </w:p>
    <w:p w:rsidRDefault="00000000" w:rsidR="00000000" w:rsidP="008B4A53">
      <w:pPr>
        <w:pStyle w:val="ScheduleUntitledsubclause2"/>
      </w:pPr>
      <w:bookmarkStart w:id="764" w:name="a956963"/>
      <w:r>
        <w:t>there has been no material adverse change in the financial or trading position or prospects of the Business [so far as the Seller is aware], nor is any such change expected;</w:t>
      </w:r>
      <w:bookmarkEnd w:id="764"/>
    </w:p>
    <w:p w:rsidRDefault="00000000" w:rsidR="00000000" w:rsidP="008B4A53">
      <w:pPr>
        <w:pStyle w:val="ScheduleUntitledsubclause2"/>
      </w:pPr>
      <w:bookmarkStart w:id="765" w:name="a454941"/>
      <w:r>
        <w:t>there has been no material reduction in the value of the Fixed Assets specified in the Accounts, to the extent that they are still owned by the Seller;</w:t>
      </w:r>
      <w:bookmarkEnd w:id="765"/>
    </w:p>
    <w:p w:rsidRDefault="00000000" w:rsidR="00000000" w:rsidP="008B4A53">
      <w:pPr>
        <w:pStyle w:val="ScheduleUntitledsubclause2"/>
      </w:pPr>
      <w:bookmarkStart w:id="766" w:name="a177227"/>
      <w:r>
        <w:t xml:space="preserve">the Business has paid its creditors within the times agreed with such creditors and there are no debts outstanding which have been outstanding for more than 60 days; </w:t>
      </w:r>
      <w:bookmarkEnd w:id="766"/>
    </w:p>
    <w:p w:rsidRDefault="00000000" w:rsidR="00000000" w:rsidP="008B4A53">
      <w:pPr>
        <w:pStyle w:val="ScheduleUntitledsubclause2"/>
      </w:pPr>
      <w:bookmarkStart w:id="767" w:name="a59732"/>
      <w:r>
        <w:t>there has been no unusual change in the stock levels, current assets or liabilities of the Business;</w:t>
      </w:r>
      <w:bookmarkEnd w:id="767"/>
    </w:p>
    <w:p w:rsidRDefault="00000000" w:rsidR="00000000" w:rsidP="008B4A53">
      <w:pPr>
        <w:pStyle w:val="ScheduleUntitledsubclause2"/>
      </w:pPr>
      <w:bookmarkStart w:id="768" w:name="a412216"/>
      <w:r>
        <w:t>none of the Stock reflected in the Accounts has realised an amount less than the value that was placed on it in the Accounts;</w:t>
      </w:r>
      <w:bookmarkEnd w:id="768"/>
    </w:p>
    <w:p w:rsidRDefault="00000000" w:rsidR="00000000" w:rsidP="008B4A53">
      <w:pPr>
        <w:pStyle w:val="ScheduleUntitledsubclause2"/>
      </w:pPr>
      <w:bookmarkStart w:id="769" w:name="a354764"/>
      <w:r>
        <w:t>the Business has not been adversely affected by the loss of or material reduction in orders from any Customer or the loss of or material reduction in any source of supply or by any abnormal factor not affecting similar businesses to a like extent and, after making due and careful enquiries, the Seller is not aware of any facts which are likely to give rise to any such adverse effects;</w:t>
      </w:r>
      <w:bookmarkEnd w:id="769"/>
    </w:p>
    <w:p w:rsidRDefault="00000000" w:rsidR="00000000" w:rsidP="008B4A53">
      <w:pPr>
        <w:pStyle w:val="ScheduleUntitledsubclause2"/>
      </w:pPr>
      <w:bookmarkStart w:id="770" w:name="a792698"/>
      <w:r>
        <w:t>no changes have been made in the terms of employment, benefits or conditions of service of any Employee or to benefits provided to any person engaged to any extent in the Business (now or in the past) or any dependants of such person, or to the terms of any agreement or arrangement (whether written or unwritten and whether binding or not) with any trade union, employee representative or body of employees or their representatives;</w:t>
      </w:r>
      <w:bookmarkEnd w:id="770"/>
    </w:p>
    <w:p w:rsidRDefault="00000000" w:rsidR="00000000" w:rsidP="008B4A53">
      <w:pPr>
        <w:pStyle w:val="ScheduleUntitledsubclause2"/>
      </w:pPr>
      <w:bookmarkStart w:id="771" w:name="a213316"/>
      <w:r>
        <w:t>[so far as the Seller is aware] the Seller has not done or omitted to do anything which will or might prejudicially affect the Goodwill;</w:t>
      </w:r>
      <w:bookmarkEnd w:id="771"/>
    </w:p>
    <w:p w:rsidRDefault="00000000" w:rsidR="00000000" w:rsidP="008B4A53">
      <w:pPr>
        <w:pStyle w:val="ScheduleUntitledsubclause2"/>
      </w:pPr>
      <w:bookmarkStart w:id="772" w:name="a685885"/>
      <w:r>
        <w:t>none of the Fixed Assets have been lost, damaged or destroyed;</w:t>
      </w:r>
      <w:bookmarkEnd w:id="772"/>
    </w:p>
    <w:p w:rsidRDefault="00000000" w:rsidR="00000000" w:rsidP="008B4A53">
      <w:pPr>
        <w:pStyle w:val="ScheduleUntitledsubclause2"/>
      </w:pPr>
      <w:bookmarkStart w:id="773" w:name="a799334"/>
      <w:r>
        <w:t>the Seller has not acquired or disposed of, or agreed to acquire or dispose of, any asset other than trading stock in the ordinary and usual course of business, or assumed or incurred, or agreed to assume or incur, any capital commitment or liability (actual or contingent) in excess of £[ ];</w:t>
      </w:r>
      <w:bookmarkEnd w:id="773"/>
    </w:p>
    <w:p w:rsidRDefault="00000000" w:rsidR="00000000" w:rsidP="008B4A53">
      <w:pPr>
        <w:pStyle w:val="ScheduleUntitledsubclause2"/>
      </w:pPr>
      <w:bookmarkStart w:id="774" w:name="a724565"/>
      <w:r>
        <w:t xml:space="preserve">no debtor of the Business has been released by the Seller on terms that it pays less than the book value of any debt and no debt has been written off or has proved to be irrecoverable to any extent, and there has been no change in the manner or time of the issue of invoices or the collection of debts; and </w:t>
      </w:r>
      <w:bookmarkEnd w:id="774"/>
    </w:p>
    <w:p w:rsidRDefault="00000000" w:rsidR="00000000" w:rsidP="008B4A53">
      <w:pPr>
        <w:pStyle w:val="ScheduleUntitledsubclause2"/>
      </w:pPr>
      <w:r>
        <w:fldChar w:fldCharType="begin"/>
      </w:r>
      <w:r>
        <w:fldChar w:fldCharType="end"/>
      </w:r>
      <w:bookmarkStart w:id="775" w:name="a751020"/>
      <w:r>
        <w:t>[there has been no reduction in the value of the net assets of the [Seller or Business] determined in accordance with the same accounting principles and policies as those applied in the Accounts (and on the basis that each of the assets is valued at a figure no greater than the value attributed to it in the Accounts or, in the case of any of the assets acquired by the Seller after the Accounts Date, at a figure no greater than cost).]</w:t>
      </w:r>
      <w:bookmarkEnd w:id="775"/>
    </w:p>
    <w:p w:rsidRDefault="00000000" w:rsidR="00000000" w:rsidP="008B4A53">
      <w:pPr>
        <w:pStyle w:val="ScheduleTitleClause"/>
      </w:pPr>
      <w:r>
        <w:fldChar w:fldCharType="begin"/>
      </w:r>
      <w:r>
        <w:instrText>TC "6. Title to the Assets" \l 1</w:instrText>
      </w:r>
      <w:r>
        <w:fldChar w:fldCharType="end"/>
      </w:r>
      <w:bookmarkStart w:id="776" w:name="a381536"/>
      <w:bookmarkStart w:id="777" w:name="_Toc256000079"/>
      <w:r>
        <w:t>Title to the Assets</w:t>
      </w:r>
      <w:bookmarkEnd w:id="776"/>
      <w:bookmarkEnd w:id="777"/>
    </w:p>
    <w:p w:rsidRDefault="00000000" w:rsidR="00000000" w:rsidP="008B4A53">
      <w:pPr>
        <w:pStyle w:val="ScheduleUntitledsubclause1"/>
      </w:pPr>
      <w:bookmarkStart w:id="778" w:name="a708612"/>
      <w:r>
        <w:t xml:space="preserve">The Assets comprise all of the assets now used in the Business and that are necessary for the continuation of the Business as it is carried on at the Effective Time [without assistance from any other person]. </w:t>
      </w:r>
      <w:bookmarkEnd w:id="778"/>
    </w:p>
    <w:p w:rsidRDefault="00000000" w:rsidR="00000000" w:rsidP="008B4A53">
      <w:pPr>
        <w:pStyle w:val="ScheduleUntitledsubclause1"/>
      </w:pPr>
      <w:bookmarkStart w:id="779" w:name="a148043"/>
      <w:r>
        <w:t>The Assets are in the possession and control of the Seller[, except for those Disclosed as being in the possession of a third party in the ordinary and usual course of business]. [The Business does not depend on the use of assets owned by, or facilities provided by, the Seller or any member of the Seller Group which are not being acquired under this agreement.]</w:t>
      </w:r>
      <w:bookmarkEnd w:id="779"/>
    </w:p>
    <w:p w:rsidRDefault="00000000" w:rsidR="00000000" w:rsidP="008B4A53">
      <w:pPr>
        <w:pStyle w:val="ScheduleUntitledsubclause1"/>
      </w:pPr>
      <w:bookmarkStart w:id="780" w:name="a727383"/>
      <w:r>
        <w:t>The Seller has good and marketable title to each Asset (tangible and intangible), and each Asset is legally and beneficially owned by the Seller. There are no Encumbrances over any of the Assets, and the Seller has not agreed to create any Encumbrances over the Assets or any part of them.</w:t>
      </w:r>
      <w:bookmarkEnd w:id="780"/>
    </w:p>
    <w:p w:rsidRDefault="00000000" w:rsidR="00000000" w:rsidP="008B4A53">
      <w:pPr>
        <w:pStyle w:val="ScheduleUntitledsubclause1"/>
      </w:pPr>
      <w:bookmarkStart w:id="781" w:name="a139911"/>
      <w:r>
        <w:t>All documents which in any way affect the right, title or interest of the Seller in or to any of the Assets and which attract stamp duty have been duly stamped within the requisite period for stamping.</w:t>
      </w:r>
      <w:bookmarkEnd w:id="781"/>
    </w:p>
    <w:p w:rsidRDefault="00000000" w:rsidR="00000000" w:rsidP="008B4A53">
      <w:pPr>
        <w:pStyle w:val="ScheduleTitleClause"/>
      </w:pPr>
      <w:r>
        <w:fldChar w:fldCharType="begin"/>
      </w:r>
      <w:r>
        <w:instrText>TC "7. The Business Contracts" \l 1</w:instrText>
      </w:r>
      <w:r>
        <w:fldChar w:fldCharType="end"/>
      </w:r>
      <w:bookmarkStart w:id="782" w:name="a438988"/>
      <w:bookmarkStart w:id="783" w:name="_Toc256000080"/>
      <w:r>
        <w:t>The Business Contracts</w:t>
      </w:r>
      <w:bookmarkEnd w:id="782"/>
      <w:bookmarkEnd w:id="783"/>
    </w:p>
    <w:p w:rsidRDefault="00000000" w:rsidR="00000000" w:rsidP="008B4A53">
      <w:pPr>
        <w:pStyle w:val="ScheduleUntitledsubclause1"/>
      </w:pPr>
      <w:bookmarkStart w:id="784" w:name="a306767"/>
      <w:r>
        <w:t>The Seller has no knowledge of the invalidity of, or any grounds for termination, avoidance or repudiation of, an agreement, arrangement or obligation entered into or applied by the Seller for the operation of the Business or the Assets. No party with whom the Seller has entered into an agreement, arrangement or obligation for the purpose of, or which is used in the operation of, the Business and Assets has given notice of its intention to terminate, or has sought to repudiate or disclaim, such agreement, arrangement or obligation.</w:t>
      </w:r>
      <w:bookmarkEnd w:id="784"/>
    </w:p>
    <w:p w:rsidRDefault="00000000" w:rsidR="00000000" w:rsidP="008B4A53">
      <w:pPr>
        <w:pStyle w:val="ScheduleUntitledsubclause1"/>
      </w:pPr>
      <w:bookmarkStart w:id="785" w:name="a1010370"/>
      <w:r>
        <w:t>Neither the Seller nor, [to the knowledge of the Seller], any counterparty is in breach of any agreement or arrangement which it has entered into for the purpose of, or which is used in the operation of, the Business and the Assets. No matter exists which might give rise to such breach.</w:t>
      </w:r>
      <w:bookmarkEnd w:id="785"/>
    </w:p>
    <w:p w:rsidRDefault="00000000" w:rsidR="00000000" w:rsidP="008B4A53">
      <w:pPr>
        <w:pStyle w:val="ScheduleUntitledsubclause1"/>
      </w:pPr>
      <w:bookmarkStart w:id="786" w:name="a294721"/>
      <w:r>
        <w:t>No event has occurred, is subsisting or is likely to arise which, with the giving of notice and/or lapse of time, will constitute or result in a default or the acceleration of any obligation of the Seller under any agreement or arrangement which it has entered into for the purpose of, or which is used in the operation of, the Business and Assets.</w:t>
      </w:r>
      <w:bookmarkEnd w:id="786"/>
    </w:p>
    <w:p w:rsidRDefault="00000000" w:rsidR="00000000" w:rsidP="008B4A53">
      <w:pPr>
        <w:pStyle w:val="ScheduleUntitledsubclause1"/>
      </w:pPr>
      <w:bookmarkStart w:id="787" w:name="a1005098"/>
      <w:r>
        <w:t>None of the Business Contracts is ultra vires the Seller.</w:t>
      </w:r>
      <w:bookmarkEnd w:id="787"/>
    </w:p>
    <w:p w:rsidRDefault="00000000" w:rsidR="00000000" w:rsidP="008B4A53">
      <w:pPr>
        <w:pStyle w:val="ScheduleUntitledsubclause1"/>
      </w:pPr>
      <w:bookmarkStart w:id="788" w:name="a932919"/>
      <w:r>
        <w:t>There are no contracts, agreements or arrangements (whether oral or documented) in relation to the Business or the Assets, including the Business Contracts, that:</w:t>
      </w:r>
      <w:bookmarkEnd w:id="788"/>
    </w:p>
    <w:p w:rsidRDefault="00000000" w:rsidR="00000000" w:rsidP="008B4A53">
      <w:pPr>
        <w:pStyle w:val="ScheduleUntitledsubclause2"/>
      </w:pPr>
      <w:bookmarkStart w:id="789" w:name="a54460"/>
      <w:r>
        <w:t>have been entered into otherwise than in the ordinary and usual course of conducting the Business; or</w:t>
      </w:r>
      <w:bookmarkEnd w:id="789"/>
    </w:p>
    <w:p w:rsidRDefault="00000000" w:rsidR="00000000" w:rsidP="008B4A53">
      <w:pPr>
        <w:pStyle w:val="ScheduleUntitledsubclause2"/>
      </w:pPr>
      <w:bookmarkStart w:id="790" w:name="a424261"/>
      <w:r>
        <w:t>are of an unusual or abnormal nature, or not fully on an arm's length basis; or</w:t>
      </w:r>
      <w:bookmarkEnd w:id="790"/>
    </w:p>
    <w:p w:rsidRDefault="00000000" w:rsidR="00000000" w:rsidP="008B4A53">
      <w:pPr>
        <w:pStyle w:val="ScheduleUntitledsubclause2"/>
      </w:pPr>
      <w:bookmarkStart w:id="791" w:name="a580436"/>
      <w:r>
        <w:t>are for a fixed term of more than [six] months, or incapable of performance in accordance with their terms within [six] months after the date on which they were entered into or undertaken; or</w:t>
      </w:r>
      <w:bookmarkEnd w:id="791"/>
    </w:p>
    <w:p w:rsidRDefault="00000000" w:rsidR="00000000" w:rsidP="008B4A53">
      <w:pPr>
        <w:pStyle w:val="ScheduleUntitledsubclause2"/>
      </w:pPr>
      <w:bookmarkStart w:id="792" w:name="a377491"/>
      <w:r>
        <w:t>are incapable of termination in accordance with their terms by the Seller on [60 days' notice or less]; or</w:t>
      </w:r>
      <w:bookmarkEnd w:id="792"/>
    </w:p>
    <w:p w:rsidRDefault="00000000" w:rsidR="00000000" w:rsidP="008B4A53">
      <w:pPr>
        <w:pStyle w:val="ScheduleUntitledsubclause2"/>
      </w:pPr>
      <w:bookmarkStart w:id="793" w:name="a986326"/>
      <w:r>
        <w:t>is likely to result in a loss to the Seller on completion of performance; or</w:t>
      </w:r>
      <w:bookmarkEnd w:id="793"/>
    </w:p>
    <w:p w:rsidRDefault="00000000" w:rsidR="00000000" w:rsidP="008B4A53">
      <w:pPr>
        <w:pStyle w:val="ScheduleUntitledsubclause2"/>
      </w:pPr>
      <w:bookmarkStart w:id="794" w:name="a894239"/>
      <w:r>
        <w:t>cannot readily be fulfilled or performed by the Seller on time without undue or unusual expenditure of money or effort; or</w:t>
      </w:r>
      <w:bookmarkEnd w:id="794"/>
    </w:p>
    <w:p w:rsidRDefault="00000000" w:rsidR="00000000" w:rsidP="008B4A53">
      <w:pPr>
        <w:pStyle w:val="ScheduleUntitledsubclause2"/>
      </w:pPr>
      <w:bookmarkStart w:id="795" w:name="a904921"/>
      <w:r>
        <w:t>involves payment by the Seller by reference to fluctuations in the index of retail prices, or any other index, or in the rate of exchange for any currency; or</w:t>
      </w:r>
      <w:bookmarkEnd w:id="795"/>
    </w:p>
    <w:p w:rsidRDefault="00000000" w:rsidR="00000000" w:rsidP="008B4A53">
      <w:pPr>
        <w:pStyle w:val="ScheduleUntitledsubclause2"/>
      </w:pPr>
      <w:bookmarkStart w:id="796" w:name="a927780"/>
      <w:r>
        <w:t>involves or is likely to involve an aggregate expenditure in excess of £[AMOUNT]; or</w:t>
      </w:r>
      <w:bookmarkEnd w:id="796"/>
    </w:p>
    <w:p w:rsidRDefault="00000000" w:rsidR="00000000" w:rsidP="008B4A53">
      <w:pPr>
        <w:pStyle w:val="ScheduleUntitledsubclause2"/>
      </w:pPr>
      <w:bookmarkStart w:id="797" w:name="a447623"/>
      <w:r>
        <w:t>contains obligations or liabilities that ought reasonably to be made known to the Buyer; or</w:t>
      </w:r>
      <w:bookmarkEnd w:id="797"/>
    </w:p>
    <w:p w:rsidRDefault="00000000" w:rsidR="00000000" w:rsidP="008B4A53">
      <w:pPr>
        <w:pStyle w:val="ScheduleUntitledsubclause2"/>
      </w:pPr>
      <w:bookmarkStart w:id="798" w:name="a872877"/>
      <w:r>
        <w:t>involves the supply of goods or services, the aggregate sales value of which will represent in excess of [10]% of the anticipated turnover of the Business in the [12] months following Completion; or</w:t>
      </w:r>
      <w:bookmarkEnd w:id="798"/>
    </w:p>
    <w:p w:rsidRDefault="00000000" w:rsidR="00000000" w:rsidP="008B4A53">
      <w:pPr>
        <w:pStyle w:val="ScheduleUntitledsubclause2"/>
      </w:pPr>
      <w:bookmarkStart w:id="799" w:name="a286725"/>
      <w:r>
        <w:t>involves the payment by the Seller of any commission, finder's fee, royalty or the like; or</w:t>
      </w:r>
      <w:bookmarkEnd w:id="799"/>
    </w:p>
    <w:p w:rsidRDefault="00000000" w:rsidR="00000000" w:rsidP="008B4A53">
      <w:pPr>
        <w:pStyle w:val="ScheduleUntitledsubclause2"/>
      </w:pPr>
      <w:bookmarkStart w:id="800" w:name="a468308"/>
      <w:r>
        <w:t>is for the supply of goods or services by or to the Seller on terms under which retrospective or future discounts, price reductions or other financial incentives are given; or</w:t>
      </w:r>
      <w:bookmarkEnd w:id="800"/>
    </w:p>
    <w:p w:rsidRDefault="00000000" w:rsidR="00000000" w:rsidP="008B4A53">
      <w:pPr>
        <w:pStyle w:val="ScheduleUntitledsubclause2"/>
      </w:pPr>
      <w:bookmarkStart w:id="801" w:name="a483359"/>
      <w:r>
        <w:t>involves partnership, joint venture, consortium, shareholder or similar arrangements; or</w:t>
      </w:r>
      <w:bookmarkEnd w:id="801"/>
    </w:p>
    <w:p w:rsidRDefault="00000000" w:rsidR="00000000" w:rsidP="008B4A53">
      <w:pPr>
        <w:pStyle w:val="ScheduleUntitledsubclause2"/>
      </w:pPr>
      <w:bookmarkStart w:id="802" w:name="a305821"/>
      <w:r>
        <w:t>involves agency or distributorship arrangements.</w:t>
      </w:r>
      <w:bookmarkEnd w:id="802"/>
    </w:p>
    <w:p w:rsidRDefault="00000000" w:rsidR="00000000" w:rsidP="008B4A53">
      <w:pPr>
        <w:pStyle w:val="ScheduleUntitledsubclause1"/>
      </w:pPr>
      <w:bookmarkStart w:id="803" w:name="a757819"/>
      <w:r>
        <w:t>All of the [material] Business Contracts [entered into prior to the date of this agreement] have been Disclosed.</w:t>
      </w:r>
      <w:bookmarkEnd w:id="803"/>
    </w:p>
    <w:p w:rsidRDefault="00000000" w:rsidR="00000000" w:rsidP="008B4A53">
      <w:pPr>
        <w:pStyle w:val="ScheduleUntitledsubclause1"/>
      </w:pPr>
      <w:bookmarkStart w:id="804" w:name="a167910"/>
      <w:r>
        <w:t xml:space="preserve">Complete and accurate particulars of the Customer Contracts that are in force as at the date of this agreement are set out in </w:t>
      </w:r>
      <w:r>
        <w:fldChar w:fldCharType="begin"/>
      </w:r>
      <w:r>
        <w:rPr>
          <w:highlight w:val="lightGray"/>
        </w:rPr>
        <w:instrText>REF a694388 \h \w \n</w:instrText>
      </w:r>
      <w:r>
        <w:fldChar w:fldCharType="separate"/>
      </w:r>
      <w:r>
        <w:t>Schedule 4</w:t>
      </w:r>
      <w:r>
        <w:fldChar w:fldCharType="end"/>
      </w:r>
      <w:r>
        <w:t>.</w:t>
      </w:r>
      <w:bookmarkEnd w:id="804"/>
    </w:p>
    <w:p w:rsidRDefault="00000000" w:rsidR="00000000" w:rsidP="008B4A53">
      <w:pPr>
        <w:pStyle w:val="ScheduleUntitledsubclause1"/>
      </w:pPr>
      <w:bookmarkStart w:id="805" w:name="a349492"/>
      <w:r>
        <w:t xml:space="preserve">Complete and accurate particulars of all Leasing and Hire Agreements that are in force as at the date of this agreement are set out in </w:t>
      </w:r>
      <w:r>
        <w:fldChar w:fldCharType="begin"/>
      </w:r>
      <w:r>
        <w:rPr>
          <w:highlight w:val="lightGray"/>
        </w:rPr>
        <w:instrText>REF a499533 \h \w \n</w:instrText>
      </w:r>
      <w:r>
        <w:fldChar w:fldCharType="separate"/>
      </w:r>
      <w:r>
        <w:t>Schedule 8</w:t>
      </w:r>
      <w:r>
        <w:fldChar w:fldCharType="end"/>
      </w:r>
      <w:r>
        <w:t>.</w:t>
      </w:r>
      <w:bookmarkEnd w:id="805"/>
    </w:p>
    <w:p w:rsidRDefault="00000000" w:rsidR="00000000" w:rsidP="008B4A53">
      <w:pPr>
        <w:pStyle w:val="ScheduleUntitledsubclause1"/>
      </w:pPr>
      <w:bookmarkStart w:id="806" w:name="a804744"/>
      <w:r>
        <w:t xml:space="preserve">Complete and accurate particulars of all Supplier Contracts that are in force as at the date of this agreement are set out in </w:t>
      </w:r>
      <w:r>
        <w:fldChar w:fldCharType="begin"/>
      </w:r>
      <w:r>
        <w:rPr>
          <w:highlight w:val="lightGray"/>
        </w:rPr>
        <w:instrText>REF a682887 \h \w \n</w:instrText>
      </w:r>
      <w:r>
        <w:fldChar w:fldCharType="separate"/>
      </w:r>
      <w:r>
        <w:t>Schedule 10</w:t>
      </w:r>
      <w:r>
        <w:fldChar w:fldCharType="end"/>
      </w:r>
      <w:r>
        <w:t>.</w:t>
      </w:r>
      <w:bookmarkEnd w:id="806"/>
    </w:p>
    <w:p w:rsidRDefault="00000000" w:rsidR="00000000" w:rsidP="008B4A53">
      <w:pPr>
        <w:pStyle w:val="ScheduleUntitledsubclause1"/>
      </w:pPr>
      <w:bookmarkStart w:id="807" w:name="a572854"/>
      <w:r>
        <w:t xml:space="preserve">There are no outstanding or ongoing negotiations of material importance to the Business, profits or assets of the Business, or any outstanding quotations or tenders for a contract that, if accepted, would give rise to a contract of the type referred to in paragraph </w:t>
      </w:r>
      <w:r>
        <w:fldChar w:fldCharType="begin"/>
      </w:r>
      <w:r>
        <w:rPr>
          <w:highlight w:val="lightGray"/>
        </w:rPr>
        <w:instrText>REF a932919 \h \w \n</w:instrText>
      </w:r>
      <w:r>
        <w:fldChar w:fldCharType="separate"/>
      </w:r>
      <w:r>
        <w:t>7.5</w:t>
      </w:r>
      <w:r>
        <w:fldChar w:fldCharType="end"/>
      </w:r>
      <w:r>
        <w:t xml:space="preserve"> of this </w:t>
      </w:r>
      <w:r>
        <w:fldChar w:fldCharType="begin"/>
      </w:r>
      <w:r>
        <w:rPr>
          <w:highlight w:val="lightGray"/>
        </w:rPr>
        <w:instrText>REF a50415 \h \w \n</w:instrText>
      </w:r>
      <w:r>
        <w:fldChar w:fldCharType="separate"/>
      </w:r>
      <w:r>
        <w:t>Part 1</w:t>
      </w:r>
      <w:r>
        <w:fldChar w:fldCharType="end"/>
      </w:r>
      <w:r>
        <w:t xml:space="preserve"> of </w:t>
      </w:r>
      <w:r>
        <w:fldChar w:fldCharType="begin"/>
      </w:r>
      <w:r>
        <w:rPr>
          <w:highlight w:val="lightGray"/>
        </w:rPr>
        <w:instrText>REF a90549 \h \w \n</w:instrText>
      </w:r>
      <w:r>
        <w:fldChar w:fldCharType="separate"/>
      </w:r>
      <w:r>
        <w:t>Schedule 13</w:t>
      </w:r>
      <w:r>
        <w:fldChar w:fldCharType="end"/>
      </w:r>
      <w:r>
        <w:t>.</w:t>
      </w:r>
      <w:bookmarkEnd w:id="807"/>
    </w:p>
    <w:p w:rsidRDefault="00000000" w:rsidR="00000000" w:rsidP="008B4A53">
      <w:pPr>
        <w:pStyle w:val="ScheduleUntitledsubclause1"/>
      </w:pPr>
      <w:bookmarkStart w:id="808" w:name="a969009"/>
      <w:r>
        <w:t>Neither the Seller nor any persons Connected with the Seller have any direct or indirect interest in any business which has a close trading relationship with the Business, or which is or is likely to become competitive with the Business.</w:t>
      </w:r>
      <w:bookmarkEnd w:id="808"/>
    </w:p>
    <w:p w:rsidRDefault="00000000" w:rsidR="00000000" w:rsidP="008B4A53">
      <w:pPr>
        <w:pStyle w:val="ScheduleUntitledsubclause1"/>
      </w:pPr>
      <w:bookmarkStart w:id="809" w:name="a923560"/>
      <w:r>
        <w:t>Except for the Business Contracts, there are no contracts, arrangements, licences or other commitments involving obligations or liabilities in respect of the Business or the Assets which ought reasonably to be made known to the Buyer.</w:t>
      </w:r>
      <w:bookmarkEnd w:id="809"/>
    </w:p>
    <w:p w:rsidRDefault="00000000" w:rsidR="00000000" w:rsidP="008B4A53">
      <w:pPr>
        <w:pStyle w:val="ScheduleTitleClause"/>
      </w:pPr>
      <w:r>
        <w:fldChar w:fldCharType="begin"/>
      </w:r>
      <w:r>
        <w:instrText>TC "8. Condition of Assets" \l 1</w:instrText>
      </w:r>
      <w:r>
        <w:fldChar w:fldCharType="end"/>
      </w:r>
      <w:bookmarkStart w:id="810" w:name="a119761"/>
      <w:bookmarkStart w:id="811" w:name="_Toc256000081"/>
      <w:r>
        <w:t>Condition of Assets</w:t>
      </w:r>
      <w:bookmarkEnd w:id="810"/>
      <w:bookmarkEnd w:id="811"/>
    </w:p>
    <w:p w:rsidRDefault="00000000" w:rsidR="00000000" w:rsidP="008B4A53">
      <w:pPr>
        <w:pStyle w:val="NoNumUntitledsubclause1"/>
      </w:pPr>
      <w:bookmarkStart w:id="812" w:name="a984948"/>
      <w:r>
        <w:t xml:space="preserve">The Fixed Assets, Moveable Assets and the Motor Vehicles are: </w:t>
      </w:r>
      <w:bookmarkEnd w:id="812"/>
    </w:p>
    <w:p w:rsidRDefault="00000000" w:rsidR="00000000" w:rsidP="008B4A53">
      <w:pPr>
        <w:pStyle w:val="ScheduleUntitledsubclause2"/>
      </w:pPr>
      <w:bookmarkStart w:id="813" w:name="a324312"/>
      <w:r>
        <w:t>in good repair and condition and in working order and will continue to be capable of doing the work for which they were designed;</w:t>
      </w:r>
      <w:bookmarkEnd w:id="813"/>
    </w:p>
    <w:p w:rsidRDefault="00000000" w:rsidR="00000000" w:rsidP="008B4A53">
      <w:pPr>
        <w:pStyle w:val="ScheduleUntitledsubclause2"/>
      </w:pPr>
      <w:bookmarkStart w:id="814" w:name="a209092"/>
      <w:r>
        <w:t>have been regularly and properly maintained;</w:t>
      </w:r>
      <w:bookmarkEnd w:id="814"/>
    </w:p>
    <w:p w:rsidRDefault="00000000" w:rsidR="00000000" w:rsidP="008B4A53">
      <w:pPr>
        <w:pStyle w:val="ScheduleUntitledsubclause2"/>
      </w:pPr>
      <w:bookmarkStart w:id="815" w:name="a541371"/>
      <w:r>
        <w:t>are not surplus to the requirements of the Business; and</w:t>
      </w:r>
      <w:bookmarkEnd w:id="815"/>
    </w:p>
    <w:p w:rsidRDefault="00000000" w:rsidR="00000000" w:rsidP="008B4A53">
      <w:pPr>
        <w:pStyle w:val="ScheduleUntitledsubclause2"/>
      </w:pPr>
      <w:bookmarkStart w:id="816" w:name="a802588"/>
      <w:r>
        <w:t>are used exclusively in connection with the Business.</w:t>
      </w:r>
      <w:bookmarkEnd w:id="816"/>
    </w:p>
    <w:p w:rsidRDefault="00000000" w:rsidR="00000000" w:rsidP="008B4A53">
      <w:pPr>
        <w:pStyle w:val="ScheduleTitleClause"/>
      </w:pPr>
      <w:r>
        <w:fldChar w:fldCharType="begin"/>
      </w:r>
      <w:r>
        <w:instrText>TC "9. The Stock" \l 1</w:instrText>
      </w:r>
      <w:r>
        <w:fldChar w:fldCharType="end"/>
      </w:r>
      <w:bookmarkStart w:id="817" w:name="a123807"/>
      <w:bookmarkStart w:id="818" w:name="_Toc256000082"/>
      <w:r>
        <w:t>The Stock</w:t>
      </w:r>
      <w:bookmarkEnd w:id="817"/>
      <w:bookmarkEnd w:id="818"/>
    </w:p>
    <w:p w:rsidRDefault="00000000" w:rsidR="00000000" w:rsidP="008B4A53">
      <w:pPr>
        <w:pStyle w:val="ScheduleUntitledsubclause1"/>
      </w:pPr>
      <w:bookmarkStart w:id="819" w:name="a707234"/>
      <w:r>
        <w:t xml:space="preserve">The Stock is sufficient for the normal requirements of the Business, relates exclusively to the Business and is in good condition. </w:t>
      </w:r>
      <w:bookmarkEnd w:id="819"/>
    </w:p>
    <w:p w:rsidRDefault="00000000" w:rsidR="00000000" w:rsidP="008B4A53">
      <w:pPr>
        <w:pStyle w:val="ScheduleUntitledsubclause1"/>
      </w:pPr>
      <w:bookmarkStart w:id="820" w:name="a533784"/>
      <w:r>
        <w:t>The Stock (in the case of completed goods) is capable of being sold in the ordinary and usual course of business in accordance with current price lists and without discount, rebate or allowance to a buyer.</w:t>
      </w:r>
      <w:bookmarkEnd w:id="820"/>
    </w:p>
    <w:p w:rsidRDefault="00000000" w:rsidR="00000000" w:rsidP="008B4A53">
      <w:pPr>
        <w:pStyle w:val="ScheduleUntitledsubclause1"/>
      </w:pPr>
      <w:bookmarkStart w:id="821" w:name="a589465"/>
      <w:r>
        <w:t>The Stock (including work-in-progress) of the Business is not excessive in quantity and is capable of being used in the ordinary and usual course of business. None of the Stock is obsolete, slow moving, unusual or unmarketable.</w:t>
      </w:r>
      <w:bookmarkEnd w:id="821"/>
    </w:p>
    <w:p w:rsidRDefault="00000000" w:rsidR="00000000" w:rsidP="008B4A53">
      <w:pPr>
        <w:pStyle w:val="ScheduleUntitledsubclause1"/>
      </w:pPr>
      <w:bookmarkStart w:id="822" w:name="a343794"/>
      <w:r>
        <w:t>The work-in-progress of the Business is at its normal level.</w:t>
      </w:r>
      <w:bookmarkEnd w:id="822"/>
    </w:p>
    <w:p w:rsidRDefault="00000000" w:rsidR="00000000" w:rsidP="008B4A53">
      <w:pPr>
        <w:pStyle w:val="ScheduleUntitledsubclause1"/>
      </w:pPr>
      <w:bookmarkStart w:id="823" w:name="a143123"/>
      <w:r>
        <w:t>The Stock will, if disposed of within 12 months form the date of this agreement, realise in total at least the amount at which it is included in the Seller's books.</w:t>
      </w:r>
      <w:bookmarkEnd w:id="823"/>
    </w:p>
    <w:p w:rsidRDefault="00000000" w:rsidR="00000000" w:rsidP="008B4A53">
      <w:pPr>
        <w:pStyle w:val="ScheduleUntitledsubclause1"/>
      </w:pPr>
      <w:bookmarkStart w:id="824" w:name="a728825"/>
      <w:r>
        <w:rPr>
          <w:rFonts w:ascii="Arial" w:hAnsi="Arial" w:eastAsia="Arial" w:cs="Arial"/>
        </w:rPr>
        <w:t xml:space="preserve">The Stock complies fully, and will on sale in the ordinary and usual course of the Business comply fully, with all applicable laws, regulations, standards (including </w:t>
      </w:r>
      <w:del w:id="83da0c42-8171-45f7-b666-064e0a11640c" w:author="AI Legal Counsel" w:authorEmail="ai@example.com" w:date="2026-02-05T08:50:00.000Z">
        <w:r>
          <w:rPr>
            <w:rFonts w:ascii="Arial" w:hAnsi="Arial" w:eastAsia="Arial" w:cs="Arial"/>
          </w:rPr>
          <w:delText>British and European Union Standards</w:delText>
        </w:r>
      </w:del>
      <w:ins w:id="83da0c42-8171-45f7-b666-064e0a11640c" w:author="AI Legal Counsel" w:authorEmail="ai@example.com" w:date="2026-02-05T08:50:00.000Z">
        <w:r>
          <w:rPr>
            <w:rFonts w:ascii="Arial" w:hAnsi="Arial" w:eastAsia="Arial" w:cs="Arial"/>
          </w:rPr>
          <w:t>Singapore Standards and applicable international standards</w:t>
        </w:r>
      </w:ins>
      <w:r>
        <w:rPr>
          <w:rFonts w:ascii="Arial" w:hAnsi="Arial" w:eastAsia="Arial" w:cs="Arial"/>
        </w:rPr>
        <w:t>) and specifications agreed with Customers.</w:t>
      </w:r>
      <w:bookmarkEnd w:id="824"/>
    </w:p>
    <w:p w:rsidRDefault="00000000" w:rsidR="00000000" w:rsidP="008B4A53">
      <w:pPr>
        <w:pStyle w:val="ScheduleTitleClause"/>
      </w:pPr>
      <w:r>
        <w:fldChar w:fldCharType="begin"/>
      </w:r>
      <w:r>
        <w:instrText>TC "10. Employees and agents" \l 1</w:instrText>
      </w:r>
      <w:r>
        <w:fldChar w:fldCharType="end"/>
      </w:r>
      <w:bookmarkStart w:id="825" w:name="a222530"/>
      <w:bookmarkStart w:id="826" w:name="_Toc256000083"/>
      <w:r>
        <w:t>Employees and agents</w:t>
      </w:r>
      <w:bookmarkEnd w:id="825"/>
      <w:bookmarkEnd w:id="826"/>
    </w:p>
    <w:p w:rsidRDefault="00000000" w:rsidR="00000000" w:rsidP="008B4A53">
      <w:pPr>
        <w:pStyle w:val="ScheduleUntitledsubclause1"/>
      </w:pPr>
      <w:bookmarkStart w:id="827" w:name="a597438"/>
      <w:r w:rsidRPr="007825F7">
        <w:t>Since the Accounts Date, no changes have been made in the terms of employment, benefits or conditions of service of any Employee or to benefits provided to any person engaged to any extent in the Business (now or in the past) or any dependants of such person or to the terms of any agreement or arrangement (whether written or unwritten and whether binding or not) with any trade union, employee representative or body of employees or their representatives.</w:t>
      </w:r>
      <w:bookmarkEnd w:id="827"/>
    </w:p>
    <w:p w:rsidRDefault="00000000" w:rsidR="00000000" w:rsidP="008B4A53">
      <w:pPr>
        <w:pStyle w:val="ScheduleUntitledsubclause1"/>
      </w:pPr>
      <w:bookmarkStart w:id="828" w:name="a823383"/>
      <w:r>
        <w:t>No person is employed or engaged in the Business (whether temporarily or permanently and whether under a contract of service or contract for services) other than the Employees, and the Employees are all employed by the Seller and work wholly or mainly in the Business.</w:t>
      </w:r>
      <w:bookmarkEnd w:id="828"/>
    </w:p>
    <w:p w:rsidRDefault="00000000" w:rsidR="00000000" w:rsidP="008B4A53">
      <w:pPr>
        <w:pStyle w:val="ScheduleUntitledsubclause1"/>
      </w:pPr>
      <w:bookmarkStart w:id="829" w:name="a389494"/>
      <w:r>
        <w:t>The Seller has Disclosed:</w:t>
      </w:r>
      <w:bookmarkEnd w:id="829"/>
    </w:p>
    <w:p w:rsidRDefault="00000000" w:rsidR="00000000" w:rsidP="008B4A53">
      <w:pPr>
        <w:pStyle w:val="ScheduleUntitledsubclause2"/>
      </w:pPr>
      <w:bookmarkStart w:id="830" w:name="a425583"/>
      <w:r>
        <w:t xml:space="preserve">copies of all service contracts and contracts for services and all handbooks, policies and other documents which apply to the Employees (whether binding or not), identifying which applies to which employee; </w:t>
      </w:r>
      <w:bookmarkEnd w:id="830"/>
    </w:p>
    <w:p w:rsidRDefault="00000000" w:rsidR="00000000" w:rsidP="008B4A53">
      <w:pPr>
        <w:pStyle w:val="ScheduleUntitledsubclause2"/>
      </w:pPr>
      <w:bookmarkStart w:id="831" w:name="a51736"/>
      <w:r>
        <w:t>full particulars of the current terms of employment or engagement and benefits of all Employees, whether or not recorded in writing, or implied by custom or practice or otherwise;</w:t>
      </w:r>
      <w:bookmarkEnd w:id="831"/>
    </w:p>
    <w:p w:rsidRDefault="00000000" w:rsidR="00000000" w:rsidP="008B4A53">
      <w:pPr>
        <w:pStyle w:val="ScheduleUntitledsubclause2"/>
      </w:pPr>
      <w:bookmarkStart w:id="832" w:name="a173276"/>
      <w:r>
        <w:t xml:space="preserve">all information required by law to be included in particulars of terms of employment, including date of birth or age, date of commencement of continuous employment, job title, </w:t>
      </w:r>
      <w:r w:rsidRPr="00DA0F4D">
        <w:t>[place of work]</w:t>
      </w:r>
      <w:r>
        <w:t>, current remuneration, bonuses, commission, pension schemes or pension rights and benefits;</w:t>
      </w:r>
      <w:bookmarkEnd w:id="832"/>
    </w:p>
    <w:p w:rsidRDefault="00000000" w:rsidR="00000000" w:rsidP="008B4A53">
      <w:pPr>
        <w:pStyle w:val="ScheduleUntitledsubclause2"/>
      </w:pPr>
      <w:bookmarkStart w:id="833" w:name="a543077"/>
      <w:r>
        <w:t>details of all remuneration and benefits which the Employees or their dependants receive or are entitled to receive (now or in the future); and</w:t>
      </w:r>
      <w:bookmarkEnd w:id="833"/>
    </w:p>
    <w:p w:rsidRDefault="00000000" w:rsidR="00000000" w:rsidP="008B4A53">
      <w:pPr>
        <w:pStyle w:val="ScheduleUntitledsubclause2"/>
      </w:pPr>
      <w:bookmarkStart w:id="834" w:name="a699252"/>
      <w:r>
        <w:t>copies of all agreements or arrangements with any trade union, employee representative or body of employees or their representatives (whether binding or not) and details of any such unwritten agreements or arrangements which may affect the Employees.</w:t>
      </w:r>
      <w:bookmarkEnd w:id="834"/>
    </w:p>
    <w:p w:rsidRDefault="00000000" w:rsidR="00000000" w:rsidP="008B4A53">
      <w:pPr>
        <w:pStyle w:val="Parasubclause1"/>
      </w:pPr>
      <w:r>
        <w:t>All such particulars are true, accurate and complete in all respects.</w:t>
      </w:r>
    </w:p>
    <w:p w:rsidRDefault="00000000" w:rsidR="00000000" w:rsidP="008B4A53">
      <w:pPr>
        <w:pStyle w:val="ScheduleUntitledsubclause1"/>
      </w:pPr>
      <w:bookmarkStart w:id="835" w:name="a297645"/>
      <w:r>
        <w:t>The Seller has provided the Buyer with the information required under regulation 11 of TUPE in relation to each of the Employees and shall notify the Buyer of any changes in that information before the Effective Time.</w:t>
      </w:r>
      <w:bookmarkEnd w:id="835"/>
    </w:p>
    <w:p w:rsidRDefault="00000000" w:rsidR="00000000" w:rsidP="008B4A53">
      <w:pPr>
        <w:pStyle w:val="ScheduleUntitledsubclause1"/>
      </w:pPr>
      <w:bookmarkStart w:id="836" w:name="a496307"/>
      <w:r>
        <w:t>In respect of each of the Employees, the Seller has:</w:t>
      </w:r>
      <w:bookmarkEnd w:id="836"/>
    </w:p>
    <w:p w:rsidRDefault="00000000" w:rsidR="00000000" w:rsidP="008B4A53">
      <w:pPr>
        <w:pStyle w:val="ScheduleUntitledsubclause2"/>
      </w:pPr>
      <w:bookmarkStart w:id="837" w:name="a105143"/>
      <w:r>
        <w:t>performed all obligations and duties required to be performed by it (and has settled all outstanding claims, demands, actions, complaints and proceedings) whether arising under contract, statute, at common law or in equity or under any treaties including the Treaty on the Functioning of the European Union, the laws of the European Union or otherwise;</w:t>
      </w:r>
      <w:bookmarkEnd w:id="837"/>
    </w:p>
    <w:p w:rsidRDefault="00000000" w:rsidR="00000000" w:rsidP="008B4A53">
      <w:pPr>
        <w:pStyle w:val="ScheduleUntitledsubclause2"/>
      </w:pPr>
      <w:bookmarkStart w:id="838" w:name="a1013055"/>
      <w:r>
        <w:t>abided by the terms of any agreement or arrangement with any trade union, employee representative or body of employees or their representatives (whether binding or not) which may affect the Employees;</w:t>
      </w:r>
      <w:bookmarkEnd w:id="838"/>
    </w:p>
    <w:p w:rsidRDefault="00000000" w:rsidR="00000000" w:rsidP="008B4A53">
      <w:pPr>
        <w:pStyle w:val="ScheduleUntitledsubclause2"/>
      </w:pPr>
      <w:bookmarkStart w:id="839" w:name="a1023737"/>
      <w:r>
        <w:t xml:space="preserve">fully complied with its obligations under regulation 13 of TUPE and section 188 of TULRCA to inform and consult with trade union or other employee representatives on any matter concerning or arising from this agreement or affecting the Employees; </w:t>
      </w:r>
      <w:bookmarkEnd w:id="839"/>
    </w:p>
    <w:p w:rsidRDefault="00000000" w:rsidR="00000000" w:rsidP="008B4A53">
      <w:pPr>
        <w:pStyle w:val="ScheduleUntitledsubclause2"/>
      </w:pPr>
      <w:bookmarkStart w:id="840" w:name="a991693"/>
      <w:r>
        <w:t>maintained adequate, suitable and up-to-date records relating to the Employees; and</w:t>
      </w:r>
      <w:bookmarkEnd w:id="840"/>
    </w:p>
    <w:p w:rsidRDefault="00000000" w:rsidR="00000000" w:rsidP="008B4A53">
      <w:pPr>
        <w:pStyle w:val="ScheduleUntitledsubclause2"/>
      </w:pPr>
      <w:bookmarkStart w:id="841" w:name="a87826"/>
      <w:r>
        <w:rPr>
          <w:rFonts w:ascii="Arial" w:hAnsi="Arial" w:eastAsia="Arial" w:cs="Arial"/>
        </w:rPr>
        <w:t xml:space="preserve">paid or will have paid to </w:t>
      </w:r>
      <w:del w:id="3cc6c076-93fd-4043-92bf-1fd60a3262d2" w:author="AI Legal Counsel" w:authorEmail="ai@example.com" w:date="2026-02-05T08:50:00.000Z">
        <w:r>
          <w:rPr>
            <w:rFonts w:ascii="Arial" w:hAnsi="Arial" w:eastAsia="Arial" w:cs="Arial"/>
          </w:rPr>
          <w:delText>HMRC</w:delText>
        </w:r>
      </w:del>
      <w:ins w:id="3cc6c076-93fd-4043-92bf-1fd60a3262d2" w:author="AI Legal Counsel" w:authorEmail="ai@example.com" w:date="2026-02-05T08:50:00.000Z">
        <w:r>
          <w:rPr>
            <w:rFonts w:ascii="Arial" w:hAnsi="Arial" w:eastAsia="Arial" w:cs="Arial"/>
          </w:rPr>
          <w:t>IRAS</w:t>
        </w:r>
      </w:ins>
      <w:r>
        <w:rPr>
          <w:rFonts w:ascii="Arial" w:hAnsi="Arial" w:eastAsia="Arial" w:cs="Arial"/>
        </w:rPr>
        <w:t xml:space="preserve"> and any other appropriate authority all taxes, </w:t>
      </w:r>
      <w:del w:id="295b9de2-d74b-4f90-ad15-2b6880cda6a5" w:author="AI Legal Counsel" w:authorEmail="ai@example.com" w:date="2026-02-05T08:50:00.000Z">
        <w:r>
          <w:rPr>
            <w:rFonts w:ascii="Arial" w:hAnsi="Arial" w:eastAsia="Arial" w:cs="Arial"/>
          </w:rPr>
          <w:delText>National Insurance</w:delText>
        </w:r>
      </w:del>
      <w:ins w:id="295b9de2-d74b-4f90-ad15-2b6880cda6a5" w:author="AI Legal Counsel" w:authorEmail="ai@example.com" w:date="2026-02-05T08:50:00.000Z">
        <w:r>
          <w:rPr>
            <w:rFonts w:ascii="Arial" w:hAnsi="Arial" w:eastAsia="Arial" w:cs="Arial"/>
          </w:rPr>
          <w:t>CPF</w:t>
        </w:r>
      </w:ins>
      <w:r>
        <w:rPr>
          <w:rFonts w:ascii="Arial" w:hAnsi="Arial" w:eastAsia="Arial" w:cs="Arial"/>
        </w:rPr>
        <w:t xml:space="preserve"> contributions and other levies due in respect of the Employees on account of their employment by the Seller up to and including the Effective Time.</w:t>
      </w:r>
      <w:bookmarkEnd w:id="841"/>
    </w:p>
    <w:p w:rsidRDefault="00000000" w:rsidR="00000000" w:rsidP="008B4A53">
      <w:pPr>
        <w:pStyle w:val="ScheduleUntitledsubclause1"/>
      </w:pPr>
      <w:bookmarkStart w:id="842" w:name="a799429"/>
      <w:r>
        <w:t>The Seller has not made any offer of employment or engagement to work in the Business that has not yet been accepted, or that has been accepted but the employment or engagement has not yet started (except to any of the Employees).</w:t>
      </w:r>
      <w:bookmarkEnd w:id="842"/>
    </w:p>
    <w:p w:rsidRDefault="00000000" w:rsidR="00000000" w:rsidP="008B4A53">
      <w:pPr>
        <w:pStyle w:val="ScheduleUntitledsubclause1"/>
      </w:pPr>
      <w:bookmarkStart w:id="843" w:name="a930196"/>
      <w:r>
        <w:t>All contracts of service or for services with any of the Employees or agents of the Seller are terminable by the Seller at any time on three months' notice or less without compensation (other than for unfair dismissal or a statutory redundancy payment). The Seller has no liability other than for salary, wages, commission or pension to or for the benefit of any person who is an Employee or agent of the Business.</w:t>
      </w:r>
      <w:bookmarkEnd w:id="843"/>
    </w:p>
    <w:p w:rsidRDefault="00000000" w:rsidR="00000000" w:rsidP="008B4A53">
      <w:pPr>
        <w:pStyle w:val="ScheduleUntitledsubclause1"/>
      </w:pPr>
      <w:bookmarkStart w:id="844" w:name="a69054"/>
      <w:r>
        <w:t>The Seller has not offered, promised or agreed to any future variation in any contract of employment of any of the Employees or any other person employed by the Seller in respect of whom liability is deemed by TUPE to pass to the Buyer, and no negotiations for an increase in the remuneration or benefits of any Employee are current or likely to take place within the period of [six] months after Completion.</w:t>
      </w:r>
      <w:bookmarkEnd w:id="844"/>
    </w:p>
    <w:p w:rsidRDefault="00000000" w:rsidR="00000000" w:rsidP="008B4A53">
      <w:pPr>
        <w:pStyle w:val="ScheduleUntitledsubclause1"/>
      </w:pPr>
      <w:bookmarkStart w:id="845" w:name="a902197"/>
      <w:r>
        <w:t>There are no terms under which the Employees are employed, and nothing took place before the Effective Time, which could give rise to any claim for unlawful discrimination or unequal pay.</w:t>
      </w:r>
      <w:bookmarkEnd w:id="845"/>
    </w:p>
    <w:p w:rsidRDefault="00000000" w:rsidR="00000000" w:rsidP="008B4A53">
      <w:pPr>
        <w:pStyle w:val="ScheduleUntitledsubclause1"/>
      </w:pPr>
      <w:bookmarkStart w:id="846" w:name="a887471"/>
      <w:r>
        <w:t>No Employee:</w:t>
      </w:r>
      <w:bookmarkEnd w:id="846"/>
    </w:p>
    <w:p w:rsidRDefault="00000000" w:rsidR="00000000" w:rsidP="008B4A53">
      <w:pPr>
        <w:pStyle w:val="ScheduleUntitledsubclause2"/>
      </w:pPr>
      <w:bookmarkStart w:id="847" w:name="a197230"/>
      <w:r>
        <w:t>has given or received notice to terminate their employment or engagement and no Employee is entitled or intends or is likely to terminate such employment or engagement as a result of the parties entering into this agreement or Completion; or</w:t>
      </w:r>
      <w:bookmarkEnd w:id="847"/>
    </w:p>
    <w:p w:rsidRDefault="00000000" w:rsidR="00000000" w:rsidP="008B4A53">
      <w:pPr>
        <w:pStyle w:val="ScheduleUntitledsubclause2"/>
      </w:pPr>
      <w:bookmarkStart w:id="848" w:name="a1002374"/>
      <w:r>
        <w:t>has been off sick for a period of 21 days or more in any six-month period within the three years ending on the date of this agreement (whether or not consecutive), or is receiving or is due to receive payment under any sickness or disability or permanent health insurance scheme and, so far as the Seller is aware, there are no such claims pending or threatened and any and all such claims are fully covered by insurance; or</w:t>
      </w:r>
      <w:bookmarkEnd w:id="848"/>
    </w:p>
    <w:p w:rsidRDefault="00000000" w:rsidR="00000000" w:rsidP="008B4A53">
      <w:pPr>
        <w:pStyle w:val="ScheduleUntitledsubclause2"/>
      </w:pPr>
      <w:bookmarkStart w:id="849" w:name="a55782"/>
      <w:r>
        <w:t>is on secondment, maternity or other statutory leave or otherwise absent from work; or</w:t>
      </w:r>
      <w:bookmarkEnd w:id="849"/>
    </w:p>
    <w:p w:rsidRDefault="00000000" w:rsidR="00000000" w:rsidP="008B4A53">
      <w:pPr>
        <w:pStyle w:val="ScheduleUntitledsubclause2"/>
      </w:pPr>
      <w:bookmarkStart w:id="850" w:name="a895561"/>
      <w:r>
        <w:t>is subject to a current disciplinary warning or procedure;</w:t>
      </w:r>
      <w:bookmarkEnd w:id="850"/>
    </w:p>
    <w:p w:rsidRDefault="00000000" w:rsidR="00000000" w:rsidP="008B4A53">
      <w:pPr>
        <w:pStyle w:val="ScheduleUntitledsubclause2"/>
      </w:pPr>
      <w:bookmarkStart w:id="851" w:name="a376221"/>
      <w:r>
        <w:t>has objected or indicated an objection to the transfer of the Business to the Buyer; or</w:t>
      </w:r>
      <w:bookmarkEnd w:id="851"/>
    </w:p>
    <w:p w:rsidRDefault="00000000" w:rsidR="00000000" w:rsidP="008B4A53">
      <w:pPr>
        <w:pStyle w:val="ScheduleUntitledsubclause2"/>
      </w:pPr>
      <w:bookmarkStart w:id="852" w:name="a664951"/>
      <w:r>
        <w:t>has any entitlement to any accrued but unused holiday from previous holiday years, or has taken holiday in excess of their accrued entitlement as at the Effective Time.</w:t>
      </w:r>
      <w:bookmarkEnd w:id="852"/>
    </w:p>
    <w:p w:rsidRDefault="00000000" w:rsidR="00000000" w:rsidP="008B4A53">
      <w:pPr>
        <w:pStyle w:val="ScheduleUntitledsubclause1"/>
      </w:pPr>
      <w:bookmarkStart w:id="853" w:name="a934241"/>
      <w:r>
        <w:t xml:space="preserve">[Except for the Seller's Scheme,] the Seller is not under any legal liability or other obligation to pay bonuses, pensions, gratuities, superannuation, allowances or any similar payment to any of the Employees or their dependants, nor is it a party to any arrangements or promise to make or in the habit of making ex gratia or voluntary payments on redundancies or payments by way of bonus, pension, gratuity, superannuation, allowance or similar payments to any such persons. </w:t>
      </w:r>
      <w:bookmarkEnd w:id="853"/>
    </w:p>
    <w:p w:rsidRDefault="00000000" w:rsidR="00000000" w:rsidP="008B4A53">
      <w:pPr>
        <w:pStyle w:val="ScheduleUntitledsubclause1"/>
      </w:pPr>
      <w:bookmarkStart w:id="854" w:name="a592107"/>
      <w:r>
        <w:t>There are no schemes or arrangements (whether legally enforceable or not) for payment of retirement, pension, disability or death benefit or similar schemes or arrangements in operation or contemplated in respect of any of the Employees or their dependants, or persons formerly employed or engaged in the Business or their dependants, under which the Buyer or any of the owners for the time being of the Business or the Assets or any part of them may become liable to make payments or to provide equivalent benefits.</w:t>
      </w:r>
      <w:bookmarkEnd w:id="854"/>
    </w:p>
    <w:p w:rsidRDefault="00000000" w:rsidR="00000000" w:rsidP="008B4A53">
      <w:pPr>
        <w:pStyle w:val="ScheduleUntitledsubclause1"/>
      </w:pPr>
      <w:bookmarkStart w:id="855" w:name="a525760"/>
      <w:r>
        <w:t>There is not in existence, and the Seller has not proposed and is not proposing to introduce, any bonus, commission or profit-sharing scheme or any other scheme or arrangement under which the Employees are or would be entitled to participate in the profits of the Business or acquire shares in the Seller.</w:t>
      </w:r>
      <w:bookmarkEnd w:id="855"/>
    </w:p>
    <w:p w:rsidRDefault="00000000" w:rsidR="00000000" w:rsidP="008B4A53">
      <w:pPr>
        <w:pStyle w:val="ScheduleUntitledsubclause1"/>
      </w:pPr>
      <w:bookmarkStart w:id="856" w:name="a797210"/>
      <w:r>
        <w:t>There are no amounts outstanding or promised to any of the Employees, and no liability has been incurred by the Seller which remains undischarged for breach of any employment contract; or redundancy payments (statutory or otherwise, including protective awards); or compensation under any employment legislation or regulations, or in respect of statutory holiday pay; or wrongful dismissal, unfair dismissal, equal pay, sex, race or disability discrimination or otherwise. No order has been made at any time for the reinstatement or re-engagement of any of the Employees or any person formerly employed or engaged or working in the Business.</w:t>
      </w:r>
      <w:bookmarkEnd w:id="856"/>
    </w:p>
    <w:p w:rsidRDefault="00000000" w:rsidR="00000000" w:rsidP="008B4A53">
      <w:pPr>
        <w:pStyle w:val="ScheduleUntitledsubclause1"/>
      </w:pPr>
      <w:bookmarkStart w:id="857" w:name="a448771"/>
      <w:r>
        <w:t xml:space="preserve">The Seller is not engaged or involved in any </w:t>
      </w:r>
      <w:r w:rsidRPr="00DA0F4D">
        <w:t xml:space="preserve">enquiry, investigation, </w:t>
      </w:r>
      <w:r>
        <w:t xml:space="preserve">dispute, claim or legal proceedings (whether arising under contract, common law, statute or in equity) with any of the Employees or any other person currently or previously employed by or engaged in the Business or their dependants and, so far as the Seller is aware, there is no event which could give rise to such </w:t>
      </w:r>
      <w:r w:rsidRPr="00DA0F4D">
        <w:t xml:space="preserve">enquiry, investigation, </w:t>
      </w:r>
      <w:r>
        <w:t>dispute, claim or proceedings.</w:t>
      </w:r>
      <w:bookmarkEnd w:id="857"/>
    </w:p>
    <w:p w:rsidRDefault="00000000" w:rsidR="00000000" w:rsidP="008B4A53">
      <w:pPr>
        <w:pStyle w:val="ScheduleUntitledsubclause1"/>
      </w:pPr>
      <w:bookmarkStart w:id="858" w:name="a228509"/>
      <w:r>
        <w:t>The Seller has completed all questionnaires, co-operated with all enquiries and filed all pleadings within any applicable time limit in connection with or in anticipation of any claim against the Seller arising out of the employment of any of the Employees.</w:t>
      </w:r>
      <w:bookmarkEnd w:id="858"/>
    </w:p>
    <w:p w:rsidRDefault="00000000" w:rsidR="00000000" w:rsidP="008B4A53">
      <w:pPr>
        <w:pStyle w:val="ScheduleUntitledsubclause1"/>
      </w:pPr>
      <w:bookmarkStart w:id="859" w:name="a979726"/>
      <w:r>
        <w:t>In the [two] years preceding the date of this agreement, in respect of each of the Employees, all holiday pay for periods of holiday taken under regulation 13 of the Working Time Regulations 1998 (SI 1998/1833) has been calculated and paid in accordance with the Directive 2003/88/EC of the European Parliament and of the Council of 4 November 2003 concerning certain aspects of the organisation of working time.</w:t>
      </w:r>
      <w:bookmarkEnd w:id="859"/>
    </w:p>
    <w:p w:rsidRDefault="00000000" w:rsidR="00000000" w:rsidP="008B4A53">
      <w:pPr>
        <w:pStyle w:val="ScheduleUntitledsubclause1"/>
      </w:pPr>
      <w:bookmarkStart w:id="860" w:name="a623717"/>
      <w:r>
        <w:t>With respect to agents and distributors:</w:t>
      </w:r>
      <w:bookmarkEnd w:id="860"/>
    </w:p>
    <w:p w:rsidRDefault="00000000" w:rsidR="00000000" w:rsidP="008B4A53">
      <w:pPr>
        <w:pStyle w:val="ScheduleUntitledsubclause2"/>
      </w:pPr>
      <w:bookmarkStart w:id="861" w:name="a438090"/>
      <w:r>
        <w:rPr>
          <w:rFonts w:ascii="Arial" w:hAnsi="Arial" w:eastAsia="Arial" w:cs="Arial"/>
        </w:rPr>
        <w:t xml:space="preserve">there are no agents or distributors of the Seller engaged in any work related to the Business and there are no persons, whether in </w:t>
      </w:r>
      <w:del w:id="56f1de90-2db9-4e21-9c2e-a66616e81e41" w:author="AI Legal Counsel" w:authorEmail="ai@example.com" w:date="2026-02-05T08:50:00.000Z">
        <w:r>
          <w:rPr>
            <w:rFonts w:ascii="Arial" w:hAnsi="Arial" w:eastAsia="Arial" w:cs="Arial"/>
          </w:rPr>
          <w:delText>the United Kingdom</w:delText>
        </w:r>
      </w:del>
      <w:ins w:id="56f1de90-2db9-4e21-9c2e-a66616e81e41" w:author="AI Legal Counsel" w:authorEmail="ai@example.com" w:date="2026-02-05T08:50:00.000Z">
        <w:r>
          <w:rPr>
            <w:rFonts w:ascii="Arial" w:hAnsi="Arial" w:eastAsia="Arial" w:cs="Arial"/>
          </w:rPr>
          <w:t>Singapore</w:t>
        </w:r>
      </w:ins>
      <w:r>
        <w:rPr>
          <w:rFonts w:ascii="Arial" w:hAnsi="Arial" w:eastAsia="Arial" w:cs="Arial"/>
        </w:rPr>
        <w:t xml:space="preserve"> or elsewhere, with whom formal or informal arrangements exist or have existed concerning the manufacture, sale, distribution, hire, lease or promotion of any goods or services connected with the Business. No such agent or distributor has any right to any indemnity or compensation whatsoever on termination of any arrangement in connection with the Business; and </w:t>
      </w:r>
      <w:bookmarkEnd w:id="861"/>
    </w:p>
    <w:p w:rsidRDefault="00000000" w:rsidR="00000000" w:rsidP="008B4A53">
      <w:pPr>
        <w:pStyle w:val="ScheduleUntitledsubclause2"/>
      </w:pPr>
      <w:bookmarkStart w:id="862" w:name="a260553"/>
      <w:r>
        <w:t>no agent or distributor of the Seller engaged in any work related to the Business has given or received notice terminating their engagement in connection with the Business, and no such agent or distributor is entitled or intends or is likely to terminate such engagement as a result of the parties entering into this agreement or Completion.</w:t>
      </w:r>
      <w:bookmarkEnd w:id="862"/>
    </w:p>
    <w:p w:rsidRDefault="00000000" w:rsidR="00000000" w:rsidP="008B4A53">
      <w:pPr>
        <w:pStyle w:val="ScheduleUntitledsubclause1"/>
      </w:pPr>
      <w:bookmarkStart w:id="863" w:name="a527586"/>
      <w:r>
        <w:t>There are no joint venture agreements, sales agreements, market-sharing agreements or other arrangements relating to the Business whereby the right to carry on the Business in any part of the world is in any way limited or subject to particular terms or conditions.</w:t>
      </w:r>
      <w:bookmarkEnd w:id="863"/>
    </w:p>
    <w:p w:rsidRDefault="00000000" w:rsidR="00000000" w:rsidP="008B4A53">
      <w:pPr>
        <w:pStyle w:val="ScheduleUntitledsubclause1"/>
      </w:pPr>
      <w:bookmarkStart w:id="864" w:name="a726485"/>
      <w:r>
        <w:t>[With respect to labour relations:</w:t>
      </w:r>
      <w:bookmarkEnd w:id="864"/>
    </w:p>
    <w:p w:rsidRDefault="00000000" w:rsidR="00000000" w:rsidP="008B4A53">
      <w:pPr>
        <w:pStyle w:val="ScheduleUntitledsubclause2"/>
      </w:pPr>
      <w:bookmarkStart w:id="865" w:name="a395365"/>
      <w:r>
        <w:t xml:space="preserve">[the Seller has not recognised any trade union or any other organisation of employees or their representatives in respect of any of the Employees </w:t>
      </w:r>
      <w:r>
        <w:rPr>
          <w:b/>
        </w:rPr>
        <w:t xml:space="preserve">OR </w:t>
      </w:r>
      <w:r>
        <w:t>the Seller has Disclosed all collective bargaining, procedural or other agreements or arrangements (whether in writing, oral or by custom and practice and whether binding or not) in existence relating to or relevant to any of the Employees and the current state of any negotiations with any trade union or other organisation of employees or their representatives which might affect the terms of employment, working arrangements or severance payments of any of the Employees];</w:t>
      </w:r>
      <w:bookmarkEnd w:id="865"/>
    </w:p>
    <w:p w:rsidRDefault="00000000" w:rsidR="00000000" w:rsidP="008B4A53">
      <w:pPr>
        <w:pStyle w:val="ScheduleUntitledsubclause2"/>
      </w:pPr>
      <w:bookmarkStart w:id="866" w:name="a388728"/>
      <w:r>
        <w:t>the Seller is not (and has not in the [two] years preceding the date of this agreement been) involved or likely to be involved in connection with the Business in any industrial or trade dispute (official or unofficial) or negotiation with any trade union or other organisation of employees or their representatives, nor any application for recognition pending before the Central Arbitration Committee under the Employment Relations Act 1999, nor is any such industrial or trade dispute, negotiation or application pending, threatened or anticipated; and</w:t>
      </w:r>
      <w:bookmarkEnd w:id="866"/>
    </w:p>
    <w:p w:rsidRDefault="00000000" w:rsidR="00000000" w:rsidP="008B4A53">
      <w:pPr>
        <w:pStyle w:val="ScheduleUntitledsubclause2"/>
      </w:pPr>
      <w:bookmarkStart w:id="867" w:name="a143058"/>
      <w:r>
        <w:t>in the period of [one] year preceding the date of this agreement, the Seller has not given notice of any redundancies to the relevant Secretary of State or started consultations under Part IV of TULRCA[, TUPE 1981] or TUPE, and the Seller has complied with its obligations under Part IV of TULRCA[, TUPE 1981] and TUPE and will not before Completion do any such things.]</w:t>
      </w:r>
      <w:bookmarkEnd w:id="867"/>
    </w:p>
    <w:p w:rsidRDefault="00000000" w:rsidR="00000000" w:rsidP="008B4A53">
      <w:pPr>
        <w:pStyle w:val="ScheduleUntitledsubclause1"/>
      </w:pPr>
      <w:bookmarkStart w:id="868" w:name="a145649"/>
      <w:r>
        <w:t>In the period of [ten] years preceding the date of this agreement, the Seller has not (nor has any predecessor or owner of any part of the Business) been a party to any relevant transfer for the purposes of TUPE 1981 or TUPE affecting any of the Employees or any other persons engaged in the Business and no event has occurred which may involve such persons in the future being a party to such a transfer. No such persons have had their terms of employment varied for any reason as a result of or connected with such a transfer.</w:t>
      </w:r>
      <w:bookmarkEnd w:id="868"/>
    </w:p>
    <w:p w:rsidRDefault="00000000" w:rsidR="00000000" w:rsidP="008B4A53">
      <w:pPr>
        <w:pStyle w:val="ScheduleTitleClause"/>
      </w:pPr>
      <w:r>
        <w:fldChar w:fldCharType="begin"/>
      </w:r>
      <w:r>
        <w:fldChar w:fldCharType="end"/>
      </w:r>
      <w:r>
        <w:fldChar w:fldCharType="begin"/>
      </w:r>
      <w:r>
        <w:instrText>TC "11. Book Debts" \l 1</w:instrText>
      </w:r>
      <w:r>
        <w:fldChar w:fldCharType="end"/>
      </w:r>
      <w:bookmarkStart w:id="869" w:name="a643146"/>
      <w:bookmarkStart w:id="870" w:name="_Toc256000084"/>
      <w:r>
        <w:t>[Book Debts]</w:t>
      </w:r>
      <w:bookmarkEnd w:id="869"/>
      <w:bookmarkEnd w:id="870"/>
    </w:p>
    <w:p w:rsidRDefault="00000000" w:rsidR="00000000" w:rsidP="008B4A53">
      <w:pPr>
        <w:pStyle w:val="IgnoredSpacing"/>
      </w:pPr>
    </w:p>
    <w:p w:rsidRDefault="00000000" w:rsidR="00000000" w:rsidP="008B4A53">
      <w:pPr>
        <w:pStyle w:val="ScheduleUntitledsubclause1"/>
      </w:pPr>
      <w:bookmarkStart w:id="871" w:name="a414793"/>
      <w:r>
        <w:t>The Seller is not entitled to the benefit of any Book Debt otherwise than as the original creditor and is not and has not agreed to become a party to any factoring or discounting arrangement in respect of such debts.</w:t>
      </w:r>
      <w:bookmarkEnd w:id="871"/>
    </w:p>
    <w:p w:rsidRDefault="00000000" w:rsidR="00000000" w:rsidP="008B4A53">
      <w:pPr>
        <w:pStyle w:val="ScheduleUntitledsubclause1"/>
      </w:pPr>
      <w:bookmarkStart w:id="872" w:name="a72375"/>
      <w:r>
        <w:t>None of the Book Debts included in the Accounts, [the Management Accounts,] or which have subsequently arisen have been outstanding for more than [three] months from the due date for payment or have been released on terms that the debtor has paid less than the full value of his debt, [and all such Book Debts have been realised or will realise in the ordinary and usual course of collection their full value (subject to any allowance for bad or doubtful debts in the Accounts)].</w:t>
      </w:r>
      <w:bookmarkEnd w:id="872"/>
    </w:p>
    <w:p w:rsidRDefault="00000000" w:rsidR="00000000" w:rsidP="008B4A53">
      <w:pPr>
        <w:pStyle w:val="ScheduleTitleClause"/>
      </w:pPr>
      <w:r>
        <w:fldChar w:fldCharType="begin"/>
      </w:r>
      <w:r>
        <w:instrText>TC "12. Insurance" \l 1</w:instrText>
      </w:r>
      <w:r>
        <w:fldChar w:fldCharType="end"/>
      </w:r>
      <w:bookmarkStart w:id="873" w:name="a980903"/>
      <w:bookmarkStart w:id="874" w:name="_Toc256000085"/>
      <w:r>
        <w:t>Insurance</w:t>
      </w:r>
      <w:bookmarkEnd w:id="873"/>
      <w:bookmarkEnd w:id="874"/>
    </w:p>
    <w:p w:rsidRDefault="00000000" w:rsidR="00000000" w:rsidP="008B4A53">
      <w:pPr>
        <w:pStyle w:val="ScheduleUntitledsubclause1"/>
      </w:pPr>
      <w:bookmarkStart w:id="875" w:name="a401521"/>
      <w:r>
        <w:t>All the Assets are, and have at all material times been, insured to their full replacement or reinstatement value with a reputable insurer against fire and all other risks customarily insured against by persons carrying on the same types of business as the Business, and the Seller has at all material times adequately insured against accident, damage, injury, third party loss (including product liability) and all other risks customarily insured against by persons carrying on a similar business to the Business.</w:t>
      </w:r>
      <w:bookmarkEnd w:id="875"/>
    </w:p>
    <w:p w:rsidRDefault="00000000" w:rsidR="00000000" w:rsidP="008B4A53">
      <w:pPr>
        <w:pStyle w:val="ScheduleUntitledsubclause1"/>
      </w:pPr>
      <w:bookmarkStart w:id="876" w:name="a879068"/>
      <w:r>
        <w:t>Full particulars of all insurance policies held by the Seller in respect of the Business and the Assets have been Disclosed.</w:t>
      </w:r>
      <w:bookmarkEnd w:id="876"/>
    </w:p>
    <w:p w:rsidRDefault="00000000" w:rsidR="00000000" w:rsidP="008B4A53">
      <w:pPr>
        <w:pStyle w:val="ScheduleUntitledsubclause1"/>
      </w:pPr>
      <w:bookmarkStart w:id="877" w:name="a762897"/>
      <w:r>
        <w:t>All the insurance policies held by the Seller in respect of the Business are in full force and effect and all premiums due on them have been paid, nothing has been done or not been done which has made or could make any of them void or voidable or whereby their renewal may be refused or their premiums are likely to be increased.</w:t>
      </w:r>
      <w:bookmarkEnd w:id="877"/>
    </w:p>
    <w:p w:rsidRDefault="00000000" w:rsidR="00000000" w:rsidP="008B4A53">
      <w:pPr>
        <w:pStyle w:val="ScheduleUntitledsubclause1"/>
      </w:pPr>
      <w:bookmarkStart w:id="878" w:name="a905522"/>
      <w:r>
        <w:t xml:space="preserve">None of the Policies: </w:t>
      </w:r>
      <w:bookmarkEnd w:id="878"/>
    </w:p>
    <w:p w:rsidRDefault="00000000" w:rsidR="00000000" w:rsidP="008B4A53">
      <w:pPr>
        <w:pStyle w:val="ScheduleUntitledsubclause2"/>
      </w:pPr>
      <w:bookmarkStart w:id="879" w:name="a93796"/>
      <w:r>
        <w:t>are subject to any special or unusual terms or restrictions, or to the payment of any premium in excess of the normal rate; or</w:t>
      </w:r>
      <w:bookmarkEnd w:id="879"/>
    </w:p>
    <w:p w:rsidRDefault="00000000" w:rsidR="00000000" w:rsidP="008B4A53">
      <w:pPr>
        <w:pStyle w:val="ScheduleUntitledsubclause2"/>
      </w:pPr>
      <w:bookmarkStart w:id="880" w:name="a791624"/>
      <w:r>
        <w:t>are void or voidable and nothing has been done, or omitted to be done, which could make any of them void or voidable.</w:t>
      </w:r>
      <w:bookmarkEnd w:id="880"/>
    </w:p>
    <w:p w:rsidRDefault="00000000" w:rsidR="00000000" w:rsidP="008B4A53">
      <w:pPr>
        <w:pStyle w:val="ScheduleUntitledsubclause1"/>
      </w:pPr>
      <w:bookmarkStart w:id="881" w:name="a1040558"/>
      <w:r>
        <w:t>The Disclosure Letter contains complete and accurate details of all insurance claims made by the Seller in relation to the Business during the period of [12] months ending on the date of this agreement.</w:t>
      </w:r>
      <w:bookmarkEnd w:id="881"/>
    </w:p>
    <w:p w:rsidRDefault="00000000" w:rsidR="00000000" w:rsidP="008B4A53">
      <w:pPr>
        <w:pStyle w:val="ScheduleUntitledsubclause1"/>
      </w:pPr>
      <w:bookmarkStart w:id="882" w:name="a158107"/>
      <w:r>
        <w:t>There are no material outstanding claims under, or in respect of the validity of, any of the insurance policies held by the Seller in respect of the Business and[, so far as the Seller is aware,]</w:t>
      </w:r>
      <w:r w:rsidRPr="00C879E1">
        <w:t xml:space="preserve"> no such claims have been or are threatened and there are no circumstances likely to give rise to any claim under, or in respect of the validity of, any of those policies</w:t>
      </w:r>
      <w:r>
        <w:t>.</w:t>
      </w:r>
      <w:bookmarkEnd w:id="882"/>
    </w:p>
    <w:p w:rsidRDefault="00000000" w:rsidR="00000000" w:rsidP="008B4A53">
      <w:pPr>
        <w:pStyle w:val="ScheduleTitleClause"/>
      </w:pPr>
      <w:r>
        <w:fldChar w:fldCharType="begin"/>
      </w:r>
      <w:r>
        <w:fldChar w:fldCharType="end"/>
      </w:r>
      <w:r>
        <w:fldChar w:fldCharType="begin"/>
      </w:r>
      <w:r>
        <w:instrText>TC "13. Anti-corruption" \l 1</w:instrText>
      </w:r>
      <w:r>
        <w:fldChar w:fldCharType="end"/>
      </w:r>
      <w:bookmarkStart w:id="883" w:name="a551578"/>
      <w:bookmarkStart w:id="884" w:name="_Toc256000086"/>
      <w:r>
        <w:t>[Anti-corruption</w:t>
      </w:r>
      <w:bookmarkEnd w:id="883"/>
      <w:bookmarkEnd w:id="884"/>
    </w:p>
    <w:p w:rsidRDefault="00000000" w:rsidR="00000000" w:rsidP="008B4A53">
      <w:pPr>
        <w:pStyle w:val="ScheduleUntitledsubclause1"/>
      </w:pPr>
      <w:bookmarkStart w:id="885" w:name="a730238"/>
      <w:r>
        <w:t>The definition in this paragraph applies in this agreement.</w:t>
      </w:r>
      <w:bookmarkEnd w:id="885"/>
    </w:p>
    <w:p w:rsidRDefault="00000000" w:rsidR="00000000" w:rsidP="008B4A53">
      <w:pPr>
        <w:pStyle w:val="DefinedTermPara"/>
      </w:pPr>
      <w:bookmarkStart w:id="886" w:name="a570285"/>
      <w:r>
        <w:rPr>
          <w:rStyle w:val="DefTerm"/>
        </w:rPr>
        <w:t>Associated Person</w:t>
      </w:r>
      <w:r>
        <w:t>: means in relation to a company, a person (including an employee, agent or subsidiary) who performs or has performed services for or on behalf of that company.</w:t>
      </w:r>
      <w:bookmarkEnd w:id="886"/>
    </w:p>
    <w:p w:rsidRDefault="00000000" w:rsidR="00000000" w:rsidP="008B4A53">
      <w:pPr>
        <w:pStyle w:val="ScheduleUntitledsubclause1"/>
      </w:pPr>
      <w:bookmarkStart w:id="887" w:name="a105540"/>
      <w:r>
        <w:t>The Seller has not [in relation to the Business] at any time engaged in any activity, practice or conduct which would constitute an offence under the Bribery Act 2010.</w:t>
      </w:r>
      <w:bookmarkEnd w:id="887"/>
    </w:p>
    <w:p w:rsidRDefault="00000000" w:rsidR="00000000" w:rsidP="008B4A53">
      <w:pPr>
        <w:pStyle w:val="ScheduleUntitledsubclause1"/>
      </w:pPr>
      <w:bookmarkStart w:id="888" w:name="a236678"/>
      <w:r>
        <w:t xml:space="preserve">No Associated Person of the Seller [in relation to the Business] has bribed another person (within the meaning given in section 7(3) of the Bribery Act 2010) intending to obtain or retain business or an advantage in the conduct of business for the Business, and the Seller has operated and has in place adequate procedures [in line with the guidance published by the Secretary of State under section 9 of the Bribery Act 2010] designed to prevent their Associated Persons from undertaking any such conduct. </w:t>
      </w:r>
      <w:bookmarkEnd w:id="888"/>
    </w:p>
    <w:p w:rsidRDefault="00000000" w:rsidR="00000000" w:rsidP="008B4A53">
      <w:pPr>
        <w:pStyle w:val="ScheduleUntitledsubclause1"/>
      </w:pPr>
      <w:bookmarkStart w:id="889" w:name="a173923"/>
      <w:r>
        <w:t>Neither the Seller nor its Associated Persons is or has been the subject of any investigation, inquiry or enforcement proceedings by any governmental, administrative or regulatory body or any customer regarding any offence or alleged offence under the Bribery Act 2010 in connection with the Business, and no such investigation, inquiry or proceedings have been threatened or are pending and there are no circumstances likely to give rise to any such investigation, inquiry or proceedings.</w:t>
      </w:r>
      <w:bookmarkEnd w:id="889"/>
    </w:p>
    <w:p w:rsidRDefault="00000000" w:rsidR="00000000" w:rsidP="008B4A53">
      <w:pPr>
        <w:pStyle w:val="ScheduleUntitledsubclause1"/>
      </w:pPr>
      <w:bookmarkStart w:id="890" w:name="a965703"/>
      <w:r>
        <w:t>The Seller has not [in relation to the Business]</w:t>
      </w:r>
      <w:r w:rsidRPr="00596D26">
        <w:t xml:space="preserve"> been excluded from participation in a public contract as a result of being convicted of bribery or corruption</w:t>
      </w:r>
      <w:r>
        <w:t>.]</w:t>
      </w:r>
      <w:bookmarkEnd w:id="890"/>
    </w:p>
    <w:p w:rsidRDefault="00000000" w:rsidR="00000000" w:rsidP="008B4A53">
      <w:pPr>
        <w:pStyle w:val="ScheduleTitleClause"/>
      </w:pPr>
      <w:r>
        <w:fldChar w:fldCharType="begin"/>
      </w:r>
      <w:r>
        <w:instrText>TC "14. Competition" \l 1</w:instrText>
      </w:r>
      <w:r>
        <w:fldChar w:fldCharType="end"/>
      </w:r>
      <w:bookmarkStart w:id="891" w:name="a430467"/>
      <w:bookmarkStart w:id="892" w:name="_Toc256000087"/>
      <w:r>
        <w:t>Competition</w:t>
      </w:r>
      <w:bookmarkEnd w:id="891"/>
      <w:bookmarkEnd w:id="892"/>
    </w:p>
    <w:p w:rsidRDefault="00000000" w:rsidR="00000000" w:rsidP="008B4A53">
      <w:pPr>
        <w:pStyle w:val="ScheduleUntitledsubclause1"/>
      </w:pPr>
      <w:bookmarkStart w:id="893" w:name="a1021089"/>
      <w:r>
        <w:t>The definition in this paragraph applies in this agreement.</w:t>
      </w:r>
      <w:bookmarkEnd w:id="893"/>
    </w:p>
    <w:p w:rsidRDefault="00000000" w:rsidR="00000000" w:rsidP="008B4A53">
      <w:pPr>
        <w:pStyle w:val="DefinedTermPara"/>
      </w:pPr>
      <w:bookmarkStart w:id="894" w:name="a110022"/>
      <w:r>
        <w:rPr>
          <w:rStyle w:val="DefTerm"/>
        </w:rPr>
        <w:t>Competition Law</w:t>
      </w:r>
      <w:r>
        <w:t>: the national and directly effective legislation of any jurisdiction which governs the conduct of companies or individuals in relation to restrictive or other anti-competitive agreements or practices (including, but not limited to, cartels, pricing, resale pricing, market sharing, bid rigging, terms of trading, purchase or supply and joint ventures), dominant or monopoly market positions (whether held individually or collectively) and the control of acquisitions or mergers.</w:t>
      </w:r>
      <w:bookmarkEnd w:id="894"/>
    </w:p>
    <w:p w:rsidRDefault="00000000" w:rsidR="00000000" w:rsidP="008B4A53">
      <w:pPr>
        <w:pStyle w:val="ScheduleUntitledsubclause1"/>
      </w:pPr>
      <w:bookmarkStart w:id="895" w:name="a304303"/>
      <w:r>
        <w:t>The Seller is not engaged in any agreement, arrangement, practice or conduct [in connection with the Business] which amounts to an infringement of the Competition Law of any jurisdiction in which the Business is conducted and none of its respective directors, officers or employees is or has been engaged in any activity which would be an offence or infringement under any such Competition Law.</w:t>
      </w:r>
      <w:bookmarkEnd w:id="895"/>
    </w:p>
    <w:p w:rsidRDefault="00000000" w:rsidR="00000000" w:rsidP="008B4A53">
      <w:pPr>
        <w:pStyle w:val="ScheduleUntitledsubclause1"/>
      </w:pPr>
      <w:bookmarkStart w:id="896" w:name="a126766"/>
      <w:r>
        <w:t>Neither the Seller, nor any of its directors, officers or employees, is the subject of any investigation, inquiry or proceedings by any relevant government body, agency, authority or court in connection with any actual or alleged infringement of the Competition Law of any jurisdiction in which the Business is or has been conducted.</w:t>
      </w:r>
      <w:bookmarkEnd w:id="896"/>
    </w:p>
    <w:p w:rsidRDefault="00000000" w:rsidR="00000000" w:rsidP="008B4A53">
      <w:pPr>
        <w:pStyle w:val="ScheduleUntitledsubclause1"/>
      </w:pPr>
      <w:bookmarkStart w:id="897" w:name="a393799"/>
      <w:r>
        <w:t xml:space="preserve">No such investigation, inquiry or proceedings as referred to in paragraph </w:t>
      </w:r>
      <w:r>
        <w:fldChar w:fldCharType="begin"/>
      </w:r>
      <w:r>
        <w:rPr>
          <w:highlight w:val="lightGray"/>
        </w:rPr>
        <w:instrText>REF a126766 \h \w \n</w:instrText>
      </w:r>
      <w:r>
        <w:fldChar w:fldCharType="separate"/>
      </w:r>
      <w:r>
        <w:t>14.3</w:t>
      </w:r>
      <w:r>
        <w:fldChar w:fldCharType="end"/>
      </w:r>
      <w:r>
        <w:t xml:space="preserve"> of this </w:t>
      </w:r>
      <w:r>
        <w:fldChar w:fldCharType="begin"/>
      </w:r>
      <w:r>
        <w:rPr>
          <w:highlight w:val="lightGray"/>
        </w:rPr>
        <w:instrText>REF a50415 \h \w \n</w:instrText>
      </w:r>
      <w:r>
        <w:fldChar w:fldCharType="separate"/>
      </w:r>
      <w:r>
        <w:t>Part 1</w:t>
      </w:r>
      <w:r>
        <w:fldChar w:fldCharType="end"/>
      </w:r>
      <w:r>
        <w:t xml:space="preserve"> of </w:t>
      </w:r>
      <w:r>
        <w:fldChar w:fldCharType="begin"/>
      </w:r>
      <w:r>
        <w:rPr>
          <w:highlight w:val="lightGray"/>
        </w:rPr>
        <w:instrText>REF a90549 \h \w \n</w:instrText>
      </w:r>
      <w:r>
        <w:fldChar w:fldCharType="separate"/>
      </w:r>
      <w:r>
        <w:t>Schedule 13</w:t>
      </w:r>
      <w:r>
        <w:fldChar w:fldCharType="end"/>
      </w:r>
      <w:r>
        <w:t xml:space="preserve"> have been threatened or are pending and there are no circumstances likely to give rise to any such investigation, inquiry or proceedings.</w:t>
      </w:r>
      <w:bookmarkEnd w:id="897"/>
    </w:p>
    <w:p w:rsidRDefault="00000000" w:rsidR="00000000" w:rsidP="008B4A53">
      <w:pPr>
        <w:pStyle w:val="ScheduleUntitledsubclause1"/>
      </w:pPr>
      <w:bookmarkStart w:id="898" w:name="a186175"/>
      <w:r>
        <w:t>The Business is not affected by any existing or pending decisions, judgments, orders or rulings of any relevant government body, agency, authority or court responsible for enforcing the Competition Law of any jurisdiction, nor have they given any undertakings or commitments to such bodies which affect the conduct of the Business.</w:t>
      </w:r>
      <w:bookmarkEnd w:id="898"/>
    </w:p>
    <w:p w:rsidRDefault="00000000" w:rsidR="00000000" w:rsidP="008B4A53">
      <w:pPr>
        <w:pStyle w:val="ScheduleUntitledsubclause1"/>
      </w:pPr>
      <w:r>
        <w:fldChar w:fldCharType="begin"/>
      </w:r>
      <w:r>
        <w:fldChar w:fldCharType="end"/>
      </w:r>
      <w:bookmarkStart w:id="899" w:name="a855053"/>
      <w:r>
        <w:t>[The Seller is not in receipt of any payment, guarantee, financial assistance or other aid from the government or any state body which was not, but should have been, notified to the European Commission under Article 108 of the Treaty on the Functioning of the European Union for decision declaring such aid to be compatible with the internal market.]</w:t>
      </w:r>
      <w:bookmarkEnd w:id="899"/>
    </w:p>
    <w:p w:rsidRDefault="00000000" w:rsidR="00000000" w:rsidP="008B4A53">
      <w:pPr>
        <w:pStyle w:val="ScheduleTitleClause"/>
      </w:pPr>
      <w:r>
        <w:fldChar w:fldCharType="begin"/>
      </w:r>
      <w:r>
        <w:instrText>TC "15. Compliance with laws" \l 1</w:instrText>
      </w:r>
      <w:r>
        <w:fldChar w:fldCharType="end"/>
      </w:r>
      <w:bookmarkStart w:id="900" w:name="a58559"/>
      <w:bookmarkStart w:id="901" w:name="_Toc256000088"/>
      <w:r>
        <w:t>Compliance with laws</w:t>
      </w:r>
      <w:bookmarkEnd w:id="900"/>
      <w:bookmarkEnd w:id="901"/>
    </w:p>
    <w:p w:rsidRDefault="00000000" w:rsidR="00000000" w:rsidP="008B4A53">
      <w:pPr>
        <w:pStyle w:val="ScheduleUntitledsubclause1"/>
      </w:pPr>
      <w:bookmarkStart w:id="902" w:name="a898541"/>
      <w:r>
        <w:t>The Seller has at all times conducted the Business in accordance with, and has acted in compliance with, all applicable laws and regulations.</w:t>
      </w:r>
      <w:bookmarkEnd w:id="902"/>
    </w:p>
    <w:p w:rsidRDefault="00000000" w:rsidR="00000000" w:rsidP="008B4A53">
      <w:pPr>
        <w:pStyle w:val="ScheduleUntitledsubclause1"/>
      </w:pPr>
      <w:bookmarkStart w:id="903" w:name="a815681"/>
      <w:r>
        <w:t>Neither the Seller, nor any of its respective directors or employees (current or past), has been convicted of an offence in relation to the Business.</w:t>
      </w:r>
      <w:bookmarkEnd w:id="903"/>
    </w:p>
    <w:p w:rsidRDefault="00000000" w:rsidR="00000000" w:rsidP="008B4A53">
      <w:pPr>
        <w:pStyle w:val="ScheduleTitleClause"/>
      </w:pPr>
      <w:r>
        <w:fldChar w:fldCharType="begin"/>
      </w:r>
      <w:r>
        <w:instrText>TC "16. Licences and consents" \l 1</w:instrText>
      </w:r>
      <w:r>
        <w:fldChar w:fldCharType="end"/>
      </w:r>
      <w:bookmarkStart w:id="904" w:name="a562282"/>
      <w:bookmarkStart w:id="905" w:name="_Toc256000089"/>
      <w:r>
        <w:t>Licences and consents</w:t>
      </w:r>
      <w:bookmarkEnd w:id="904"/>
      <w:bookmarkEnd w:id="905"/>
    </w:p>
    <w:p w:rsidRDefault="00000000" w:rsidR="00000000" w:rsidP="008B4A53">
      <w:pPr>
        <w:pStyle w:val="ScheduleUntitledsubclause1"/>
      </w:pPr>
      <w:bookmarkStart w:id="906" w:name="a280468"/>
      <w:r>
        <w:t>The Seller holds all licences, consents, permits and authorities necessary to carry on the Business in the places and in the manner in which it is carried on at the date of this agreement (</w:t>
      </w:r>
      <w:r>
        <w:rPr>
          <w:rStyle w:val="DefTerm"/>
        </w:rPr>
        <w:t>Consents</w:t>
      </w:r>
      <w:r>
        <w:t>). Details of the Consents and copies of all related documentation have been Disclosed.</w:t>
      </w:r>
      <w:bookmarkEnd w:id="906"/>
    </w:p>
    <w:p w:rsidRDefault="00000000" w:rsidR="00000000" w:rsidP="008B4A53">
      <w:pPr>
        <w:pStyle w:val="ScheduleUntitledsubclause1"/>
      </w:pPr>
      <w:bookmarkStart w:id="907" w:name="a595419"/>
      <w:r>
        <w:t>Each of the Consents is valid and subsisting, and the Seller is not in breach of the terms or conditions of the Consents (or any of them).</w:t>
      </w:r>
      <w:bookmarkEnd w:id="907"/>
    </w:p>
    <w:p w:rsidRDefault="00000000" w:rsidR="00000000" w:rsidP="008B4A53">
      <w:pPr>
        <w:pStyle w:val="ScheduleUntitledsubclause1"/>
      </w:pPr>
      <w:bookmarkStart w:id="908" w:name="a249459"/>
      <w:r>
        <w:t>There is no reason why any of the Consents may be revoked, suspended or cancelled (in whole or in part) and there is no reason, so far as the Seller is aware, why the Consents should not be renewed on the same terms by the Buyer or transferred to the Buyer.</w:t>
      </w:r>
      <w:bookmarkEnd w:id="908"/>
    </w:p>
    <w:p w:rsidRDefault="00000000" w:rsidR="00000000" w:rsidP="008B4A53">
      <w:pPr>
        <w:pStyle w:val="ScheduleTitleClause"/>
      </w:pPr>
      <w:r>
        <w:fldChar w:fldCharType="begin"/>
      </w:r>
      <w:r>
        <w:instrText>TC "17. Defective products/services" \l 1</w:instrText>
      </w:r>
      <w:r>
        <w:fldChar w:fldCharType="end"/>
      </w:r>
      <w:bookmarkStart w:id="909" w:name="a805137"/>
      <w:bookmarkStart w:id="910" w:name="_Toc256000090"/>
      <w:r>
        <w:t>Defective products/services</w:t>
      </w:r>
      <w:bookmarkEnd w:id="909"/>
      <w:bookmarkEnd w:id="910"/>
    </w:p>
    <w:p w:rsidRDefault="00000000" w:rsidR="00000000" w:rsidP="008B4A53">
      <w:pPr>
        <w:pStyle w:val="ScheduleUntitledsubclause1"/>
      </w:pPr>
      <w:bookmarkStart w:id="911" w:name="a115035"/>
      <w:r>
        <w:t>The Seller has not, in connection with the Business, manufactured or sold any products or supplied any services which were at the time they were manufactured, sold or supplied [or are, or will become], faulty or defective or which did not [or do not] comply with:</w:t>
      </w:r>
      <w:bookmarkEnd w:id="911"/>
    </w:p>
    <w:p w:rsidRDefault="00000000" w:rsidR="00000000" w:rsidP="008B4A53">
      <w:pPr>
        <w:pStyle w:val="ScheduleUntitledsubclause2"/>
      </w:pPr>
      <w:bookmarkStart w:id="912" w:name="a804773"/>
      <w:r>
        <w:t>any warranties or representations expressly or impliedly made by or on behalf of the Seller in connection with such products or services; or</w:t>
      </w:r>
      <w:bookmarkEnd w:id="912"/>
    </w:p>
    <w:p w:rsidRDefault="00000000" w:rsidR="00000000" w:rsidP="008B4A53">
      <w:pPr>
        <w:pStyle w:val="ScheduleUntitledsubclause2"/>
      </w:pPr>
      <w:bookmarkStart w:id="913" w:name="a60525"/>
      <w:r>
        <w:t>any laws, regulations, standards and requirements applicable to such products or services.</w:t>
      </w:r>
      <w:bookmarkEnd w:id="913"/>
    </w:p>
    <w:p w:rsidRDefault="00000000" w:rsidR="00000000" w:rsidP="008B4A53">
      <w:pPr>
        <w:pStyle w:val="ScheduleUntitledsubclause1"/>
      </w:pPr>
      <w:bookmarkStart w:id="914" w:name="a232400"/>
      <w:r>
        <w:t>No proceedings have been started, are pending or have been threatened against the Seller:</w:t>
      </w:r>
      <w:bookmarkEnd w:id="914"/>
    </w:p>
    <w:p w:rsidRDefault="00000000" w:rsidR="00000000" w:rsidP="008B4A53">
      <w:pPr>
        <w:pStyle w:val="ScheduleUntitledsubclause2"/>
      </w:pPr>
      <w:bookmarkStart w:id="915" w:name="a543193"/>
      <w:r>
        <w:t>in which it is claimed that any product manufactured or sold by the Seller [in connection with the Business] is defective, not appropriate for its intended use or has caused bodily injury or material damage to any person or property when applied or used as intended; or</w:t>
      </w:r>
      <w:bookmarkEnd w:id="915"/>
    </w:p>
    <w:p w:rsidRDefault="00000000" w:rsidR="00000000" w:rsidP="008B4A53">
      <w:pPr>
        <w:pStyle w:val="ScheduleUntitledsubclause2"/>
      </w:pPr>
      <w:bookmarkStart w:id="916" w:name="a938402"/>
      <w:r>
        <w:t>in respect of any services supplied by the Seller [in connection with the Business].</w:t>
      </w:r>
      <w:bookmarkEnd w:id="916"/>
    </w:p>
    <w:p w:rsidRDefault="00000000" w:rsidR="00000000" w:rsidP="008B4A53">
      <w:pPr>
        <w:pStyle w:val="ScheduleUntitledsubclause1"/>
      </w:pPr>
      <w:bookmarkStart w:id="917" w:name="a87224"/>
      <w:r>
        <w:t>There are no disputes between the Seller and any of its respective customers, clients or any other third parties in connection with any products or services manufactured, sold or supplied in connection with the Business.</w:t>
      </w:r>
      <w:bookmarkEnd w:id="917"/>
    </w:p>
    <w:p w:rsidRDefault="00000000" w:rsidR="00000000" w:rsidP="008B4A53">
      <w:pPr>
        <w:pStyle w:val="ScheduleTitleClause"/>
      </w:pPr>
      <w:r>
        <w:fldChar w:fldCharType="begin"/>
      </w:r>
      <w:r>
        <w:instrText>TC "18. Disputes" \l 1</w:instrText>
      </w:r>
      <w:r>
        <w:fldChar w:fldCharType="end"/>
      </w:r>
      <w:bookmarkStart w:id="918" w:name="a587465"/>
      <w:bookmarkStart w:id="919" w:name="_Toc256000091"/>
      <w:r>
        <w:t>Disputes</w:t>
      </w:r>
      <w:bookmarkEnd w:id="918"/>
      <w:bookmarkEnd w:id="919"/>
    </w:p>
    <w:p w:rsidRDefault="00000000" w:rsidR="00000000" w:rsidP="008B4A53">
      <w:pPr>
        <w:pStyle w:val="ScheduleUntitledsubclause1"/>
      </w:pPr>
      <w:bookmarkStart w:id="920" w:name="a598147"/>
      <w:r>
        <w:t xml:space="preserve">Neither the Seller, nor any person for whose acts or omissions it may be vicariously liable, is engaged or involved in or otherwise subject to any of the following matters (such matters being referred to in this paragraph 18 as </w:t>
      </w:r>
      <w:r w:rsidRPr="00E829CB">
        <w:rPr>
          <w:b/>
        </w:rPr>
        <w:t>Proceedings</w:t>
      </w:r>
      <w:r>
        <w:t>):</w:t>
      </w:r>
      <w:bookmarkEnd w:id="920"/>
    </w:p>
    <w:p w:rsidRDefault="00000000" w:rsidR="00000000" w:rsidP="008B4A53">
      <w:pPr>
        <w:pStyle w:val="ScheduleUntitledsubclause2"/>
      </w:pPr>
      <w:bookmarkStart w:id="921" w:name="a972478"/>
      <w:r>
        <w:t>any litigation or administrative, mediation, arbitration or other proceedings, or any claims, actions or hearings before any court, tribunal or any governmental, regulatory or similar body, or any department, board or agency (except for debt collection in the ordinary and usual course of business, details of which have been Disclosed) in relation to the Business or the Assets or any of them; or</w:t>
      </w:r>
      <w:bookmarkEnd w:id="921"/>
    </w:p>
    <w:p w:rsidRDefault="00000000" w:rsidR="00000000" w:rsidP="008B4A53">
      <w:pPr>
        <w:pStyle w:val="ScheduleUntitledsubclause2"/>
      </w:pPr>
      <w:bookmarkStart w:id="922" w:name="a794941"/>
      <w:r>
        <w:t>any dispute with, or any investigation, inquiry or enforcement proceedings by, any governmental,</w:t>
      </w:r>
      <w:r w:rsidRPr="00780B59">
        <w:t xml:space="preserve"> regulatory</w:t>
      </w:r>
      <w:r>
        <w:t xml:space="preserve"> or similar body or agency in any jurisdiction.</w:t>
      </w:r>
      <w:bookmarkEnd w:id="922"/>
    </w:p>
    <w:p w:rsidRDefault="00000000" w:rsidR="00000000" w:rsidP="008B4A53">
      <w:pPr>
        <w:pStyle w:val="ScheduleUntitledsubclause1"/>
      </w:pPr>
      <w:bookmarkStart w:id="923" w:name="a61975"/>
      <w:r>
        <w:t>No Proceedings have been threatened or are pending by or against the Seller or any person for whose acts or omissions it may be vicariously liable, and there are no  circumstances likely to give rise to any such Proceedings.</w:t>
      </w:r>
      <w:bookmarkEnd w:id="923"/>
    </w:p>
    <w:p w:rsidRDefault="00000000" w:rsidR="00000000" w:rsidP="008B4A53">
      <w:pPr>
        <w:pStyle w:val="ScheduleUntitledsubclause1"/>
      </w:pPr>
      <w:bookmarkStart w:id="924" w:name="a260875"/>
      <w:r>
        <w:t>The Seller is not affected [in relation to the Business] by any subsisting or pending judgment, order or other decision or ruling of a court, tribunal or arbitrator, or of any governmental, regulatory or similar body or agency in any jurisdiction. The Seller has not given to any court, tribunal or arbitrator, or any governmental, regulatory or similar body or agency in any jurisdiction, or to any third party, a subsisting undertaking arising out of, or in connection with, any Proceedings.</w:t>
      </w:r>
      <w:bookmarkEnd w:id="924"/>
    </w:p>
    <w:p w:rsidRDefault="00000000" w:rsidR="00000000" w:rsidP="008B4A53">
      <w:pPr>
        <w:pStyle w:val="ScheduleUntitledsubclause1"/>
      </w:pPr>
      <w:bookmarkStart w:id="925" w:name="a566103"/>
      <w:r>
        <w:t>Details of all material claims, complaints or returns relating to the Business that have occurred during the 12 months preceding the date of this agreement have been Disclosed.</w:t>
      </w:r>
      <w:bookmarkEnd w:id="925"/>
    </w:p>
    <w:p w:rsidRDefault="00000000" w:rsidR="00000000" w:rsidP="008B4A53">
      <w:pPr>
        <w:pStyle w:val="ScheduleTitleClause"/>
      </w:pPr>
      <w:r>
        <w:fldChar w:fldCharType="begin"/>
      </w:r>
      <w:r>
        <w:instrText>TC "19. Insolvency" \l 1</w:instrText>
      </w:r>
      <w:r>
        <w:fldChar w:fldCharType="end"/>
      </w:r>
      <w:bookmarkStart w:id="926" w:name="a163302"/>
      <w:bookmarkStart w:id="927" w:name="_Toc256000092"/>
      <w:r>
        <w:t>Insolvency</w:t>
      </w:r>
      <w:bookmarkEnd w:id="926"/>
      <w:bookmarkEnd w:id="927"/>
    </w:p>
    <w:p w:rsidRDefault="00000000" w:rsidR="00000000" w:rsidP="008B4A53">
      <w:pPr>
        <w:pStyle w:val="ScheduleUntitledsubclause1"/>
      </w:pPr>
      <w:bookmarkStart w:id="928" w:name="a878557"/>
      <w:r>
        <w:t>The Seller:</w:t>
      </w:r>
      <w:bookmarkEnd w:id="928"/>
    </w:p>
    <w:p w:rsidRDefault="00000000" w:rsidR="00000000" w:rsidP="008B4A53">
      <w:pPr>
        <w:pStyle w:val="ScheduleUntitledsubclause2"/>
      </w:pPr>
      <w:bookmarkStart w:id="929" w:name="a391645"/>
      <w:r>
        <w:rPr>
          <w:rFonts w:ascii="Arial" w:hAnsi="Arial" w:eastAsia="Arial" w:cs="Arial"/>
        </w:rPr>
        <w:t>is not insolvent or unable to pay its debts within the meaning of the Insolvency</w:t>
      </w:r>
      <w:ins w:id="24dfe92c-9c56-43c2-8911-014928a882f9" w:author="AI Legal Counsel" w:authorEmail="ai@example.com" w:date="2026-02-05T08:50:00.000Z">
        <w:r>
          <w:rPr>
            <w:rFonts w:ascii="Arial" w:hAnsi="Arial" w:eastAsia="Arial" w:cs="Arial"/>
          </w:rPr>
          <w:t>, Restructuring and Dissolution</w:t>
        </w:r>
      </w:ins>
      <w:r>
        <w:rPr>
          <w:rFonts w:ascii="Arial" w:hAnsi="Arial" w:eastAsia="Arial" w:cs="Arial"/>
        </w:rPr>
        <w:t xml:space="preserve"> Act </w:t>
      </w:r>
      <w:del w:id="9d67646e-41f9-4f57-bd87-c73dbc5dc509" w:author="AI Legal Counsel" w:authorEmail="ai@example.com" w:date="2026-02-05T08:50:00.000Z">
        <w:r>
          <w:rPr>
            <w:rFonts w:ascii="Arial" w:hAnsi="Arial" w:eastAsia="Arial" w:cs="Arial"/>
          </w:rPr>
          <w:delText>1986</w:delText>
        </w:r>
      </w:del>
      <w:ins w:id="9d67646e-41f9-4f57-bd87-c73dbc5dc509" w:author="AI Legal Counsel" w:authorEmail="ai@example.com" w:date="2026-02-05T08:50:00.000Z">
        <w:r>
          <w:rPr>
            <w:rFonts w:ascii="Arial" w:hAnsi="Arial" w:eastAsia="Arial" w:cs="Arial"/>
          </w:rPr>
          <w:t>2018</w:t>
        </w:r>
      </w:ins>
      <w:r>
        <w:rPr>
          <w:rFonts w:ascii="Arial" w:hAnsi="Arial" w:eastAsia="Arial" w:cs="Arial"/>
        </w:rPr>
        <w:t xml:space="preserve"> or any other applicable insolvency legislation; and</w:t>
      </w:r>
      <w:bookmarkEnd w:id="929"/>
    </w:p>
    <w:p w:rsidRDefault="00000000" w:rsidR="00000000" w:rsidP="008B4A53">
      <w:pPr>
        <w:pStyle w:val="ScheduleUntitledsubclause2"/>
      </w:pPr>
      <w:bookmarkStart w:id="930" w:name="a658678"/>
      <w:r>
        <w:t>has not stopped paying its debts as they fall due.</w:t>
      </w:r>
      <w:bookmarkEnd w:id="930"/>
    </w:p>
    <w:p w:rsidRDefault="00000000" w:rsidR="00000000" w:rsidP="008B4A53">
      <w:pPr>
        <w:pStyle w:val="ScheduleUntitledsubclause1"/>
      </w:pPr>
      <w:bookmarkStart w:id="931" w:name="a835142"/>
      <w:r>
        <w:t>No step has been taken in any applicable jurisdiction to initiate any process by or under which:</w:t>
      </w:r>
      <w:bookmarkEnd w:id="931"/>
    </w:p>
    <w:p w:rsidRDefault="00000000" w:rsidR="00000000" w:rsidP="008B4A53">
      <w:pPr>
        <w:pStyle w:val="ScheduleUntitledsubclause2"/>
      </w:pPr>
      <w:bookmarkStart w:id="932" w:name="a719922"/>
      <w:r>
        <w:t>the ability of the creditors of the Seller to take any action to enforce their debts is suspended, restricted or prevented; or</w:t>
      </w:r>
      <w:bookmarkEnd w:id="932"/>
    </w:p>
    <w:p w:rsidRDefault="00000000" w:rsidR="00000000" w:rsidP="008B4A53">
      <w:pPr>
        <w:pStyle w:val="ScheduleUntitledsubclause2"/>
      </w:pPr>
      <w:bookmarkStart w:id="933" w:name="a173906"/>
      <w:r>
        <w:t>some or all of the creditors of the Seller accept, by agreement or in pursuance of a court order, an amount less than the sums owing to them in satisfaction of those sums with a view to preventing the dissolution of the Seller; or</w:t>
      </w:r>
      <w:bookmarkEnd w:id="933"/>
    </w:p>
    <w:p w:rsidRDefault="00000000" w:rsidR="00000000" w:rsidP="008B4A53">
      <w:pPr>
        <w:pStyle w:val="ScheduleUntitledsubclause2"/>
      </w:pPr>
      <w:bookmarkStart w:id="934" w:name="a497440"/>
      <w:r>
        <w:t>a person is appointed to manage the affairs, business and assets of the Seller on behalf of its creditors; or</w:t>
      </w:r>
      <w:bookmarkEnd w:id="934"/>
    </w:p>
    <w:p w:rsidRDefault="00000000" w:rsidR="00000000" w:rsidP="008B4A53">
      <w:pPr>
        <w:pStyle w:val="ScheduleUntitledsubclause2"/>
      </w:pPr>
      <w:bookmarkStart w:id="935" w:name="a104002"/>
      <w:r>
        <w:t>the holder of a charge over any of the assets of the Seller is appointed to control the business and/or any assets of the Seller.</w:t>
      </w:r>
      <w:bookmarkEnd w:id="935"/>
    </w:p>
    <w:p w:rsidRDefault="00000000" w:rsidR="00000000" w:rsidP="008B4A53">
      <w:pPr>
        <w:pStyle w:val="ScheduleUntitledsubclause1"/>
      </w:pPr>
      <w:bookmarkStart w:id="936" w:name="a284317"/>
      <w:r>
        <w:t>In relation to the Seller:</w:t>
      </w:r>
      <w:bookmarkEnd w:id="936"/>
    </w:p>
    <w:p w:rsidRDefault="00000000" w:rsidR="00000000" w:rsidP="008B4A53">
      <w:pPr>
        <w:pStyle w:val="ScheduleUntitledsubclause2"/>
      </w:pPr>
      <w:bookmarkStart w:id="937" w:name="a1038645"/>
      <w:r>
        <w:t>no administrator has been appointed;</w:t>
      </w:r>
      <w:bookmarkEnd w:id="937"/>
    </w:p>
    <w:p w:rsidRDefault="00000000" w:rsidR="00000000" w:rsidP="008B4A53">
      <w:pPr>
        <w:pStyle w:val="ScheduleUntitledsubclause2"/>
      </w:pPr>
      <w:bookmarkStart w:id="938" w:name="a775657"/>
      <w:r>
        <w:t>no documents have been filed with the court for the appointment of an administrator; and</w:t>
      </w:r>
      <w:bookmarkEnd w:id="938"/>
    </w:p>
    <w:p w:rsidRDefault="00000000" w:rsidR="00000000" w:rsidP="008B4A53">
      <w:pPr>
        <w:pStyle w:val="ScheduleUntitledsubclause2"/>
      </w:pPr>
      <w:bookmarkStart w:id="939" w:name="a236726"/>
      <w:r>
        <w:rPr>
          <w:rFonts w:ascii="Arial" w:hAnsi="Arial" w:eastAsia="Arial" w:cs="Arial"/>
        </w:rPr>
        <w:t xml:space="preserve">no notice of an intention to appoint </w:t>
      </w:r>
      <w:del w:id="585c6bc2-1962-4a14-9204-68efda791e87" w:author="AI Legal Counsel" w:authorEmail="ai@example.com" w:date="2026-02-05T08:50:00.000Z">
        <w:r>
          <w:rPr>
            <w:rFonts w:ascii="Arial" w:hAnsi="Arial" w:eastAsia="Arial" w:cs="Arial"/>
          </w:rPr>
          <w:delText>an administrator</w:delText>
        </w:r>
      </w:del>
      <w:ins w:id="585c6bc2-1962-4a14-9204-68efda791e87" w:author="AI Legal Counsel" w:authorEmail="ai@example.com" w:date="2026-02-05T08:50:00.000Z">
        <w:r>
          <w:rPr>
            <w:rFonts w:ascii="Arial" w:hAnsi="Arial" w:eastAsia="Arial" w:cs="Arial"/>
          </w:rPr>
          <w:t>a judicial manager</w:t>
        </w:r>
      </w:ins>
      <w:r>
        <w:rPr>
          <w:rFonts w:ascii="Arial" w:hAnsi="Arial" w:eastAsia="Arial" w:cs="Arial"/>
        </w:rPr>
        <w:t xml:space="preserve"> has been given by the Seller, its directors or by a qualifying floating charge holder (as defined in </w:t>
      </w:r>
      <w:del w:id="531ae7e5-a3cb-4bc9-bef3-3850406f4076" w:author="AI Legal Counsel" w:authorEmail="ai@example.com" w:date="2026-02-05T08:50:00.000Z">
        <w:r>
          <w:rPr>
            <w:rFonts w:ascii="Arial" w:hAnsi="Arial" w:eastAsia="Arial" w:cs="Arial"/>
          </w:rPr>
          <w:delText>paragraph 14 of Schedule B1 to the Insolvency</w:delText>
        </w:r>
      </w:del>
      <w:ins w:id="531ae7e5-a3cb-4bc9-bef3-3850406f4076" w:author="AI Legal Counsel" w:authorEmail="ai@example.com" w:date="2026-02-05T08:50:00.000Z">
        <w:r>
          <w:rPr>
            <w:rFonts w:ascii="Arial" w:hAnsi="Arial" w:eastAsia="Arial" w:cs="Arial"/>
          </w:rPr>
          <w:t>the Insolvency, Restructuring and Dissolution</w:t>
        </w:r>
      </w:ins>
      <w:r>
        <w:rPr>
          <w:rFonts w:ascii="Arial" w:hAnsi="Arial" w:eastAsia="Arial" w:cs="Arial"/>
        </w:rPr>
        <w:t xml:space="preserve"> Act </w:t>
      </w:r>
      <w:del w:id="08c792cd-9e0b-4be4-b2a0-d04ba5689c5a" w:author="AI Legal Counsel" w:authorEmail="ai@example.com" w:date="2026-02-05T08:50:00.000Z">
        <w:r>
          <w:rPr>
            <w:rFonts w:ascii="Arial" w:hAnsi="Arial" w:eastAsia="Arial" w:cs="Arial"/>
          </w:rPr>
          <w:delText>1986</w:delText>
        </w:r>
      </w:del>
      <w:ins w:id="08c792cd-9e0b-4be4-b2a0-d04ba5689c5a" w:author="AI Legal Counsel" w:authorEmail="ai@example.com" w:date="2026-02-05T08:50:00.000Z">
        <w:r>
          <w:rPr>
            <w:rFonts w:ascii="Arial" w:hAnsi="Arial" w:eastAsia="Arial" w:cs="Arial"/>
          </w:rPr>
          <w:t>2018</w:t>
        </w:r>
      </w:ins>
      <w:r>
        <w:rPr>
          <w:rFonts w:ascii="Arial" w:hAnsi="Arial" w:eastAsia="Arial" w:cs="Arial"/>
        </w:rPr>
        <w:t>).</w:t>
      </w:r>
      <w:bookmarkEnd w:id="939"/>
    </w:p>
    <w:p w:rsidRDefault="00000000" w:rsidR="00000000" w:rsidP="008B4A53">
      <w:pPr>
        <w:pStyle w:val="ScheduleUntitledsubclause1"/>
      </w:pPr>
      <w:bookmarkStart w:id="940" w:name="a666570"/>
      <w:r>
        <w:t>No process has been initiated which could lead to the Seller being dissolved and its assets being distributed among its creditors, shareholders or other contributors.</w:t>
      </w:r>
      <w:bookmarkEnd w:id="940"/>
    </w:p>
    <w:p w:rsidRDefault="00000000" w:rsidR="00000000" w:rsidP="008B4A53">
      <w:pPr>
        <w:pStyle w:val="ScheduleUntitledsubclause1"/>
      </w:pPr>
      <w:bookmarkStart w:id="941" w:name="a908195"/>
      <w:r>
        <w:t>No distress, execution or other process has been levied or enforced on, and no creditor or encumbrancer has taken control of, any goods or assets of the Seller.</w:t>
      </w:r>
      <w:bookmarkEnd w:id="941"/>
    </w:p>
    <w:p w:rsidRDefault="00000000" w:rsidR="00000000" w:rsidP="008B4A53">
      <w:pPr>
        <w:pStyle w:val="ScheduleTitleClause"/>
      </w:pPr>
      <w:r>
        <w:fldChar w:fldCharType="begin"/>
      </w:r>
      <w:r>
        <w:instrText>TC "20. Effect of agreement" \l 1</w:instrText>
      </w:r>
      <w:r>
        <w:fldChar w:fldCharType="end"/>
      </w:r>
      <w:bookmarkStart w:id="942" w:name="a576784"/>
      <w:bookmarkStart w:id="943" w:name="_Toc256000093"/>
      <w:r>
        <w:t>Effect of agreement</w:t>
      </w:r>
      <w:bookmarkEnd w:id="942"/>
      <w:bookmarkEnd w:id="943"/>
    </w:p>
    <w:p w:rsidRDefault="00000000" w:rsidR="00000000" w:rsidP="008B4A53">
      <w:pPr>
        <w:pStyle w:val="NoNumUntitledsubclause1"/>
      </w:pPr>
      <w:bookmarkStart w:id="944" w:name="a630191"/>
      <w:r>
        <w:t>The execution and delivery of this agreement and the fulfilment and performance of and compliance with the terms of this agreement do not and will not:</w:t>
      </w:r>
      <w:bookmarkEnd w:id="944"/>
    </w:p>
    <w:p w:rsidRDefault="00000000" w:rsidR="00000000" w:rsidP="008B4A53">
      <w:pPr>
        <w:pStyle w:val="ScheduleUntitledsubclause2"/>
      </w:pPr>
      <w:bookmarkStart w:id="945" w:name="a469971"/>
      <w:r>
        <w:t>conflict with, violate or result in a breach of the terms, provisions or conditions of any of the Business Contracts or any law, undertaking to, or judgment, order, injunction or decree of any court; or</w:t>
      </w:r>
      <w:bookmarkEnd w:id="945"/>
    </w:p>
    <w:p w:rsidRDefault="00000000" w:rsidR="00000000" w:rsidP="008B4A53">
      <w:pPr>
        <w:pStyle w:val="ScheduleUntitledsubclause2"/>
      </w:pPr>
      <w:bookmarkStart w:id="946" w:name="a950630"/>
      <w:r>
        <w:t>relieve any person of any contractual or other obligation under any of the Business Contracts or entitle any person to terminate any such obligation; or</w:t>
      </w:r>
      <w:bookmarkEnd w:id="946"/>
    </w:p>
    <w:p w:rsidRDefault="00000000" w:rsidR="00000000" w:rsidP="008B4A53">
      <w:pPr>
        <w:pStyle w:val="ScheduleUntitledsubclause2"/>
      </w:pPr>
      <w:bookmarkStart w:id="947" w:name="a243072"/>
      <w:r>
        <w:t>terminate, make subject to termination or adversely affect from the point of view of the Business its enjoyment of any present or future benefit or privilege; or</w:t>
      </w:r>
      <w:bookmarkEnd w:id="947"/>
    </w:p>
    <w:p w:rsidRDefault="00000000" w:rsidR="00000000" w:rsidP="008B4A53">
      <w:pPr>
        <w:pStyle w:val="ScheduleUntitledsubclause2"/>
      </w:pPr>
      <w:bookmarkStart w:id="948" w:name="a100170"/>
      <w:r>
        <w:t>result in any customer of or supplier to the Business ceasing to deal, or substantially reducing the existing level of its dealings, with the Business, and the Seller is not aware of any intention on the part of any such customer or supplier to cease so to deal or so to reduce the existing level of such dealings.</w:t>
      </w:r>
      <w:bookmarkEnd w:id="948"/>
    </w:p>
    <w:p w:rsidRDefault="00000000" w:rsidR="00000000" w:rsidP="008B4A53">
      <w:pPr>
        <w:pStyle w:val="Part"/>
      </w:pPr>
      <w:bookmarkStart w:id="949" w:name="a794456"/>
      <w:bookmarkStart w:id="950" w:name="_Toc256000094"/>
      <w:r>
        <w:t>Intellectual Property</w:t>
      </w:r>
      <w:bookmarkEnd w:id="949"/>
      <w:bookmarkEnd w:id="950"/>
    </w:p>
    <w:p w:rsidRDefault="00000000" w:rsidR="00000000" w:rsidP="008B4A53">
      <w:pPr>
        <w:pStyle w:val="ScheduleTitleClause"/>
      </w:pPr>
      <w:bookmarkStart w:id="951" w:name="a446017"/>
      <w:r>
        <w:t xml:space="preserve">Complete and accurate particulars of all registered Business Intellectual Property Rights (including applications for such rights) and material unregistered Business Intellectual Property Rights are set out in </w:t>
      </w:r>
      <w:r>
        <w:fldChar w:fldCharType="begin"/>
      </w:r>
      <w:r>
        <w:rPr>
          <w:highlight w:val="lightGray"/>
        </w:rPr>
        <w:instrText>REF a858653 \h \w \n</w:instrText>
      </w:r>
      <w:r>
        <w:fldChar w:fldCharType="separate"/>
      </w:r>
      <w:r>
        <w:t>Part 1</w:t>
      </w:r>
      <w:r>
        <w:fldChar w:fldCharType="end"/>
      </w:r>
      <w:r>
        <w:t xml:space="preserve"> of </w:t>
      </w:r>
      <w:r>
        <w:fldChar w:fldCharType="begin"/>
      </w:r>
      <w:r>
        <w:rPr>
          <w:highlight w:val="lightGray"/>
        </w:rPr>
        <w:instrText>REF a164367 \h \w \n</w:instrText>
      </w:r>
      <w:r>
        <w:fldChar w:fldCharType="separate"/>
      </w:r>
      <w:r>
        <w:t>Schedule 7</w:t>
      </w:r>
      <w:r>
        <w:fldChar w:fldCharType="end"/>
      </w:r>
      <w:r>
        <w:t>. All such Business Intellectual Property Rights are used exclusively in connection with the Business.</w:t>
      </w:r>
      <w:bookmarkEnd w:id="951"/>
    </w:p>
    <w:p w:rsidRDefault="00000000" w:rsidR="00000000" w:rsidP="008B4A53">
      <w:pPr>
        <w:pStyle w:val="ScheduleTitleClause"/>
      </w:pPr>
      <w:bookmarkStart w:id="952" w:name="a491334"/>
      <w:r>
        <w:t xml:space="preserve">Complete and accurate particulars are set out in </w:t>
      </w:r>
      <w:r>
        <w:fldChar w:fldCharType="begin"/>
      </w:r>
      <w:r>
        <w:rPr>
          <w:highlight w:val="lightGray"/>
        </w:rPr>
        <w:instrText>REF a950740 \h \w \n</w:instrText>
      </w:r>
      <w:r>
        <w:fldChar w:fldCharType="separate"/>
      </w:r>
      <w:r>
        <w:t>Part 4</w:t>
      </w:r>
      <w:r>
        <w:fldChar w:fldCharType="end"/>
      </w:r>
      <w:r>
        <w:t xml:space="preserve"> of </w:t>
      </w:r>
      <w:r>
        <w:fldChar w:fldCharType="begin"/>
      </w:r>
      <w:r>
        <w:rPr>
          <w:highlight w:val="lightGray"/>
        </w:rPr>
        <w:instrText>REF a164367 \h \w \n</w:instrText>
      </w:r>
      <w:r>
        <w:fldChar w:fldCharType="separate"/>
      </w:r>
      <w:r>
        <w:t>Schedule 7</w:t>
      </w:r>
      <w:r>
        <w:fldChar w:fldCharType="end"/>
      </w:r>
      <w:r>
        <w:t xml:space="preserve"> of:</w:t>
      </w:r>
      <w:bookmarkEnd w:id="952"/>
    </w:p>
    <w:p w:rsidRDefault="00000000" w:rsidR="00000000" w:rsidP="008B4A53">
      <w:pPr>
        <w:pStyle w:val="ScheduleUntitledsubclause2"/>
      </w:pPr>
      <w:bookmarkStart w:id="953" w:name="a601119"/>
      <w:r>
        <w:t>all IP Licences (all of which are used exclusively in connection with the Business); and</w:t>
      </w:r>
      <w:bookmarkEnd w:id="953"/>
    </w:p>
    <w:p w:rsidRDefault="00000000" w:rsidR="00000000" w:rsidP="008B4A53">
      <w:pPr>
        <w:pStyle w:val="ScheduleUntitledsubclause2"/>
      </w:pPr>
      <w:bookmarkStart w:id="954" w:name="a69272"/>
      <w:r>
        <w:t>all licences, agreements, authorisations and permissions (in whatever form and whether express or implied) under which a third party has been licensed or otherwise permitted to use any Business Intellectual Property Rights or Business Information.</w:t>
      </w:r>
      <w:bookmarkEnd w:id="954"/>
    </w:p>
    <w:p w:rsidRDefault="00000000" w:rsidR="00000000" w:rsidP="008B4A53">
      <w:pPr>
        <w:pStyle w:val="ScheduleTitleClause"/>
      </w:pPr>
      <w:bookmarkStart w:id="955" w:name="a886542"/>
      <w:r>
        <w:t xml:space="preserve">Except as set out in </w:t>
      </w:r>
      <w:r>
        <w:fldChar w:fldCharType="begin"/>
      </w:r>
      <w:r>
        <w:rPr>
          <w:highlight w:val="lightGray"/>
        </w:rPr>
        <w:instrText>REF a950740 \h \w \n</w:instrText>
      </w:r>
      <w:r>
        <w:fldChar w:fldCharType="separate"/>
      </w:r>
      <w:r>
        <w:t>Part 4</w:t>
      </w:r>
      <w:r>
        <w:fldChar w:fldCharType="end"/>
      </w:r>
      <w:r>
        <w:t xml:space="preserve"> of </w:t>
      </w:r>
      <w:r>
        <w:fldChar w:fldCharType="begin"/>
      </w:r>
      <w:r>
        <w:rPr>
          <w:highlight w:val="lightGray"/>
        </w:rPr>
        <w:instrText>REF a164367 \h \w \n</w:instrText>
      </w:r>
      <w:r>
        <w:fldChar w:fldCharType="separate"/>
      </w:r>
      <w:r>
        <w:t>Schedule 7</w:t>
      </w:r>
      <w:r>
        <w:fldChar w:fldCharType="end"/>
      </w:r>
      <w:r>
        <w:t xml:space="preserve"> (in respect of IP Licences and rights granted to third parties as described in paragraph 2</w:t>
      </w:r>
      <w:r>
        <w:fldChar w:fldCharType="begin"/>
      </w:r>
      <w:r>
        <w:rPr>
          <w:highlight w:val="lightGray"/>
        </w:rPr>
        <w:instrText>REF a69272 \h \w \n</w:instrText>
      </w:r>
      <w:r>
        <w:fldChar w:fldCharType="separate"/>
      </w:r>
      <w:r>
        <w:t>(b)</w:t>
      </w:r>
      <w:r>
        <w:fldChar w:fldCharType="end"/>
      </w:r>
      <w:r>
        <w:t xml:space="preserve">) or </w:t>
      </w:r>
      <w:r>
        <w:fldChar w:fldCharType="begin"/>
      </w:r>
      <w:r>
        <w:rPr>
          <w:highlight w:val="lightGray"/>
        </w:rPr>
        <w:instrText>REF a499030 \h \w \n</w:instrText>
      </w:r>
      <w:r>
        <w:fldChar w:fldCharType="separate"/>
      </w:r>
      <w:r>
        <w:t>Schedule 12</w:t>
      </w:r>
      <w:r>
        <w:fldChar w:fldCharType="end"/>
      </w:r>
      <w:r>
        <w:t xml:space="preserve"> (in respect of IT Contracts), the Seller is the sole legal and beneficial owner of (or applicant for) the Business Intellectual Property Rights, free from Encumbrances and all other rights exercisable by third parties.</w:t>
      </w:r>
      <w:bookmarkEnd w:id="955"/>
    </w:p>
    <w:p w:rsidRDefault="00000000" w:rsidR="00000000" w:rsidP="008B4A53">
      <w:pPr>
        <w:pStyle w:val="ScheduleTitleClause"/>
      </w:pPr>
      <w:bookmarkStart w:id="956" w:name="a435336"/>
      <w:r>
        <w:t>No Intellectual Property Rights other than the Business Intellectual Property Rights are required in order to carry on the Business.</w:t>
      </w:r>
      <w:bookmarkEnd w:id="956"/>
    </w:p>
    <w:p w:rsidRDefault="00000000" w:rsidR="00000000" w:rsidP="008B4A53">
      <w:pPr>
        <w:pStyle w:val="ScheduleTitleClause"/>
      </w:pPr>
      <w:bookmarkStart w:id="957" w:name="a523378"/>
      <w:r>
        <w:t>The Business Intellectual Property Rights are valid, subsisting and enforceable, and nothing has been done or not been done as a result of which any of them has ceased or might cease to be valid, subsisting or enforceable. In particular:</w:t>
      </w:r>
      <w:bookmarkEnd w:id="957"/>
    </w:p>
    <w:p w:rsidRDefault="00000000" w:rsidR="00000000" w:rsidP="008B4A53">
      <w:pPr>
        <w:pStyle w:val="ScheduleUntitledsubclause2"/>
      </w:pPr>
      <w:bookmarkStart w:id="958" w:name="a278853"/>
      <w:r>
        <w:t>all application and renewal fees and other steps required for the maintenance or protection of such rights have been paid on time or taken;</w:t>
      </w:r>
      <w:bookmarkEnd w:id="958"/>
    </w:p>
    <w:p w:rsidRDefault="00000000" w:rsidR="00000000" w:rsidP="008B4A53">
      <w:pPr>
        <w:pStyle w:val="ScheduleUntitledsubclause2"/>
      </w:pPr>
      <w:bookmarkStart w:id="959" w:name="a101316"/>
      <w:r>
        <w:t>all confidential information (including know-how and trade secrets) owned or used in connection with the Business has been kept confidential and has not been disclosed to third parties (other than parties who have signed written confidentiality undertakings in respect of such information, details of which are set out in the Disclosure Letter);</w:t>
      </w:r>
      <w:bookmarkEnd w:id="959"/>
    </w:p>
    <w:p w:rsidRDefault="00000000" w:rsidR="00000000" w:rsidP="008B4A53">
      <w:pPr>
        <w:pStyle w:val="ScheduleUntitledsubclause2"/>
      </w:pPr>
      <w:bookmarkStart w:id="960" w:name="a368349"/>
      <w:r>
        <w:t>no mark, trade name or domain name identical or similar to any such rights has been registered or is being used by any person in the same or a similar business to that of the Business in any country in which any such rights have been registered for the purpose of, or are being used in relation to, the Business; and</w:t>
      </w:r>
      <w:bookmarkEnd w:id="960"/>
    </w:p>
    <w:p w:rsidRDefault="00000000" w:rsidR="00000000" w:rsidP="008B4A53">
      <w:pPr>
        <w:pStyle w:val="ScheduleUntitledsubclause2"/>
      </w:pPr>
      <w:bookmarkStart w:id="961" w:name="a567249"/>
      <w:r>
        <w:t>there are and have been no claims, challenges, disputes or proceedings, pending or threatened, in relation to the ownership, validity or use of such rights.</w:t>
      </w:r>
      <w:bookmarkEnd w:id="961"/>
    </w:p>
    <w:p w:rsidRDefault="00000000" w:rsidR="00000000" w:rsidP="008B4A53">
      <w:pPr>
        <w:pStyle w:val="ScheduleTitleClause"/>
      </w:pPr>
      <w:bookmarkStart w:id="962" w:name="a790411"/>
      <w:r>
        <w:t>There has been no infringement by any third party of any Business Intellectual Property Rights, nor any third party breach of confidence, passing off or actionable act of unfair competition in relation to the Business and no such infringement, breach of confidence, passing off or actionable act of unfair competition is current or anticipated.</w:t>
      </w:r>
      <w:bookmarkEnd w:id="962"/>
    </w:p>
    <w:p w:rsidRDefault="00000000" w:rsidR="00000000" w:rsidP="008B4A53">
      <w:pPr>
        <w:pStyle w:val="ScheduleTitleClause"/>
      </w:pPr>
      <w:bookmarkStart w:id="963" w:name="a989311"/>
      <w:r>
        <w:t>The IP Licences:</w:t>
      </w:r>
      <w:bookmarkEnd w:id="963"/>
    </w:p>
    <w:p w:rsidRDefault="00000000" w:rsidR="00000000" w:rsidP="008B4A53">
      <w:pPr>
        <w:pStyle w:val="ScheduleUntitledsubclause2"/>
      </w:pPr>
      <w:bookmarkStart w:id="964" w:name="a229492"/>
      <w:r>
        <w:t>are valid and binding;</w:t>
      </w:r>
      <w:bookmarkEnd w:id="964"/>
    </w:p>
    <w:p w:rsidRDefault="00000000" w:rsidR="00000000" w:rsidP="008B4A53">
      <w:pPr>
        <w:pStyle w:val="ScheduleUntitledsubclause2"/>
      </w:pPr>
      <w:bookmarkStart w:id="965" w:name="a921504"/>
      <w:r>
        <w:t>have not been the subject of any breach or default by any party or of any event which, with the giving of notice or lapse of time, would constitute a default;</w:t>
      </w:r>
      <w:bookmarkEnd w:id="965"/>
    </w:p>
    <w:p w:rsidRDefault="00000000" w:rsidR="00000000" w:rsidP="008B4A53">
      <w:pPr>
        <w:pStyle w:val="ScheduleUntitledsubclause2"/>
      </w:pPr>
      <w:bookmarkStart w:id="966" w:name="a658516"/>
      <w:r>
        <w:t>are not the subject of any claim, dispute or proceeding, pending or threatened; and</w:t>
      </w:r>
      <w:bookmarkEnd w:id="966"/>
    </w:p>
    <w:p w:rsidRDefault="00000000" w:rsidR="00000000" w:rsidP="008B4A53">
      <w:pPr>
        <w:pStyle w:val="ScheduleUntitledsubclause2"/>
      </w:pPr>
      <w:bookmarkStart w:id="967" w:name="a181902"/>
      <w:r>
        <w:t>have, where required, been duly recorded or registered.</w:t>
      </w:r>
      <w:bookmarkEnd w:id="967"/>
    </w:p>
    <w:p w:rsidRDefault="00000000" w:rsidR="00000000" w:rsidP="008B4A53">
      <w:pPr>
        <w:pStyle w:val="ScheduleTitleClause"/>
      </w:pPr>
      <w:bookmarkStart w:id="968" w:name="a392611"/>
      <w:r>
        <w:t>The execution and performance of this agreement will not result in the termination of, or materially affect any, IP Licences or Business Intellectual Property Rights.</w:t>
      </w:r>
      <w:bookmarkEnd w:id="968"/>
    </w:p>
    <w:p w:rsidRDefault="00000000" w:rsidR="00000000" w:rsidP="008B4A53">
      <w:pPr>
        <w:pStyle w:val="ScheduleTitleClause"/>
      </w:pPr>
      <w:bookmarkStart w:id="969" w:name="a651553"/>
      <w:r>
        <w:t>The activities involved in the conduct of the Business:</w:t>
      </w:r>
      <w:bookmarkEnd w:id="969"/>
    </w:p>
    <w:p w:rsidRDefault="00000000" w:rsidR="00000000" w:rsidP="008B4A53">
      <w:pPr>
        <w:pStyle w:val="ScheduleUntitledsubclause2"/>
      </w:pPr>
      <w:bookmarkStart w:id="970" w:name="a1040321"/>
      <w:r>
        <w:t>have not infringed, do not infringe and are not likely to infringe the Intellectual Property Rights of any third party;</w:t>
      </w:r>
      <w:bookmarkEnd w:id="970"/>
    </w:p>
    <w:p w:rsidRDefault="00000000" w:rsidR="00000000" w:rsidP="008B4A53">
      <w:pPr>
        <w:pStyle w:val="ScheduleUntitledsubclause2"/>
      </w:pPr>
      <w:bookmarkStart w:id="971" w:name="a315445"/>
      <w:r>
        <w:t>have not constituted, do not constitute and are not likely to constitute any breach of confidence, passing off or actionable act of unfair competition; and</w:t>
      </w:r>
      <w:bookmarkEnd w:id="971"/>
    </w:p>
    <w:p w:rsidRDefault="00000000" w:rsidR="00000000" w:rsidP="008B4A53">
      <w:pPr>
        <w:pStyle w:val="ScheduleUntitledsubclause2"/>
      </w:pPr>
      <w:bookmarkStart w:id="972" w:name="a958916"/>
      <w:r>
        <w:t>have not given and do not give rise to any obligation to pay any royalty, fee, compensation or any other sum whatsoever.</w:t>
      </w:r>
      <w:bookmarkEnd w:id="972"/>
    </w:p>
    <w:p w:rsidRDefault="00000000" w:rsidR="00000000" w:rsidP="008B4A53">
      <w:pPr>
        <w:pStyle w:val="Part"/>
      </w:pPr>
      <w:bookmarkStart w:id="973" w:name="a765529"/>
      <w:bookmarkStart w:id="974" w:name="_Toc256000095"/>
      <w:r>
        <w:t>IT System</w:t>
      </w:r>
      <w:bookmarkEnd w:id="973"/>
      <w:bookmarkEnd w:id="974"/>
    </w:p>
    <w:p w:rsidRDefault="00000000" w:rsidR="00000000" w:rsidP="008B4A53">
      <w:pPr>
        <w:pStyle w:val="ScheduleTitleClause"/>
      </w:pPr>
      <w:bookmarkStart w:id="975" w:name="a231766"/>
      <w:r>
        <w:t xml:space="preserve">Complete and accurate particulars of the IT System and all IT Contracts are set out in </w:t>
      </w:r>
      <w:r>
        <w:fldChar w:fldCharType="begin"/>
      </w:r>
      <w:r>
        <w:rPr>
          <w:highlight w:val="lightGray"/>
        </w:rPr>
        <w:instrText>REF a356292 \h \w \n</w:instrText>
      </w:r>
      <w:r>
        <w:fldChar w:fldCharType="separate"/>
      </w:r>
      <w:r>
        <w:t>Part 1</w:t>
      </w:r>
      <w:r>
        <w:fldChar w:fldCharType="end"/>
      </w:r>
      <w:r>
        <w:t xml:space="preserve"> and </w:t>
      </w:r>
      <w:r>
        <w:fldChar w:fldCharType="begin"/>
      </w:r>
      <w:r>
        <w:rPr>
          <w:highlight w:val="lightGray"/>
        </w:rPr>
        <w:instrText>REF a751501 \h \w \n</w:instrText>
      </w:r>
      <w:r>
        <w:fldChar w:fldCharType="separate"/>
      </w:r>
      <w:r>
        <w:t>Part 2</w:t>
      </w:r>
      <w:r>
        <w:fldChar w:fldCharType="end"/>
      </w:r>
      <w:r>
        <w:t xml:space="preserve"> of </w:t>
      </w:r>
      <w:r>
        <w:fldChar w:fldCharType="begin"/>
      </w:r>
      <w:r>
        <w:rPr>
          <w:highlight w:val="lightGray"/>
        </w:rPr>
        <w:instrText>REF a499030 \h \w \n</w:instrText>
      </w:r>
      <w:r>
        <w:fldChar w:fldCharType="separate"/>
      </w:r>
      <w:r>
        <w:t>Schedule 12</w:t>
      </w:r>
      <w:r>
        <w:fldChar w:fldCharType="end"/>
      </w:r>
      <w:r>
        <w:t xml:space="preserve"> and the Seller has no reason to believe that any of the IT Contracts are not adequate for the purposes of the Business.</w:t>
      </w:r>
      <w:bookmarkEnd w:id="975"/>
    </w:p>
    <w:p w:rsidRDefault="00000000" w:rsidR="00000000" w:rsidP="008B4A53">
      <w:pPr>
        <w:pStyle w:val="ScheduleTitleClause"/>
      </w:pPr>
      <w:bookmarkStart w:id="976" w:name="a960687"/>
      <w:r>
        <w:t>Except to the extent provided in the IT Contracts, the Seller is the owner of and in possession of the IT System free from Encumbrances and all other rights exercisable by third parties. The Seller has obtained all necessary rights from third parties to enable it post-Completion to make exclusive and unrestricted use of the IT System for the purposes of the Business. Such rights are freely transferable to the Buyer.</w:t>
      </w:r>
      <w:bookmarkEnd w:id="976"/>
    </w:p>
    <w:p w:rsidRDefault="00000000" w:rsidR="00000000" w:rsidP="008B4A53">
      <w:pPr>
        <w:pStyle w:val="ScheduleTitleClause"/>
      </w:pPr>
      <w:bookmarkStart w:id="977" w:name="a1039501"/>
      <w:r>
        <w:t>The IT Contracts are valid and binding, and no act or omission has occurred which would (if necessary with the giving of notice or lapse of time) constitute a breach of any such contract.</w:t>
      </w:r>
      <w:bookmarkEnd w:id="977"/>
    </w:p>
    <w:p w:rsidRDefault="00000000" w:rsidR="00000000" w:rsidP="008B4A53">
      <w:pPr>
        <w:pStyle w:val="ScheduleTitleClause"/>
      </w:pPr>
      <w:bookmarkStart w:id="978" w:name="a537479"/>
      <w:r>
        <w:t>There are and have been no claims, disputes or proceedings arising or threatened under any IT Contracts.</w:t>
      </w:r>
      <w:bookmarkEnd w:id="978"/>
    </w:p>
    <w:p w:rsidRDefault="00000000" w:rsidR="00000000" w:rsidP="008B4A53">
      <w:pPr>
        <w:pStyle w:val="ScheduleTitleClause"/>
      </w:pPr>
      <w:bookmarkStart w:id="979" w:name="a309126"/>
      <w:r>
        <w:t>The IT Contracts are freely transferable to the Buyer and none of them is liable to be terminated or otherwise materially affected as a result of the Transaction. The Seller has no reason to believe that any IT Contracts will not be renewed on the same or substantially the same terms when they expire. Each IT Contract [DESCRIPTION OF ANY LIMITATION IN SCOPE] which has an existing or future obligation on the part of the Seller to pay an aggregate fee or charge of more than £[AMOUNT] is terminable by the Seller by giving notice of not more than [60] days and for a cost of less than £[AMOUNT] in each case.</w:t>
      </w:r>
      <w:bookmarkEnd w:id="979"/>
    </w:p>
    <w:p w:rsidRDefault="00000000" w:rsidR="00000000" w:rsidP="008B4A53">
      <w:pPr>
        <w:pStyle w:val="ScheduleTitleClause"/>
      </w:pPr>
      <w:bookmarkStart w:id="980" w:name="a259765"/>
      <w:r>
        <w:t xml:space="preserve">The Seller has possession or control of the Source Code of all Software in the IT System and there has been no [unauthorised] disclosure of such Source Code (which will, following Completion, be in the exclusive possession or control of the Buyer), or has the right to gain access to the Source Code of all Software in the IT System under the terms of Source Code deposit agreements with the owners of the rights in the relevant Software and reputable deposit agents (particulars of which are set out in </w:t>
      </w:r>
      <w:r>
        <w:fldChar w:fldCharType="begin"/>
      </w:r>
      <w:r>
        <w:rPr>
          <w:highlight w:val="lightGray"/>
        </w:rPr>
        <w:instrText>REF a751501 \h \w \n</w:instrText>
      </w:r>
      <w:r>
        <w:fldChar w:fldCharType="separate"/>
      </w:r>
      <w:r>
        <w:t>Part 2</w:t>
      </w:r>
      <w:r>
        <w:fldChar w:fldCharType="end"/>
      </w:r>
      <w:r>
        <w:t xml:space="preserve"> of </w:t>
      </w:r>
      <w:r>
        <w:fldChar w:fldCharType="begin"/>
      </w:r>
      <w:r>
        <w:rPr>
          <w:highlight w:val="lightGray"/>
        </w:rPr>
        <w:instrText>REF a499030 \h \w \n</w:instrText>
      </w:r>
      <w:r>
        <w:fldChar w:fldCharType="separate"/>
      </w:r>
      <w:r>
        <w:t>Schedule 12</w:t>
      </w:r>
      <w:r>
        <w:fldChar w:fldCharType="end"/>
      </w:r>
      <w:r>
        <w:t>).</w:t>
      </w:r>
      <w:bookmarkEnd w:id="980"/>
    </w:p>
    <w:p w:rsidRDefault="00000000" w:rsidR="00000000" w:rsidP="008B4A53">
      <w:pPr>
        <w:pStyle w:val="ScheduleTitleClause"/>
      </w:pPr>
      <w:bookmarkStart w:id="981" w:name="a830685"/>
      <w:r>
        <w:t>The elements of the IT System:</w:t>
      </w:r>
      <w:bookmarkEnd w:id="981"/>
    </w:p>
    <w:p w:rsidRDefault="00000000" w:rsidR="00000000" w:rsidP="008B4A53">
      <w:pPr>
        <w:pStyle w:val="ScheduleUntitledsubclause2"/>
      </w:pPr>
      <w:bookmarkStart w:id="982" w:name="a125718"/>
      <w:r>
        <w:t>are functioning properly, fit for the purposes of the Business and in accordance with all applicable specifications and with the service levels set out in the IT Contracts;</w:t>
      </w:r>
      <w:bookmarkEnd w:id="982"/>
    </w:p>
    <w:p w:rsidRDefault="00000000" w:rsidR="00000000" w:rsidP="008B4A53">
      <w:pPr>
        <w:pStyle w:val="ScheduleUntitledsubclause2"/>
      </w:pPr>
      <w:bookmarkStart w:id="983" w:name="a563652"/>
      <w:r>
        <w:t>are not defective in any respect and have not been materially defective or materially failed to function during the last [three] years;</w:t>
      </w:r>
      <w:bookmarkEnd w:id="983"/>
    </w:p>
    <w:p w:rsidRDefault="00000000" w:rsidR="00000000" w:rsidP="008B4A53">
      <w:pPr>
        <w:pStyle w:val="ScheduleUntitledsubclause2"/>
      </w:pPr>
      <w:bookmarkStart w:id="984" w:name="a984269"/>
      <w:r>
        <w:t>do not contain any Virus and have not within the last [12 months] been infected by any Virus or accessed by any unauthorised person;</w:t>
      </w:r>
      <w:bookmarkEnd w:id="984"/>
    </w:p>
    <w:p w:rsidRDefault="00000000" w:rsidR="00000000" w:rsidP="008B4A53">
      <w:pPr>
        <w:pStyle w:val="ScheduleUntitledsubclause2"/>
      </w:pPr>
      <w:bookmarkStart w:id="985" w:name="a456839"/>
      <w:r>
        <w:t>have sufficient capacity, scalability and performance to meet the current and foreseeable [peak volume] requirements of the Business;</w:t>
      </w:r>
      <w:bookmarkEnd w:id="985"/>
    </w:p>
    <w:p w:rsidRDefault="00000000" w:rsidR="00000000" w:rsidP="008B4A53">
      <w:pPr>
        <w:pStyle w:val="ScheduleUntitledsubclause2"/>
      </w:pPr>
      <w:bookmarkStart w:id="986" w:name="a570288"/>
      <w:r>
        <w:t>include sufficient user information to enable reasonably skilled personnel in the field to use and operate the IT System without the need for further assistance; and</w:t>
      </w:r>
      <w:bookmarkEnd w:id="986"/>
    </w:p>
    <w:p w:rsidRDefault="00000000" w:rsidR="00000000" w:rsidP="008B4A53">
      <w:pPr>
        <w:pStyle w:val="ScheduleUntitledsubclause2"/>
      </w:pPr>
      <w:bookmarkStart w:id="987" w:name="a495519"/>
      <w:r>
        <w:t xml:space="preserve">have been satisfactorily and regularly maintained, all versions of the Software used by the Business are currently supported by the respective owners of the Software and the IT system has the benefit of appropriate maintenance and support agreements, complete and accurate particulars of which are set out in </w:t>
      </w:r>
      <w:r>
        <w:fldChar w:fldCharType="begin"/>
      </w:r>
      <w:r>
        <w:rPr>
          <w:highlight w:val="lightGray"/>
        </w:rPr>
        <w:instrText>REF a751501 \h \w \n</w:instrText>
      </w:r>
      <w:r>
        <w:fldChar w:fldCharType="separate"/>
      </w:r>
      <w:r>
        <w:t>Part 2</w:t>
      </w:r>
      <w:r>
        <w:fldChar w:fldCharType="end"/>
      </w:r>
      <w:r>
        <w:t xml:space="preserve"> of </w:t>
      </w:r>
      <w:r>
        <w:fldChar w:fldCharType="begin"/>
      </w:r>
      <w:r>
        <w:rPr>
          <w:highlight w:val="lightGray"/>
        </w:rPr>
        <w:instrText>REF a499030 \h \w \n</w:instrText>
      </w:r>
      <w:r>
        <w:fldChar w:fldCharType="separate"/>
      </w:r>
      <w:r>
        <w:t>Schedule 12</w:t>
      </w:r>
      <w:r>
        <w:fldChar w:fldCharType="end"/>
      </w:r>
      <w:r>
        <w:t xml:space="preserve">. </w:t>
      </w:r>
      <w:bookmarkEnd w:id="987"/>
    </w:p>
    <w:p w:rsidRDefault="00000000" w:rsidR="00000000" w:rsidP="008B4A53">
      <w:pPr>
        <w:pStyle w:val="ScheduleUntitledsubclause2"/>
      </w:pPr>
      <w:bookmarkStart w:id="988" w:name="a267121"/>
      <w:r>
        <w:t>are compatible with [the Buyer's System].</w:t>
      </w:r>
      <w:bookmarkEnd w:id="988"/>
    </w:p>
    <w:p w:rsidRDefault="00000000" w:rsidR="00000000" w:rsidP="008B4A53">
      <w:pPr>
        <w:pStyle w:val="ScheduleTitleClause"/>
      </w:pPr>
      <w:bookmarkStart w:id="989" w:name="a619956"/>
      <w:r>
        <w:t>There has not been included or used any open-source software (as defined at http://opensource.org/docs/osd) as at the date of this agreement or any libraries or code licensed from time to time under the General Public Licence (as set out at http://www.gnu.org/licenses/gpl.html) as at the date of this agreement or any similar licence in, or in the development of, the IT System, nor does any element of the IT System operate in such a way that it is compiled with or linked to any of the foregoing.</w:t>
      </w:r>
      <w:bookmarkEnd w:id="989"/>
    </w:p>
    <w:p w:rsidRDefault="00000000" w:rsidR="00000000" w:rsidP="008B4A53">
      <w:pPr>
        <w:pStyle w:val="ScheduleTitleClause"/>
      </w:pPr>
      <w:bookmarkStart w:id="990" w:name="a719827"/>
      <w:r>
        <w:t xml:space="preserve">The Seller has implemented [appropriate procedures in accordance with best industry practice (including in relation to off-site working where applicable) for ensuring the security of the IT System and the confidentiality and integrity of all data stored in it </w:t>
      </w:r>
      <w:r>
        <w:rPr>
          <w:b/>
        </w:rPr>
        <w:t>OR</w:t>
      </w:r>
      <w:r>
        <w:t xml:space="preserve"> international security standards </w:t>
      </w:r>
      <w:r w:rsidRPr="001C3DE8">
        <w:t>ISO/IEC 27001:2013 (Information security management systems: Requirements) and ISO/IEC 27002:2013 (Code of practice for</w:t>
      </w:r>
      <w:r>
        <w:t xml:space="preserve"> information security controls) with regard to the use of the IT System</w:t>
      </w:r>
      <w:r w:rsidRPr="001C3DE8">
        <w:t xml:space="preserve"> for the purposes of the Business</w:t>
      </w:r>
      <w:r>
        <w:t>].</w:t>
      </w:r>
      <w:bookmarkEnd w:id="990"/>
    </w:p>
    <w:p w:rsidRDefault="00000000" w:rsidR="00000000" w:rsidP="008B4A53">
      <w:pPr>
        <w:pStyle w:val="ScheduleTitleClause"/>
      </w:pPr>
      <w:bookmarkStart w:id="991" w:name="a781324"/>
      <w:r>
        <w:t xml:space="preserve">The Seller has in place a disaster recovery plan which is fully documented and which, in conjunction with any necessary agreements with third party service providers (particulars of which are set out in </w:t>
      </w:r>
      <w:r>
        <w:fldChar w:fldCharType="begin"/>
      </w:r>
      <w:r>
        <w:rPr>
          <w:highlight w:val="lightGray"/>
        </w:rPr>
        <w:instrText>REF a751501 \h \w \n</w:instrText>
      </w:r>
      <w:r>
        <w:fldChar w:fldCharType="separate"/>
      </w:r>
      <w:r>
        <w:t>Part 2</w:t>
      </w:r>
      <w:r>
        <w:fldChar w:fldCharType="end"/>
      </w:r>
      <w:r>
        <w:t xml:space="preserve"> of </w:t>
      </w:r>
      <w:r>
        <w:fldChar w:fldCharType="begin"/>
      </w:r>
      <w:r>
        <w:rPr>
          <w:highlight w:val="lightGray"/>
        </w:rPr>
        <w:instrText>REF a499030 \h \w \n</w:instrText>
      </w:r>
      <w:r>
        <w:fldChar w:fldCharType="separate"/>
      </w:r>
      <w:r>
        <w:t>Schedule 12</w:t>
      </w:r>
      <w:r>
        <w:fldChar w:fldCharType="end"/>
      </w:r>
      <w:r>
        <w:t>) would enable the Business to continue if there were significant damage to or destruction of some or all of the IT System and a data security breach plan, each of which was made in accordance with best industry practice. A copy of the plan is attached to the Disclosure Letter.</w:t>
      </w:r>
      <w:bookmarkEnd w:id="991"/>
    </w:p>
    <w:p w:rsidRDefault="00000000" w:rsidR="00000000" w:rsidP="008B4A53">
      <w:pPr>
        <w:pStyle w:val="ScheduleTitleClause"/>
      </w:pPr>
      <w:bookmarkStart w:id="992" w:name="a65675"/>
      <w:r>
        <w:t>The performance and functionality of the IT System (and any other equipment and systems owned or used in relation to the Business which depend on date-programmed control devices) has not been, and will not be, affected by any changes in dates (past, present or future). In particular:</w:t>
      </w:r>
      <w:bookmarkEnd w:id="992"/>
    </w:p>
    <w:p w:rsidRDefault="00000000" w:rsidR="00000000" w:rsidP="008B4A53">
      <w:pPr>
        <w:pStyle w:val="ScheduleUntitledsubclause2"/>
      </w:pPr>
      <w:bookmarkStart w:id="993" w:name="a506200"/>
      <w:r>
        <w:t>no value for current date has caused, or will cause, any interruption in operation;</w:t>
      </w:r>
      <w:bookmarkEnd w:id="993"/>
    </w:p>
    <w:p w:rsidRDefault="00000000" w:rsidR="00000000" w:rsidP="008B4A53">
      <w:pPr>
        <w:pStyle w:val="ScheduleUntitledsubclause2"/>
      </w:pPr>
      <w:bookmarkStart w:id="994" w:name="a687783"/>
      <w:r>
        <w:t>date-based functionality has behaved, and will behave, consistently for all dates;</w:t>
      </w:r>
      <w:bookmarkEnd w:id="994"/>
    </w:p>
    <w:p w:rsidRDefault="00000000" w:rsidR="00000000" w:rsidP="008B4A53">
      <w:pPr>
        <w:pStyle w:val="ScheduleUntitledsubclause2"/>
      </w:pPr>
      <w:bookmarkStart w:id="995" w:name="a877456"/>
      <w:r>
        <w:t>in all interfaces and data storage, the century in any date is and will be specified either explicitly or by unambiguous algorithms or inferencing rules; and</w:t>
      </w:r>
      <w:bookmarkEnd w:id="995"/>
    </w:p>
    <w:p w:rsidRDefault="00000000" w:rsidR="00000000" w:rsidP="008B4A53">
      <w:pPr>
        <w:pStyle w:val="ScheduleUntitledsubclause2"/>
      </w:pPr>
      <w:bookmarkStart w:id="996" w:name="a777279"/>
      <w:r>
        <w:t>all leap years will be recognised as such.</w:t>
      </w:r>
      <w:bookmarkEnd w:id="996"/>
    </w:p>
    <w:p w:rsidRDefault="00000000" w:rsidR="00000000" w:rsidP="008B4A53">
      <w:pPr>
        <w:pStyle w:val="ScheduleTitleClause"/>
      </w:pPr>
      <w:bookmarkStart w:id="997" w:name="a343390"/>
      <w:r>
        <w:t>The IT System is capable of:</w:t>
      </w:r>
      <w:bookmarkEnd w:id="997"/>
    </w:p>
    <w:p w:rsidRDefault="00000000" w:rsidR="00000000" w:rsidP="008B4A53">
      <w:pPr>
        <w:pStyle w:val="ScheduleUntitledsubclause2"/>
      </w:pPr>
      <w:bookmarkStart w:id="998" w:name="a1005631"/>
      <w:r>
        <w:t>performing its functions in multiple currencies, including the euro;</w:t>
      </w:r>
      <w:bookmarkEnd w:id="998"/>
    </w:p>
    <w:p w:rsidRDefault="00000000" w:rsidR="00000000" w:rsidP="008B4A53">
      <w:pPr>
        <w:pStyle w:val="ScheduleUntitledsubclause2"/>
      </w:pPr>
      <w:bookmarkStart w:id="999" w:name="a392751"/>
      <w:r>
        <w:t>satisfying all applicable legal requirements relating to the euro, including the conversion and rounding rules in Council Regulation 1103/97/EC;</w:t>
      </w:r>
      <w:bookmarkEnd w:id="999"/>
    </w:p>
    <w:p w:rsidRDefault="00000000" w:rsidR="00000000" w:rsidP="008B4A53">
      <w:pPr>
        <w:pStyle w:val="ScheduleUntitledsubclause2"/>
      </w:pPr>
      <w:bookmarkStart w:id="1000" w:name="a762552"/>
      <w:r>
        <w:t>displaying and printing the generally accepted symbols for the euro and other currency; and</w:t>
      </w:r>
      <w:bookmarkEnd w:id="1000"/>
    </w:p>
    <w:p w:rsidRDefault="00000000" w:rsidR="00000000" w:rsidP="008B4A53">
      <w:pPr>
        <w:pStyle w:val="ScheduleUntitledsubclause2"/>
      </w:pPr>
      <w:bookmarkStart w:id="1001" w:name="a653148"/>
      <w:r>
        <w:t>processing the generally accepted codes for the euro and any other currency.</w:t>
      </w:r>
      <w:bookmarkEnd w:id="1001"/>
    </w:p>
    <w:p w:rsidRDefault="00000000" w:rsidR="00000000" w:rsidP="008B4A53">
      <w:pPr>
        <w:pStyle w:val="ScheduleTitleClause"/>
      </w:pPr>
      <w:bookmarkStart w:id="1002" w:name="a342241"/>
      <w:r>
        <w:t>All Databases are complete and accurate and none has suffered any loss or corruption.</w:t>
      </w:r>
      <w:bookmarkEnd w:id="1002"/>
    </w:p>
    <w:p w:rsidRDefault="00000000" w:rsidR="00000000" w:rsidP="008B4A53">
      <w:pPr>
        <w:pStyle w:val="ScheduleTitleClause"/>
      </w:pPr>
      <w:bookmarkStart w:id="1003" w:name="a926875"/>
      <w:r>
        <w:t>The Seller has obtained all necessary rights from third parties and complied with all other requirements under any applicable privacy and data protection laws, regulations and mandatory codes to enable the Buyer to process any personal data comprised in the Databases following Completion for the purposes of the Business in compliance with all such laws, regulations and codes.</w:t>
      </w:r>
      <w:bookmarkEnd w:id="1003"/>
    </w:p>
    <w:p w:rsidRDefault="00000000" w:rsidR="00000000" w:rsidP="008B4A53" w:rsidRPr="0041272F">
      <w:pPr>
        <w:pStyle w:val="ScheduleTitleClause"/>
        <w:rPr>
          <w:b/>
        </w:rPr>
      </w:pPr>
      <w:bookmarkStart w:id="1004" w:name="a472415"/>
      <w:r w:rsidRPr="0041272F">
        <w:t>The Seller has not been and is not in breach of any data security breach reporting or notification requirement under any law, regulation or mandatory code.</w:t>
      </w:r>
      <w:bookmarkEnd w:id="1004"/>
    </w:p>
    <w:p w:rsidRDefault="00000000" w:rsidR="00000000" w:rsidP="008B4A53">
      <w:pPr>
        <w:pStyle w:val="IgnoredSpacing"/>
      </w:pPr>
    </w:p>
    <w:p w:rsidRDefault="00000000" w:rsidR="00000000" w:rsidP="008B4A53">
      <w:pPr>
        <w:pStyle w:val="Part"/>
      </w:pPr>
      <w:bookmarkStart w:id="1005" w:name="a390141"/>
      <w:bookmarkStart w:id="1006" w:name="_Toc256000096"/>
      <w:r>
        <w:t>Pensions</w:t>
      </w:r>
      <w:bookmarkEnd w:id="1005"/>
      <w:bookmarkEnd w:id="1006"/>
    </w:p>
    <w:p w:rsidRDefault="00000000" w:rsidR="00000000" w:rsidP="008B4A53">
      <w:pPr>
        <w:pStyle w:val="ScheduleTitleClause"/>
      </w:pPr>
      <w:bookmarkStart w:id="1007" w:name="a96125"/>
      <w:r>
        <w:t>The Seller's Scheme is the only arrangement under which the Seller has, or may have, any obligation (whether or not legally binding) to provide or contribute towards pension, lump sum, death, ill-health, disability or accident benefits in respect of the Employees, and no proposal or announcement has been made to any Employee about the introduction, continuance, increase or improvement of, or payment of a contribution towards any other pension, lump sum, death, ill-health, disability or accident benefit.</w:t>
      </w:r>
      <w:bookmarkEnd w:id="1007"/>
    </w:p>
    <w:p w:rsidRDefault="00000000" w:rsidR="00000000" w:rsidP="008B4A53">
      <w:pPr>
        <w:pStyle w:val="ScheduleTitleClause"/>
      </w:pPr>
      <w:bookmarkStart w:id="1008" w:name="a72171"/>
      <w:r>
        <w:t>Full details of the Seller's Scheme are set out in the Disclosure Letter, including:</w:t>
      </w:r>
      <w:bookmarkEnd w:id="1008"/>
    </w:p>
    <w:p w:rsidRDefault="00000000" w:rsidR="00000000" w:rsidP="008B4A53">
      <w:pPr>
        <w:pStyle w:val="ScheduleUntitledsubclause2"/>
      </w:pPr>
      <w:bookmarkStart w:id="1009" w:name="a591511"/>
      <w:r>
        <w:t xml:space="preserve">a complete, accurate and up-to-date list of all Relevant Employees (as defined in </w:t>
      </w:r>
      <w:r>
        <w:fldChar w:fldCharType="begin"/>
      </w:r>
      <w:r>
        <w:rPr>
          <w:highlight w:val="lightGray"/>
        </w:rPr>
        <w:instrText>REF a180810 \h \w \n</w:instrText>
      </w:r>
      <w:r>
        <w:fldChar w:fldCharType="separate"/>
      </w:r>
      <w:r>
        <w:t>Schedule 14</w:t>
      </w:r>
      <w:r>
        <w:fldChar w:fldCharType="end"/>
      </w:r>
      <w:r>
        <w:t xml:space="preserve">) with all details relevant to their membership and necessary to establish their entitlements under the Seller's Scheme; </w:t>
      </w:r>
      <w:bookmarkEnd w:id="1009"/>
    </w:p>
    <w:p w:rsidRDefault="00000000" w:rsidR="00000000" w:rsidP="008B4A53">
      <w:pPr>
        <w:pStyle w:val="ScheduleUntitledsubclause2"/>
      </w:pPr>
      <w:bookmarkStart w:id="1010" w:name="a352142"/>
      <w:r>
        <w:t>for each Seller's Scheme that provides defined benefits, a true and complete copy of the most recent actuarial valuation of the Seller's Scheme and a true and complete copy of all subsequent actuarial advice;</w:t>
      </w:r>
      <w:bookmarkEnd w:id="1010"/>
    </w:p>
    <w:p w:rsidRDefault="00000000" w:rsidR="00000000" w:rsidP="008B4A53">
      <w:pPr>
        <w:pStyle w:val="ScheduleUntitledsubclause2"/>
      </w:pPr>
      <w:bookmarkStart w:id="1011" w:name="a256345"/>
      <w:r>
        <w:t>copies of all documents governing the Seller's Scheme and of any explanatory booklets and announcements relating to it;</w:t>
      </w:r>
      <w:bookmarkEnd w:id="1011"/>
    </w:p>
    <w:p w:rsidRDefault="00000000" w:rsidR="00000000" w:rsidP="008B4A53">
      <w:pPr>
        <w:pStyle w:val="ScheduleUntitledsubclause2"/>
      </w:pPr>
      <w:bookmarkStart w:id="1012" w:name="a221856"/>
      <w:r>
        <w:t>the two latest annual reports and accounts of the Seller's Scheme;</w:t>
      </w:r>
      <w:bookmarkEnd w:id="1012"/>
    </w:p>
    <w:p w:rsidRDefault="00000000" w:rsidR="00000000" w:rsidP="008B4A53">
      <w:pPr>
        <w:pStyle w:val="ScheduleUntitledsubclause2"/>
      </w:pPr>
      <w:bookmarkStart w:id="1013" w:name="a488889"/>
      <w:r>
        <w:t xml:space="preserve">for each Seller's Scheme that is an occupational pension scheme, all reports relating to the investment of the assets of the Seller's Scheme during the last year and a list showing each asset of the Seller's Scheme and its market value as at a date no earlier than one month before the date of this agreement; </w:t>
      </w:r>
      <w:bookmarkEnd w:id="1013"/>
    </w:p>
    <w:p w:rsidRDefault="00000000" w:rsidR="00000000" w:rsidP="008B4A53">
      <w:pPr>
        <w:pStyle w:val="ScheduleUntitledsubclause2"/>
      </w:pPr>
      <w:bookmarkStart w:id="1014" w:name="a687789"/>
      <w:r>
        <w:t>all agreements for the provision of services and all insurance contracts relating to the Seller's Scheme; and</w:t>
      </w:r>
      <w:bookmarkEnd w:id="1014"/>
    </w:p>
    <w:p w:rsidRDefault="00000000" w:rsidR="00000000" w:rsidP="008B4A53">
      <w:pPr>
        <w:pStyle w:val="ScheduleUntitledsubclause2"/>
      </w:pPr>
      <w:bookmarkStart w:id="1015" w:name="a433801"/>
      <w:r>
        <w:t>copies of all documents relating to the Seller's compliance with the employer auto-enrolment duties under Part 1 of the Pensions Act 2008, including any employees who have elected to opt-out since 1 October 2012, or the Seller's staging date (as notified to it by the Pensions Regulator), whichever is earliest.</w:t>
      </w:r>
      <w:bookmarkEnd w:id="1015"/>
    </w:p>
    <w:p w:rsidRDefault="00000000" w:rsidR="00000000" w:rsidP="008B4A53">
      <w:pPr>
        <w:pStyle w:val="Parasubclause2"/>
      </w:pPr>
      <w:r>
        <w:t>The documents listed above contain full details of all benefits payable under the Seller's Scheme in respect of the Employees (including any benefits payable to any Employees on early retirement or redundancy under the Seller's Scheme or any previous scheme of which the Employee was a member). No power to increase those benefits or to provide different benefits has been exercised, and there are no circumstances in which there is a practice of exercising such a power under the Seller's Scheme.</w:t>
      </w:r>
    </w:p>
    <w:p w:rsidRDefault="00000000" w:rsidR="00000000" w:rsidP="008B4A53">
      <w:pPr>
        <w:pStyle w:val="ScheduleTitleClause"/>
      </w:pPr>
      <w:bookmarkStart w:id="1016" w:name="a320432"/>
      <w:r>
        <w:t>All contributions, insurance premiums, taxes and expenses due to and in respect of the Seller's Scheme have been duly paid and there are no liabilities outstanding in respect of the Seller's Scheme at the date of this agreement. The contributions to the Seller's Scheme have been paid at the rates recommended in the most recent schedule of contributions or the most recent payment schedule.</w:t>
      </w:r>
      <w:bookmarkEnd w:id="1016"/>
    </w:p>
    <w:p w:rsidRDefault="00000000" w:rsidR="00000000" w:rsidP="008B4A53">
      <w:pPr>
        <w:pStyle w:val="ScheduleTitleClause"/>
      </w:pPr>
      <w:bookmarkStart w:id="1017" w:name="a399247"/>
      <w:r>
        <w:rPr>
          <w:rFonts w:ascii="Arial" w:hAnsi="Arial" w:eastAsia="Arial" w:cs="Arial"/>
        </w:rPr>
        <w:t xml:space="preserve">The Seller's Scheme is </w:t>
      </w:r>
      <w:del w:id="21b2cff9-c568-40d5-9b42-01d3d31b615d" w:author="AI Legal Counsel" w:authorEmail="ai@example.com" w:date="2026-02-05T08:50:00.000Z">
        <w:r>
          <w:rPr>
            <w:rFonts w:ascii="Arial" w:hAnsi="Arial" w:eastAsia="Arial" w:cs="Arial"/>
          </w:rPr>
          <w:delText>registered with HMRC for</w:delText>
        </w:r>
      </w:del>
      <w:ins w:id="21b2cff9-c568-40d5-9b42-01d3d31b615d" w:author="AI Legal Counsel" w:authorEmail="ai@example.com" w:date="2026-02-05T08:50:00.000Z">
        <w:r>
          <w:rPr>
            <w:rFonts w:ascii="Arial" w:hAnsi="Arial" w:eastAsia="Arial" w:cs="Arial"/>
          </w:rPr>
          <w:t>either a CPF contribution scheme or a Supplementary Retirement Scheme approved by</w:t>
        </w:r>
      </w:ins>
      <w:r>
        <w:rPr>
          <w:rFonts w:ascii="Arial" w:hAnsi="Arial" w:eastAsia="Arial" w:cs="Arial"/>
        </w:rPr>
        <w:t xml:space="preserve"> the </w:t>
      </w:r>
      <w:del w:id="ec556c28-2cba-4fab-8f1d-c23cde769736" w:author="AI Legal Counsel" w:authorEmail="ai@example.com" w:date="2026-02-05T08:50:00.000Z">
        <w:r>
          <w:rPr>
            <w:rFonts w:ascii="Arial" w:hAnsi="Arial" w:eastAsia="Arial" w:cs="Arial"/>
          </w:rPr>
          <w:delText>purposes</w:delText>
        </w:r>
      </w:del>
      <w:ins w:id="ec556c28-2cba-4fab-8f1d-c23cde769736" w:author="AI Legal Counsel" w:authorEmail="ai@example.com" w:date="2026-02-05T08:50:00.000Z">
        <w:r>
          <w:rPr>
            <w:rFonts w:ascii="Arial" w:hAnsi="Arial" w:eastAsia="Arial" w:cs="Arial"/>
          </w:rPr>
          <w:t>Ministry</w:t>
        </w:r>
      </w:ins>
      <w:r>
        <w:rPr>
          <w:rFonts w:ascii="Arial" w:hAnsi="Arial" w:eastAsia="Arial" w:cs="Arial"/>
        </w:rPr>
        <w:t xml:space="preserve"> of </w:t>
      </w:r>
      <w:del w:id="15587db4-523b-4d18-8b32-1cec609f0bef" w:author="AI Legal Counsel" w:authorEmail="ai@example.com" w:date="2026-02-05T08:50:00.000Z">
        <w:r>
          <w:rPr>
            <w:rFonts w:ascii="Arial" w:hAnsi="Arial" w:eastAsia="Arial" w:cs="Arial"/>
          </w:rPr>
          <w:delText>Chapter 2 of Part 4 of the Finance Act 2004 and there is no reason why HMRC might de-register the Seller's Scheme</w:delText>
        </w:r>
      </w:del>
      <w:ins w:id="15587db4-523b-4d18-8b32-1cec609f0bef" w:author="AI Legal Counsel" w:authorEmail="ai@example.com" w:date="2026-02-05T08:50:00.000Z">
        <w:r>
          <w:rPr>
            <w:rFonts w:ascii="Arial" w:hAnsi="Arial" w:eastAsia="Arial" w:cs="Arial"/>
          </w:rPr>
          <w:t>Finance, and complies with the Central Provident Fund Act and there is no reason why the relevant authority might withdraw its approval</w:t>
        </w:r>
      </w:ins>
      <w:r>
        <w:rPr>
          <w:rFonts w:ascii="Arial" w:hAnsi="Arial" w:eastAsia="Arial" w:cs="Arial"/>
        </w:rPr>
        <w:t xml:space="preserve">. </w:t>
      </w:r>
      <w:bookmarkEnd w:id="1017"/>
    </w:p>
    <w:p w:rsidRDefault="00000000" w:rsidR="00000000" w:rsidP="008B4A53">
      <w:pPr>
        <w:pStyle w:val="ScheduleTitleClause"/>
      </w:pPr>
      <w:bookmarkStart w:id="1018" w:name="a897224"/>
      <w:r>
        <w:t xml:space="preserve">If the Seller's Scheme was historically a contracted-out scheme within the meaning of the Pension Schemes Act 1993, a contracting-out certificate </w:t>
      </w:r>
      <w:r w:rsidRPr="001647BB">
        <w:t xml:space="preserve">was (at all applicable times) in force that </w:t>
      </w:r>
      <w:r>
        <w:t xml:space="preserve">covered the Seller and the employments of the Employees, </w:t>
      </w:r>
      <w:r w:rsidRPr="001647BB">
        <w:t>for the duration of the period that the Seller's Scheme was contracted-out</w:t>
      </w:r>
      <w:r>
        <w:t>.</w:t>
      </w:r>
      <w:bookmarkEnd w:id="1018"/>
    </w:p>
    <w:p w:rsidRDefault="00000000" w:rsidR="00000000" w:rsidP="008B4A53">
      <w:pPr>
        <w:pStyle w:val="ScheduleTitleClause"/>
      </w:pPr>
      <w:bookmarkStart w:id="1019" w:name="a403292"/>
      <w:r>
        <w:t>Where any power under the Seller's Scheme to provide additional benefits has been exercised in relation to any of the Employees, full and accurate details of the additional benefits are set out in the Disclosure Letter.</w:t>
      </w:r>
      <w:bookmarkEnd w:id="1019"/>
    </w:p>
    <w:p w:rsidRDefault="00000000" w:rsidR="00000000" w:rsidP="008B4A53">
      <w:pPr>
        <w:pStyle w:val="ScheduleTitleClause"/>
      </w:pPr>
      <w:bookmarkStart w:id="1020" w:name="a619509"/>
      <w:r>
        <w:t>Prior to 1 October 2012 the Seller facilitated access for those Employees who were not members of the Seller's Scheme to a designated stakeholder scheme as was required by section 3 of the Welfare Reform and Pensions Act 1999.</w:t>
      </w:r>
      <w:bookmarkEnd w:id="1020"/>
    </w:p>
    <w:p w:rsidRDefault="00000000" w:rsidR="00000000" w:rsidP="008B4A53">
      <w:pPr>
        <w:pStyle w:val="ScheduleTitleClause"/>
      </w:pPr>
      <w:bookmarkStart w:id="1021" w:name="a1044692"/>
      <w:r>
        <w:t>The Seller has at all times complied with its automatic enrolment obligations under the Pensions Act 2008.</w:t>
      </w:r>
      <w:bookmarkEnd w:id="1021"/>
    </w:p>
    <w:p w:rsidRDefault="00000000" w:rsidR="00000000" w:rsidP="008B4A53">
      <w:pPr>
        <w:pStyle w:val="ScheduleTitleClause"/>
      </w:pPr>
      <w:bookmarkStart w:id="1022" w:name="a113615"/>
      <w:r>
        <w:t>The Seller's Scheme has been administered at all times in accordance with all applicable legal and administrative requirements and in compliance with the governing documentation of the Seller's Scheme.</w:t>
      </w:r>
      <w:bookmarkEnd w:id="1022"/>
    </w:p>
    <w:p w:rsidRDefault="00000000" w:rsidR="00000000" w:rsidP="008B4A53">
      <w:pPr>
        <w:pStyle w:val="ScheduleTitleClause"/>
      </w:pPr>
      <w:bookmarkStart w:id="1023" w:name="a502015"/>
      <w:r>
        <w:t>No discrimination on grounds of sex, disability, marital status, hours of work, fixed-term or temporary agency worker status, sexual orientation, religion or belief is, or has at any stage been, made in the provision of pension, lump sum, death, ill-health, disability or accident benefits by the Seller in relation to any of the Employees.</w:t>
      </w:r>
      <w:bookmarkEnd w:id="1023"/>
    </w:p>
    <w:p w:rsidRDefault="00000000" w:rsidR="00000000" w:rsidP="008B4A53">
      <w:pPr>
        <w:pStyle w:val="ScheduleTitleClause"/>
      </w:pPr>
      <w:bookmarkStart w:id="1024" w:name="a854499"/>
      <w:r>
        <w:t>So far as the Seller is aware, no claims or complaints have been made or are pending or threatened in relation to the Seller's Scheme or in respect of the provision of (or failure to provide) pension, lump sum, death or ill-health benefits by the Seller in relation to any of the Employees. There is no fact or circumstance likely to give rise to such claims or complaints.</w:t>
      </w:r>
      <w:bookmarkEnd w:id="1024"/>
    </w:p>
    <w:p w:rsidRDefault="00000000" w:rsidR="00000000" w:rsidP="008B4A53">
      <w:pPr>
        <w:pStyle w:val="ScheduleTitleClause"/>
      </w:pPr>
      <w:bookmarkStart w:id="1025" w:name="a584138"/>
      <w:r>
        <w:t>For any Seller's Scheme that provides defined benefits, there has been no arrangement which might be construed as a compromise or a reduction of a statutory debt under section 75 or 75A of the Pensions Act 1995.</w:t>
      </w:r>
      <w:bookmarkEnd w:id="1025"/>
    </w:p>
    <w:p w:rsidRDefault="00000000" w:rsidR="00000000" w:rsidP="008B4A53">
      <w:pPr>
        <w:pStyle w:val="ScheduleTitleClause"/>
      </w:pPr>
      <w:bookmarkStart w:id="1026" w:name="a127378"/>
      <w:r>
        <w:t>For any Seller's Scheme that provides defined benefits, there is no amount which is treated by section 75 or 75A of the Pensions Act 1995 (or its predecessor, section 144 of the Pension Schemes Act 1993) as a debt due to the trustees of the Seller's Scheme or from the Seller or any of its subsidiaries to the trustees of any other pension scheme. Neither the Seller nor any member of the Seller Group has ever participated in any occupational pension scheme other than the Seller's Scheme.</w:t>
      </w:r>
      <w:bookmarkEnd w:id="1026"/>
    </w:p>
    <w:p w:rsidRDefault="00000000" w:rsidR="00000000" w:rsidP="008B4A53">
      <w:pPr>
        <w:pStyle w:val="ScheduleTitleClause"/>
      </w:pPr>
      <w:bookmarkStart w:id="1027" w:name="a931761"/>
      <w:r w:rsidRPr="00BE3B0C">
        <w:t>No current Employee or director of the Seller has at any time since 30 August 1993 had his contract of employment transferred to the Seller as a result of a "relevant transfer" for the purposes of either the Transfer of Undertakings (Protection of Employment) Regulations 1981 (before those Regulations were revoked) or the Transfer of Undertakings (Protection of Employment) Regulations 2006 where he had previously been a member of an occupational pension scheme that provided benefits other than those provided in the event of old age, invalidity or death</w:t>
      </w:r>
      <w:r>
        <w:t>.</w:t>
      </w:r>
      <w:bookmarkEnd w:id="1027"/>
    </w:p>
    <w:p w:rsidRDefault="00000000" w:rsidR="00000000" w:rsidP="008B4A53">
      <w:pPr>
        <w:pStyle w:val="Part"/>
      </w:pPr>
      <w:bookmarkStart w:id="1028" w:name="a797047"/>
      <w:bookmarkStart w:id="1029" w:name="_Toc256000097"/>
      <w:r>
        <w:t>Property</w:t>
      </w:r>
      <w:bookmarkEnd w:id="1028"/>
      <w:bookmarkEnd w:id="1029"/>
    </w:p>
    <w:p w:rsidRDefault="00000000" w:rsidR="00000000" w:rsidP="008B4A53">
      <w:pPr>
        <w:pStyle w:val="ScheduleTitleClause"/>
      </w:pPr>
      <w:r>
        <w:fldChar w:fldCharType="begin"/>
      </w:r>
      <w:r>
        <w:instrText>TC "1. Properties" \l 1</w:instrText>
      </w:r>
      <w:r>
        <w:fldChar w:fldCharType="end"/>
      </w:r>
      <w:bookmarkStart w:id="1030" w:name="a74925"/>
      <w:bookmarkStart w:id="1031" w:name="_Toc256000098"/>
      <w:r>
        <w:t>Properties</w:t>
      </w:r>
      <w:bookmarkEnd w:id="1030"/>
      <w:bookmarkEnd w:id="1031"/>
    </w:p>
    <w:p w:rsidRDefault="00000000" w:rsidR="00000000" w:rsidP="008B4A53">
      <w:pPr>
        <w:pStyle w:val="ScheduleUntitledsubclause1"/>
      </w:pPr>
      <w:bookmarkStart w:id="1032" w:name="a541123"/>
      <w:r>
        <w:t xml:space="preserve">The particulars of the Properties set out in </w:t>
      </w:r>
      <w:r>
        <w:fldChar w:fldCharType="begin"/>
      </w:r>
      <w:r>
        <w:rPr>
          <w:highlight w:val="lightGray"/>
        </w:rPr>
        <w:instrText>REF a787929 \h \w \n</w:instrText>
      </w:r>
      <w:r>
        <w:fldChar w:fldCharType="separate"/>
      </w:r>
      <w:r>
        <w:t>Part 1</w:t>
      </w:r>
      <w:r>
        <w:fldChar w:fldCharType="end"/>
      </w:r>
      <w:r>
        <w:t xml:space="preserve"> and </w:t>
      </w:r>
      <w:r>
        <w:fldChar w:fldCharType="begin"/>
      </w:r>
      <w:r>
        <w:rPr>
          <w:highlight w:val="lightGray"/>
        </w:rPr>
        <w:instrText>REF a715751 \h \w \n</w:instrText>
      </w:r>
      <w:r>
        <w:fldChar w:fldCharType="separate"/>
      </w:r>
      <w:r>
        <w:t>Part 2</w:t>
      </w:r>
      <w:r>
        <w:fldChar w:fldCharType="end"/>
      </w:r>
      <w:r>
        <w:t xml:space="preserve"> of </w:t>
      </w:r>
      <w:r>
        <w:fldChar w:fldCharType="begin"/>
      </w:r>
      <w:r>
        <w:rPr>
          <w:highlight w:val="lightGray"/>
        </w:rPr>
        <w:instrText>REF a854608 \h \w \n</w:instrText>
      </w:r>
      <w:r>
        <w:fldChar w:fldCharType="separate"/>
      </w:r>
      <w:r>
        <w:t>Schedule 9</w:t>
      </w:r>
      <w:r>
        <w:fldChar w:fldCharType="end"/>
      </w:r>
      <w:r>
        <w:t xml:space="preserve"> are true, complete and accurate.</w:t>
      </w:r>
      <w:bookmarkEnd w:id="1032"/>
    </w:p>
    <w:p w:rsidRDefault="00000000" w:rsidR="00000000" w:rsidP="008B4A53">
      <w:pPr>
        <w:pStyle w:val="ScheduleUntitledsubclause1"/>
      </w:pPr>
      <w:bookmarkStart w:id="1033" w:name="a458263"/>
      <w:r>
        <w:t>All of the Properties are actively used by the Seller in connection with the Business.</w:t>
      </w:r>
      <w:bookmarkEnd w:id="1033"/>
    </w:p>
    <w:p w:rsidRDefault="00000000" w:rsidR="00000000" w:rsidP="008B4A53">
      <w:pPr>
        <w:pStyle w:val="ScheduleTitleClause"/>
      </w:pPr>
      <w:r>
        <w:fldChar w:fldCharType="begin"/>
      </w:r>
      <w:r>
        <w:instrText>TC "2. Replies to pre-contract enquiries" \l 1</w:instrText>
      </w:r>
      <w:r>
        <w:fldChar w:fldCharType="end"/>
      </w:r>
      <w:bookmarkStart w:id="1034" w:name="a615627"/>
      <w:bookmarkStart w:id="1035" w:name="_Toc256000099"/>
      <w:r>
        <w:t>Replies to pre-contract enquiries</w:t>
      </w:r>
      <w:bookmarkEnd w:id="1034"/>
      <w:bookmarkEnd w:id="1035"/>
    </w:p>
    <w:p w:rsidRDefault="00000000" w:rsidR="00000000" w:rsidP="008B4A53">
      <w:pPr>
        <w:pStyle w:val="NoNumUntitledsubclause1"/>
      </w:pPr>
      <w:bookmarkStart w:id="1036" w:name="a361105"/>
      <w:r>
        <w:t>All written replies to written enquiries given by or on behalf of the Seller, or any company within the Seller Group, in relation to the Properties, and all written replies given in response to any written enquires raised by or on behalf of the Buyer in relation to the Properties, were complete and accurate at the date they were given, and would still be complete and accurate if the replies were instead being given on the date of this agreement.</w:t>
      </w:r>
      <w:bookmarkEnd w:id="1036"/>
    </w:p>
    <w:p w:rsidRDefault="00000000" w:rsidR="00000000" w:rsidP="008B4A53">
      <w:pPr>
        <w:pStyle w:val="Parasubclause1"/>
      </w:pPr>
      <w:r>
        <w:t>[In this paragraph [2], the expressions written enquiries and written replies include [any enquiries and any replies to enquiries sent or received by email and] any enquiries and any replies to enquiries requested or given by reference to the [SPECIFY THE STANDARD FORM OF ENQUIRIES USED, INCLUDING THE EDITION] [and include enquiries or replies so requested or given by email].]</w:t>
      </w:r>
    </w:p>
    <w:p w:rsidRDefault="00000000" w:rsidR="00000000" w:rsidP="008B4A53">
      <w:pPr>
        <w:pStyle w:val="ScheduleTitleClause"/>
      </w:pPr>
      <w:r>
        <w:fldChar w:fldCharType="begin"/>
      </w:r>
      <w:r>
        <w:instrText>TC "3. Title" \l 1</w:instrText>
      </w:r>
      <w:r>
        <w:fldChar w:fldCharType="end"/>
      </w:r>
      <w:bookmarkStart w:id="1037" w:name="a634399"/>
      <w:bookmarkStart w:id="1038" w:name="_Toc256000100"/>
      <w:r>
        <w:t>Title</w:t>
      </w:r>
      <w:bookmarkEnd w:id="1037"/>
      <w:bookmarkEnd w:id="1038"/>
    </w:p>
    <w:p w:rsidRDefault="00000000" w:rsidR="00000000" w:rsidP="008B4A53">
      <w:pPr>
        <w:pStyle w:val="ScheduleUntitledsubclause1"/>
      </w:pPr>
      <w:bookmarkStart w:id="1039" w:name="a406046"/>
      <w:r>
        <w:t>The Seller is solely legally and beneficially entitled to, and has a good and marketable title to, each of the Properties.</w:t>
      </w:r>
      <w:bookmarkEnd w:id="1039"/>
    </w:p>
    <w:p w:rsidRDefault="00000000" w:rsidR="00000000" w:rsidP="008B4A53">
      <w:pPr>
        <w:pStyle w:val="ScheduleUntitledsubclause1"/>
      </w:pPr>
      <w:bookmarkStart w:id="1040" w:name="a356684"/>
      <w:r>
        <w:t>The Seller is in possession and actual occupation of the whole of each of the Properties on an exclusive basis, and no right of occupation or enjoyment has been acquired or is in the course of being acquired by any third party, or has been granted or agreed to be granted to any third party.</w:t>
      </w:r>
      <w:bookmarkEnd w:id="1040"/>
    </w:p>
    <w:p w:rsidRDefault="00000000" w:rsidR="00000000" w:rsidP="008B4A53">
      <w:pPr>
        <w:pStyle w:val="ScheduleUntitledsubclause1"/>
      </w:pPr>
      <w:bookmarkStart w:id="1041" w:name="a239190"/>
      <w:r>
        <w:t xml:space="preserve">[The Seller has in its possession and control and has Disclosed </w:t>
      </w:r>
      <w:r>
        <w:rPr>
          <w:b/>
        </w:rPr>
        <w:t>OR</w:t>
      </w:r>
      <w:r>
        <w:t xml:space="preserve"> The Seller's Solicitors hold to the order of the Seller and the Seller has Disclosed]:</w:t>
      </w:r>
      <w:bookmarkEnd w:id="1041"/>
    </w:p>
    <w:p w:rsidRDefault="00000000" w:rsidR="00000000" w:rsidP="008B4A53">
      <w:pPr>
        <w:pStyle w:val="ScheduleUntitledsubclause2"/>
      </w:pPr>
      <w:bookmarkStart w:id="1042" w:name="a591673"/>
      <w:r>
        <w:t>copies of all the title deeds and documents necessary to prove good and marketable title to the Properties [including all necessary consents for the grant and any assignment of each Lease]; and</w:t>
      </w:r>
      <w:bookmarkEnd w:id="1042"/>
    </w:p>
    <w:p w:rsidRDefault="00000000" w:rsidR="00000000" w:rsidP="008B4A53">
      <w:pPr>
        <w:pStyle w:val="ScheduleUntitledsubclause2"/>
      </w:pPr>
      <w:bookmarkStart w:id="1043" w:name="a534222"/>
      <w:r>
        <w:t>in relation to each Lease:</w:t>
      </w:r>
      <w:bookmarkEnd w:id="1043"/>
    </w:p>
    <w:p w:rsidRDefault="00000000" w:rsidR="00000000" w:rsidP="008B4A53">
      <w:pPr>
        <w:pStyle w:val="ScheduleUntitledsubclause3"/>
      </w:pPr>
      <w:bookmarkStart w:id="1044" w:name="a972156"/>
      <w:r>
        <w:t xml:space="preserve">satisfactory evidence of the reversioner's title to the Lease; </w:t>
      </w:r>
      <w:bookmarkEnd w:id="1044"/>
    </w:p>
    <w:p w:rsidRDefault="00000000" w:rsidR="00000000" w:rsidP="008B4A53">
      <w:pPr>
        <w:pStyle w:val="ScheduleUntitledsubclause3"/>
      </w:pPr>
      <w:bookmarkStart w:id="1045" w:name="a658352"/>
      <w:r>
        <w:t xml:space="preserve">all consents required under the Lease (other than any Licence); </w:t>
      </w:r>
      <w:bookmarkEnd w:id="1045"/>
    </w:p>
    <w:p w:rsidRDefault="00000000" w:rsidR="00000000" w:rsidP="008B4A53">
      <w:pPr>
        <w:pStyle w:val="ScheduleUntitledsubclause3"/>
      </w:pPr>
      <w:bookmarkStart w:id="1046" w:name="a865343"/>
      <w:r>
        <w:t>copies of all assignments of the Lease; and</w:t>
      </w:r>
      <w:bookmarkEnd w:id="1046"/>
    </w:p>
    <w:p w:rsidRDefault="00000000" w:rsidR="00000000" w:rsidP="008B4A53">
      <w:pPr>
        <w:pStyle w:val="ScheduleUntitledsubclause3"/>
      </w:pPr>
      <w:bookmarkStart w:id="1047" w:name="a978792"/>
      <w:r>
        <w:t>evidence of the current annual rent payable under each Lease.</w:t>
      </w:r>
      <w:bookmarkEnd w:id="1047"/>
    </w:p>
    <w:p w:rsidRDefault="00000000" w:rsidR="00000000" w:rsidP="008B4A53">
      <w:pPr>
        <w:pStyle w:val="ScheduleUntitledsubclause1"/>
      </w:pPr>
      <w:bookmarkStart w:id="1048" w:name="a904023"/>
      <w:r>
        <w:rPr>
          <w:rFonts w:ascii="Arial" w:hAnsi="Arial" w:eastAsia="Arial" w:cs="Arial"/>
        </w:rPr>
        <w:t xml:space="preserve">The documents of title relating to the Properties to be delivered to the Buyer on completion of the purchase of each of the Properties will all be original documents, properly stamped with stamp duty </w:t>
      </w:r>
      <w:del w:id="465afee0-bb89-4a62-b90c-f92da39cade7" w:author="AI Legal Counsel" w:authorEmail="ai@example.com" w:date="2026-02-05T08:50:00.000Z">
        <w:r>
          <w:rPr>
            <w:rFonts w:ascii="Arial" w:hAnsi="Arial" w:eastAsia="Arial" w:cs="Arial"/>
          </w:rPr>
          <w:delText>(or, as the case may be, accompanied by the proper stamp duty land transaction return in respect of that document)</w:delText>
        </w:r>
      </w:del>
      <w:ins w:id="465afee0-bb89-4a62-b90c-f92da39cade7" w:author="AI Legal Counsel" w:authorEmail="ai@example.com" w:date="2026-02-05T08:50:00.000Z">
        <w:r>
          <w:rPr>
            <w:rFonts w:ascii="Arial" w:hAnsi="Arial" w:eastAsia="Arial" w:cs="Arial"/>
          </w:rPr>
          <w:t>under the Stamp Duties Act</w:t>
        </w:r>
      </w:ins>
      <w:r>
        <w:rPr>
          <w:rFonts w:ascii="Arial" w:hAnsi="Arial" w:eastAsia="Arial" w:cs="Arial"/>
        </w:rPr>
        <w:t xml:space="preserve"> and registered, where required.</w:t>
      </w:r>
      <w:bookmarkEnd w:id="1048"/>
    </w:p>
    <w:p w:rsidRDefault="00000000" w:rsidR="00000000" w:rsidP="008B4A53">
      <w:pPr>
        <w:pStyle w:val="ScheduleUntitledsubclause1"/>
      </w:pPr>
      <w:bookmarkStart w:id="1049" w:name="a886705"/>
      <w:r>
        <w:t>Where title to any of the Properties is not registered at the Land Registry, there is no caution against first registration of title and no event has occurred in consequence of which a caution against first registration of title could have been effected.</w:t>
      </w:r>
      <w:bookmarkEnd w:id="1049"/>
    </w:p>
    <w:p w:rsidRDefault="00000000" w:rsidR="00000000" w:rsidP="008B4A53">
      <w:pPr>
        <w:pStyle w:val="ScheduleUntitledsubclause1"/>
      </w:pPr>
      <w:bookmarkStart w:id="1050" w:name="a914704"/>
      <w:r>
        <w:rPr>
          <w:rFonts w:ascii="Arial" w:hAnsi="Arial" w:eastAsia="Arial" w:cs="Arial"/>
        </w:rPr>
        <w:t>There is no circumstance that could render any transaction affecting the Seller's title to any of the Properties liable to be set aside under the Insolvency</w:t>
      </w:r>
      <w:ins w:id="90f30a2e-d60c-493f-96e7-8bc5ac5bca12" w:author="AI Legal Counsel" w:authorEmail="ai@example.com" w:date="2026-02-05T08:50:00.000Z">
        <w:r>
          <w:rPr>
            <w:rFonts w:ascii="Arial" w:hAnsi="Arial" w:eastAsia="Arial" w:cs="Arial"/>
          </w:rPr>
          <w:t>, Restructuring and Dissolution</w:t>
        </w:r>
      </w:ins>
      <w:r>
        <w:rPr>
          <w:rFonts w:ascii="Arial" w:hAnsi="Arial" w:eastAsia="Arial" w:cs="Arial"/>
        </w:rPr>
        <w:t xml:space="preserve"> Act </w:t>
      </w:r>
      <w:del w:id="56624ae8-ae69-4f9d-9bff-d321009460a6" w:author="AI Legal Counsel" w:authorEmail="ai@example.com" w:date="2026-02-05T08:50:00.000Z">
        <w:r>
          <w:rPr>
            <w:rFonts w:ascii="Arial" w:hAnsi="Arial" w:eastAsia="Arial" w:cs="Arial"/>
          </w:rPr>
          <w:delText>1986</w:delText>
        </w:r>
      </w:del>
      <w:ins w:id="56624ae8-ae69-4f9d-9bff-d321009460a6" w:author="AI Legal Counsel" w:authorEmail="ai@example.com" w:date="2026-02-05T08:50:00.000Z">
        <w:r>
          <w:rPr>
            <w:rFonts w:ascii="Arial" w:hAnsi="Arial" w:eastAsia="Arial" w:cs="Arial"/>
          </w:rPr>
          <w:t>2018</w:t>
        </w:r>
      </w:ins>
      <w:r>
        <w:rPr>
          <w:rFonts w:ascii="Arial" w:hAnsi="Arial" w:eastAsia="Arial" w:cs="Arial"/>
        </w:rPr>
        <w:t>.</w:t>
      </w:r>
      <w:bookmarkEnd w:id="1050"/>
    </w:p>
    <w:p w:rsidRDefault="00000000" w:rsidR="00000000" w:rsidP="008B4A53">
      <w:pPr>
        <w:pStyle w:val="ScheduleUntitledsubclause1"/>
      </w:pPr>
      <w:bookmarkStart w:id="1051" w:name="a96288"/>
      <w:r>
        <w:t>There are no insurance policies relating to any issue of title affecting the Properties.</w:t>
      </w:r>
      <w:bookmarkEnd w:id="1051"/>
    </w:p>
    <w:p w:rsidRDefault="00000000" w:rsidR="00000000" w:rsidP="008B4A53">
      <w:pPr>
        <w:pStyle w:val="ScheduleUntitledsubclause1"/>
      </w:pPr>
      <w:bookmarkStart w:id="1052" w:name="a551539"/>
      <w:r>
        <w:t>There are, appurtenant to each of the Properties, all rights and easements necessary for their Current Use and enjoyment (without restriction as to time or otherwise), and the access for each of the Properties is over roads adopted by the local authority and maintained at public expense, and such roads immediately abut the Properties at each point where access is gained.</w:t>
      </w:r>
      <w:bookmarkEnd w:id="1052"/>
    </w:p>
    <w:p w:rsidRDefault="00000000" w:rsidR="00000000" w:rsidP="008B4A53">
      <w:pPr>
        <w:pStyle w:val="ScheduleTitleClause"/>
      </w:pPr>
      <w:r>
        <w:fldChar w:fldCharType="begin"/>
      </w:r>
      <w:r>
        <w:instrText>TC "4. Leasehold Properties" \l 1</w:instrText>
      </w:r>
      <w:r>
        <w:fldChar w:fldCharType="end"/>
      </w:r>
      <w:bookmarkStart w:id="1053" w:name="a185783"/>
      <w:bookmarkStart w:id="1054" w:name="_Toc256000101"/>
      <w:r>
        <w:t>Leasehold Properties</w:t>
      </w:r>
      <w:bookmarkEnd w:id="1053"/>
      <w:bookmarkEnd w:id="1054"/>
    </w:p>
    <w:p w:rsidRDefault="00000000" w:rsidR="00000000" w:rsidP="008B4A53">
      <w:pPr>
        <w:pStyle w:val="ScheduleUntitledsubclause1"/>
      </w:pPr>
      <w:bookmarkStart w:id="1055" w:name="a751893"/>
      <w:r>
        <w:t>The unexpired residue of the term granted by the Lease under which each Leasehold Property is held is vested in the Seller and is valid and subsisting against all persons, including any person in whom any superior estate or interest is vested.</w:t>
      </w:r>
      <w:bookmarkEnd w:id="1055"/>
    </w:p>
    <w:p w:rsidRDefault="00000000" w:rsidR="00000000" w:rsidP="008B4A53">
      <w:pPr>
        <w:pStyle w:val="ScheduleUntitledsubclause1"/>
      </w:pPr>
      <w:bookmarkStart w:id="1056" w:name="a53562"/>
      <w:r>
        <w:t>In relation to each Lease, the landlord, and each lessee, tenant, licensee or occupier has observed and performed in all material respects all covenants, restrictions, stipulations and other encumbrances and there has not been (expressly or impliedly) any waiver of or acquiescence to any breach of them.</w:t>
      </w:r>
      <w:bookmarkEnd w:id="1056"/>
    </w:p>
    <w:p w:rsidRDefault="00000000" w:rsidR="00000000" w:rsidP="008B4A53">
      <w:pPr>
        <w:pStyle w:val="ScheduleUntitledsubclause1"/>
      </w:pPr>
      <w:bookmarkStart w:id="1057" w:name="a679715"/>
      <w:r>
        <w:t>In relation to each Lease all principal rent and additional rent and all other sums payable by each lessee, tenant, licensee or occupier under each Lease (</w:t>
      </w:r>
      <w:r>
        <w:rPr>
          <w:rStyle w:val="DefTerm"/>
        </w:rPr>
        <w:t>Lease Sums</w:t>
      </w:r>
      <w:r>
        <w:t>) have been paid as and when they became due and no Lease Sums have been:</w:t>
      </w:r>
      <w:bookmarkEnd w:id="1057"/>
    </w:p>
    <w:p w:rsidRDefault="00000000" w:rsidR="00000000" w:rsidP="008B4A53">
      <w:pPr>
        <w:pStyle w:val="ScheduleUntitledsubclause2"/>
      </w:pPr>
      <w:bookmarkStart w:id="1058" w:name="a192964"/>
      <w:r>
        <w:t xml:space="preserve">set off or withheld; or </w:t>
      </w:r>
      <w:bookmarkEnd w:id="1058"/>
    </w:p>
    <w:p w:rsidRDefault="00000000" w:rsidR="00000000" w:rsidP="008B4A53">
      <w:pPr>
        <w:pStyle w:val="ScheduleUntitledsubclause2"/>
      </w:pPr>
      <w:bookmarkStart w:id="1059" w:name="a186328"/>
      <w:r>
        <w:t>commuted, waived or paid in advance of the due date for payment.</w:t>
      </w:r>
      <w:bookmarkEnd w:id="1059"/>
    </w:p>
    <w:p w:rsidRDefault="00000000" w:rsidR="00000000" w:rsidP="008B4A53">
      <w:pPr>
        <w:pStyle w:val="ScheduleUntitledsubclause1"/>
      </w:pPr>
      <w:bookmarkStart w:id="1060" w:name="a801255"/>
      <w:r>
        <w:t>No collateral assurances, undertakings or concessions have been made by any party to any Lease.</w:t>
      </w:r>
      <w:bookmarkEnd w:id="1060"/>
    </w:p>
    <w:p w:rsidRDefault="00000000" w:rsidR="00000000" w:rsidP="008B4A53">
      <w:pPr>
        <w:pStyle w:val="ScheduleUntitledsubclause1"/>
      </w:pPr>
      <w:bookmarkStart w:id="1061" w:name="a171057"/>
      <w:r>
        <w:t>No premium or principal rent has been taken or accepted from or agreed with any lessee, tenant, licensee or occupier under any Lease beyond what is legally permitted.</w:t>
      </w:r>
      <w:bookmarkEnd w:id="1061"/>
    </w:p>
    <w:p w:rsidRDefault="00000000" w:rsidR="00000000" w:rsidP="008B4A53">
      <w:pPr>
        <w:pStyle w:val="ScheduleUntitledsubclause1"/>
      </w:pPr>
      <w:bookmarkStart w:id="1062" w:name="a327232"/>
      <w:r>
        <w:t>Any consents required for the grant of each Lease, or for the assignments of each Lease, have been obtained and placed with the documents of title along with evidence of the registration of grant where required.</w:t>
      </w:r>
      <w:bookmarkEnd w:id="1062"/>
    </w:p>
    <w:p w:rsidRDefault="00000000" w:rsidR="00000000" w:rsidP="008B4A53">
      <w:pPr>
        <w:pStyle w:val="ScheduleTitleClause"/>
      </w:pPr>
      <w:r>
        <w:fldChar w:fldCharType="begin"/>
      </w:r>
      <w:r>
        <w:instrText>TC "5. Encumbrances" \l 1</w:instrText>
      </w:r>
      <w:r>
        <w:fldChar w:fldCharType="end"/>
      </w:r>
      <w:bookmarkStart w:id="1063" w:name="a124286"/>
      <w:bookmarkStart w:id="1064" w:name="_Toc256000102"/>
      <w:r>
        <w:t>Encumbrances</w:t>
      </w:r>
      <w:bookmarkEnd w:id="1063"/>
      <w:bookmarkEnd w:id="1064"/>
    </w:p>
    <w:p w:rsidRDefault="00000000" w:rsidR="00000000" w:rsidP="008B4A53">
      <w:pPr>
        <w:pStyle w:val="ScheduleUntitledsubclause1"/>
      </w:pPr>
      <w:bookmarkStart w:id="1065" w:name="a733122"/>
      <w:r>
        <w:t>The Properties (and the proceeds of sale from them) are free from:</w:t>
      </w:r>
      <w:bookmarkEnd w:id="1065"/>
    </w:p>
    <w:p w:rsidRDefault="00000000" w:rsidR="00000000" w:rsidP="008B4A53">
      <w:pPr>
        <w:pStyle w:val="ScheduleUntitledsubclause2"/>
      </w:pPr>
      <w:bookmarkStart w:id="1066" w:name="a576603"/>
      <w:r>
        <w:t xml:space="preserve">any mortgage, debenture, charge (whether legal or equitable and whether fixed or floating), rentcharge, lien or other right in the nature of security; and </w:t>
      </w:r>
      <w:bookmarkEnd w:id="1066"/>
    </w:p>
    <w:p w:rsidRDefault="00000000" w:rsidR="00000000" w:rsidP="008B4A53">
      <w:pPr>
        <w:pStyle w:val="ScheduleUntitledsubclause2"/>
      </w:pPr>
      <w:bookmarkStart w:id="1067" w:name="a477432"/>
      <w:r>
        <w:t>any agreement for sale, estate contract, option, right of pre-emption or right of first refusal,</w:t>
      </w:r>
      <w:bookmarkEnd w:id="1067"/>
    </w:p>
    <w:p w:rsidRDefault="00000000" w:rsidR="00000000" w:rsidP="008B4A53">
      <w:pPr>
        <w:pStyle w:val="Parasubclause1"/>
      </w:pPr>
      <w:r>
        <w:t>and there is no agreement or commitment to give or create any of them.</w:t>
      </w:r>
    </w:p>
    <w:p w:rsidRDefault="00000000" w:rsidR="00000000" w:rsidP="008B4A53">
      <w:pPr>
        <w:pStyle w:val="ScheduleUntitledsubclause1"/>
      </w:pPr>
      <w:bookmarkStart w:id="1068" w:name="a894198"/>
      <w:r>
        <w:t>The Properties are not subject to the payment of any outgoings other than non-domestic local business rates and water and sewerage charges (and in the case of the Leasehold Properties, principal rent, insurance premiums and service charges), and all outgoings have been paid when due and none are disputed.</w:t>
      </w:r>
      <w:bookmarkEnd w:id="1068"/>
    </w:p>
    <w:p w:rsidRDefault="00000000" w:rsidR="00000000" w:rsidP="008B4A53">
      <w:pPr>
        <w:pStyle w:val="ScheduleUntitledsubclause1"/>
      </w:pPr>
      <w:bookmarkStart w:id="1069" w:name="a922197"/>
      <w:r>
        <w:t>The Properties are not subject to any matters which are unregistered interests which override registered dispositions under Schedule 3 to the Land Registration Act 2002 or (where title to any of the Properties is not registered) which are unregistered interests which override first registration under Schedule 1 to the Land Registration Act 2002.</w:t>
      </w:r>
      <w:bookmarkEnd w:id="1069"/>
    </w:p>
    <w:p w:rsidRDefault="00000000" w:rsidR="00000000" w:rsidP="008B4A53">
      <w:pPr>
        <w:pStyle w:val="ScheduleUntitledsubclause1"/>
      </w:pPr>
      <w:bookmarkStart w:id="1070" w:name="a103780"/>
      <w:r>
        <w:t>There are no covenants, restrictions, stipulations, easements, profits à prendre, wayleaves, licences, grants or other Encumbrances (whether of a private or public nature, and whether legal or equitable) affecting the Properties which are of an onerous or unusual nature, or affect their value, or which conflict with the Current Use of the Properties.</w:t>
      </w:r>
      <w:bookmarkEnd w:id="1070"/>
    </w:p>
    <w:p w:rsidRDefault="00000000" w:rsidR="00000000" w:rsidP="008B4A53">
      <w:pPr>
        <w:pStyle w:val="ScheduleUntitledsubclause1"/>
      </w:pPr>
      <w:bookmarkStart w:id="1071" w:name="a293453"/>
      <w:r>
        <w:t>All covenants, restrictions, stipulations and other Encumbrances affecting the Properties have been fully observed and performed and no notice of any alleged breach has been received by the Seller (or its predecessors in title).</w:t>
      </w:r>
      <w:bookmarkEnd w:id="1071"/>
    </w:p>
    <w:p w:rsidRDefault="00000000" w:rsidR="00000000" w:rsidP="008B4A53">
      <w:pPr>
        <w:pStyle w:val="ScheduleUntitledsubclause1"/>
      </w:pPr>
      <w:bookmarkStart w:id="1072" w:name="a193276"/>
      <w:r>
        <w:t>There are no circumstances which (with or without taking other action) would entitle any third party to exercise a right of entry to, or take possession of all or any part of the Properties, or which would in any other way affect or restrict the continued possession, enjoyment or use of any part of the Properties.</w:t>
      </w:r>
      <w:bookmarkEnd w:id="1072"/>
    </w:p>
    <w:p w:rsidRDefault="00000000" w:rsidR="00000000" w:rsidP="008B4A53">
      <w:pPr>
        <w:pStyle w:val="ScheduleUntitledsubclause1"/>
      </w:pPr>
      <w:bookmarkStart w:id="1073" w:name="a759386"/>
      <w:r>
        <w:t>There are no matters which are registered as local land charges or, although not registered, are capable of registration as local land charges.</w:t>
      </w:r>
      <w:bookmarkEnd w:id="1073"/>
    </w:p>
    <w:p w:rsidRDefault="00000000" w:rsidR="00000000" w:rsidP="008B4A53">
      <w:pPr>
        <w:pStyle w:val="ScheduleUntitledsubclause1"/>
      </w:pPr>
      <w:bookmarkStart w:id="1074" w:name="a61055"/>
      <w:r>
        <w:t>The Seller has not (nor has anyone on its behalf) expressly or impliedly waived any breach by any person of any covenant, agreement, restriction, stipulation or obligation relating to the Properties or any part of them, or of which the Properties or any part of them has the benefit.</w:t>
      </w:r>
      <w:bookmarkEnd w:id="1074"/>
    </w:p>
    <w:p w:rsidRDefault="00000000" w:rsidR="00000000" w:rsidP="008B4A53">
      <w:pPr>
        <w:pStyle w:val="ScheduleTitleClause"/>
      </w:pPr>
      <w:r>
        <w:fldChar w:fldCharType="begin"/>
      </w:r>
      <w:r>
        <w:instrText>TC "6. Planning and use of Properties" \l 1</w:instrText>
      </w:r>
      <w:r>
        <w:fldChar w:fldCharType="end"/>
      </w:r>
      <w:bookmarkStart w:id="1075" w:name="a559629"/>
      <w:bookmarkStart w:id="1076" w:name="_Toc256000103"/>
      <w:r>
        <w:t>Planning and use of Properties</w:t>
      </w:r>
      <w:bookmarkEnd w:id="1075"/>
      <w:bookmarkEnd w:id="1076"/>
    </w:p>
    <w:p w:rsidRDefault="00000000" w:rsidR="00000000" w:rsidP="008B4A53">
      <w:pPr>
        <w:pStyle w:val="ScheduleUntitledsubclause1"/>
      </w:pPr>
      <w:bookmarkStart w:id="1077" w:name="a626852"/>
      <w:r>
        <w:t xml:space="preserve">The definitions and rules of interpretation in this paragraph apply in this paragraph </w:t>
      </w:r>
      <w:r>
        <w:fldChar w:fldCharType="begin"/>
      </w:r>
      <w:r>
        <w:rPr>
          <w:highlight w:val="lightGray"/>
        </w:rPr>
        <w:instrText>REF a559629 \h \w \n</w:instrText>
      </w:r>
      <w:r>
        <w:fldChar w:fldCharType="separate"/>
      </w:r>
      <w:r>
        <w:t>6</w:t>
      </w:r>
      <w:r>
        <w:fldChar w:fldCharType="end"/>
      </w:r>
      <w:r>
        <w:t>:</w:t>
      </w:r>
      <w:bookmarkEnd w:id="1077"/>
    </w:p>
    <w:p w:rsidRDefault="00000000" w:rsidR="00000000" w:rsidP="008B4A53">
      <w:pPr>
        <w:pStyle w:val="DefinedTermPara"/>
      </w:pPr>
      <w:bookmarkStart w:id="1078" w:name="a302242"/>
      <w:r>
        <w:rPr>
          <w:rStyle w:val="DefTerm"/>
        </w:rPr>
        <w:t>Planning Acts</w:t>
      </w:r>
      <w:r>
        <w:t>: the Town and Country Planning Act 1990, the Planning (Listed Buildings and Conservation Areas) Act 1990, the Planning (Hazardous Substances) Act 1990, the Planning (Consequential Provisions) Act 1990, the Planning and Compensation Act 1991, the Planning and Compulsory Purchase Act 2004, the Planning Act 2008, the Localism Act 2011, the Growth and Infrastructure Act 2013, the Housing and Planning Act 2016 and the Neighbourhood Planning Act 2017 and any other legislation from time to time regulating the use or development of land.</w:t>
      </w:r>
      <w:bookmarkEnd w:id="1078"/>
    </w:p>
    <w:p w:rsidRDefault="00000000" w:rsidR="00000000" w:rsidP="008B4A53">
      <w:pPr>
        <w:pStyle w:val="DefinedTermPara"/>
      </w:pPr>
      <w:bookmarkStart w:id="1079" w:name="a167374"/>
      <w:r>
        <w:rPr>
          <w:rStyle w:val="DefTerm"/>
        </w:rPr>
        <w:t>Statutory Agreement</w:t>
      </w:r>
      <w:r>
        <w:t>: an agreement or undertaking entered into under section 18 of the Public Health Act 1936, or section 52 of the Town and Country Planning Act 1971, or section 33 of the Local Government (Miscellaneous Provisions) Act 1982, or section 106 of the Town and Country Planning Act 1990, or section 104 of the Water Industry Act 1991, or any other legislation (later or earlier) similar to these statutes.</w:t>
      </w:r>
      <w:bookmarkEnd w:id="1079"/>
    </w:p>
    <w:p w:rsidRDefault="00000000" w:rsidR="00000000" w:rsidP="008B4A53">
      <w:pPr>
        <w:pStyle w:val="ScheduleUntitledsubclause1"/>
      </w:pPr>
      <w:bookmarkStart w:id="1080" w:name="a630354"/>
      <w:r>
        <w:t>The Current Use of each of the Properties is the permitted lawful use for the purposes of the Planning Acts. [Where applicable the Current Use of each of the Properties is in accordance with the provisions of the Leases.]</w:t>
      </w:r>
      <w:bookmarkEnd w:id="1080"/>
    </w:p>
    <w:p w:rsidRDefault="00000000" w:rsidR="00000000" w:rsidP="008B4A53">
      <w:pPr>
        <w:pStyle w:val="ScheduleUntitledsubclause1"/>
      </w:pPr>
      <w:bookmarkStart w:id="1081" w:name="a683760"/>
      <w:r>
        <w:t>All necessary building regulation consents have been obtained both in relation to the Current Use of the Properties and any alterations and improvements to them.</w:t>
      </w:r>
      <w:bookmarkEnd w:id="1081"/>
    </w:p>
    <w:p w:rsidRDefault="00000000" w:rsidR="00000000" w:rsidP="008B4A53">
      <w:pPr>
        <w:pStyle w:val="ScheduleUntitledsubclause1"/>
      </w:pPr>
      <w:bookmarkStart w:id="1082" w:name="a523540"/>
      <w:r>
        <w:t>No claim or liability (contingent or otherwise) under the Planning Acts in respect of the Properties (or any part), or any Statutory Agreement affecting the Properties (or any part), is outstanding, nor are the Properties (or any part) the subject of a notice to treat or a notice of entry and no notice, order, resolution or proposal has been published for the compulsory acquisition, closing, demolition or clearance of the Properties or any part, and the Seller is not aware of any matter or circumstances which would lead to any such notice, order, resolution or proposal.</w:t>
      </w:r>
      <w:bookmarkEnd w:id="1082"/>
    </w:p>
    <w:p w:rsidRDefault="00000000" w:rsidR="00000000" w:rsidP="008B4A53">
      <w:pPr>
        <w:pStyle w:val="ScheduleUntitledsubclause1"/>
      </w:pPr>
      <w:bookmarkStart w:id="1083" w:name="a1004200"/>
      <w:r>
        <w:t>All planning permissions, orders and regulations issued under the Planning Acts, and all building regulations, consents and byelaws for the time being in force have been fully complied with in relation to the Properties.</w:t>
      </w:r>
      <w:bookmarkEnd w:id="1083"/>
    </w:p>
    <w:p w:rsidRDefault="00000000" w:rsidR="00000000" w:rsidP="008B4A53">
      <w:pPr>
        <w:pStyle w:val="ScheduleTitleClause"/>
      </w:pPr>
      <w:r>
        <w:fldChar w:fldCharType="begin"/>
      </w:r>
      <w:r>
        <w:instrText>TC "7. Statutory obligations" \l 1</w:instrText>
      </w:r>
      <w:r>
        <w:fldChar w:fldCharType="end"/>
      </w:r>
      <w:bookmarkStart w:id="1084" w:name="a544903"/>
      <w:bookmarkStart w:id="1085" w:name="_Toc256000104"/>
      <w:r>
        <w:t>Statutory obligations</w:t>
      </w:r>
      <w:bookmarkEnd w:id="1084"/>
      <w:bookmarkEnd w:id="1085"/>
    </w:p>
    <w:p w:rsidRDefault="00000000" w:rsidR="00000000" w:rsidP="008B4A53">
      <w:pPr>
        <w:pStyle w:val="ParaClause"/>
      </w:pPr>
      <w:r>
        <w:t xml:space="preserve">The Seller has complied with all applicable statutory and byelaw requirements, and all regulations, rules and delegated legislation, relating to the Properties and their Current Use. </w:t>
      </w:r>
    </w:p>
    <w:p w:rsidRDefault="00000000" w:rsidR="00000000" w:rsidP="008B4A53">
      <w:pPr>
        <w:pStyle w:val="ScheduleTitleClause"/>
      </w:pPr>
      <w:r>
        <w:fldChar w:fldCharType="begin"/>
      </w:r>
      <w:r>
        <w:instrText>TC "8. Condition" \l 1</w:instrText>
      </w:r>
      <w:r>
        <w:fldChar w:fldCharType="end"/>
      </w:r>
      <w:bookmarkStart w:id="1086" w:name="a940112"/>
      <w:bookmarkStart w:id="1087" w:name="_Toc256000105"/>
      <w:r>
        <w:t>Condition</w:t>
      </w:r>
      <w:bookmarkEnd w:id="1086"/>
      <w:bookmarkEnd w:id="1087"/>
    </w:p>
    <w:p w:rsidRDefault="00000000" w:rsidR="00000000" w:rsidP="008B4A53">
      <w:pPr>
        <w:pStyle w:val="ScheduleUntitledsubclause1"/>
      </w:pPr>
      <w:bookmarkStart w:id="1088" w:name="a754484"/>
      <w:r>
        <w:t>Each of the Properties is in a good state of repair and condition [and is fit for the Current Use].</w:t>
      </w:r>
      <w:bookmarkEnd w:id="1088"/>
    </w:p>
    <w:p w:rsidRDefault="00000000" w:rsidR="00000000" w:rsidP="008B4A53">
      <w:pPr>
        <w:pStyle w:val="ScheduleUntitledsubclause1"/>
      </w:pPr>
      <w:bookmarkStart w:id="1089" w:name="a576947"/>
      <w:r>
        <w:t>There are no development works, redevelopment works or fitting-out works outstanding in respect of any of the Properties.</w:t>
      </w:r>
      <w:bookmarkEnd w:id="1089"/>
    </w:p>
    <w:p w:rsidRDefault="00000000" w:rsidR="00000000" w:rsidP="008B4A53">
      <w:pPr>
        <w:pStyle w:val="ScheduleUntitledsubclause1"/>
      </w:pPr>
      <w:bookmarkStart w:id="1090" w:name="a843980"/>
      <w:r>
        <w:t>None of the Properties have suffered from any:</w:t>
      </w:r>
      <w:bookmarkEnd w:id="1090"/>
    </w:p>
    <w:p w:rsidRDefault="00000000" w:rsidR="00000000" w:rsidP="008B4A53">
      <w:pPr>
        <w:pStyle w:val="ScheduleUntitledsubclause2"/>
      </w:pPr>
      <w:bookmarkStart w:id="1091" w:name="a630898"/>
      <w:r>
        <w:t>flooding; or</w:t>
      </w:r>
      <w:bookmarkEnd w:id="1091"/>
    </w:p>
    <w:p w:rsidRDefault="00000000" w:rsidR="00000000" w:rsidP="008B4A53">
      <w:pPr>
        <w:pStyle w:val="ScheduleUntitledsubclause2"/>
      </w:pPr>
      <w:bookmarkStart w:id="1092" w:name="a872524"/>
      <w:r>
        <w:t>subsidence; or</w:t>
      </w:r>
      <w:bookmarkEnd w:id="1092"/>
    </w:p>
    <w:p w:rsidRDefault="00000000" w:rsidR="00000000" w:rsidP="008B4A53">
      <w:pPr>
        <w:pStyle w:val="ScheduleUntitledsubclause2"/>
      </w:pPr>
      <w:bookmarkStart w:id="1093" w:name="a147648"/>
      <w:r>
        <w:t>heave; or</w:t>
      </w:r>
      <w:bookmarkEnd w:id="1093"/>
    </w:p>
    <w:p w:rsidRDefault="00000000" w:rsidR="00000000" w:rsidP="008B4A53">
      <w:pPr>
        <w:pStyle w:val="ScheduleUntitledsubclause2"/>
      </w:pPr>
      <w:bookmarkStart w:id="1094" w:name="a791118"/>
      <w:r>
        <w:t>landslip; or</w:t>
      </w:r>
      <w:bookmarkEnd w:id="1094"/>
    </w:p>
    <w:p w:rsidRDefault="00000000" w:rsidR="00000000" w:rsidP="008B4A53">
      <w:pPr>
        <w:pStyle w:val="ScheduleUntitledsubclause2"/>
      </w:pPr>
      <w:bookmarkStart w:id="1095" w:name="a126285"/>
      <w:r>
        <w:t>mining activities; or</w:t>
      </w:r>
      <w:bookmarkEnd w:id="1095"/>
    </w:p>
    <w:p w:rsidRDefault="00000000" w:rsidR="00000000" w:rsidP="008B4A53">
      <w:pPr>
        <w:pStyle w:val="ScheduleUntitledsubclause2"/>
      </w:pPr>
      <w:bookmarkStart w:id="1096" w:name="a855206"/>
      <w:r>
        <w:t>structural defects; or</w:t>
      </w:r>
      <w:bookmarkEnd w:id="1096"/>
    </w:p>
    <w:p w:rsidRDefault="00000000" w:rsidR="00000000" w:rsidP="008B4A53">
      <w:pPr>
        <w:pStyle w:val="ScheduleUntitledsubclause2"/>
      </w:pPr>
      <w:bookmarkStart w:id="1097" w:name="a934020"/>
      <w:r>
        <w:t>defects in the drains and services from time to time serving the Properties; or</w:t>
      </w:r>
      <w:bookmarkEnd w:id="1097"/>
    </w:p>
    <w:p w:rsidRDefault="00000000" w:rsidR="00000000" w:rsidP="008B4A53">
      <w:pPr>
        <w:pStyle w:val="ScheduleUntitledsubclause2"/>
      </w:pPr>
      <w:bookmarkStart w:id="1098" w:name="a42881"/>
      <w:r>
        <w:t>dry rot, wet rot, rising damp or any infestation.</w:t>
      </w:r>
      <w:bookmarkEnd w:id="1098"/>
    </w:p>
    <w:p w:rsidRDefault="00000000" w:rsidR="00000000" w:rsidP="008B4A53">
      <w:pPr>
        <w:pStyle w:val="ScheduleUntitledsubclause1"/>
      </w:pPr>
      <w:bookmarkStart w:id="1099" w:name="a309914"/>
      <w:r>
        <w:t>The Seller has not received any adverse report from any engineer, surveyor or other professional relating to any of the Properties and is not aware of any predecessor in title having done so.</w:t>
      </w:r>
      <w:bookmarkEnd w:id="1099"/>
    </w:p>
    <w:p w:rsidRDefault="00000000" w:rsidR="00000000" w:rsidP="008B4A53">
      <w:pPr>
        <w:pStyle w:val="ScheduleTitleClause"/>
      </w:pPr>
      <w:r>
        <w:fldChar w:fldCharType="begin"/>
      </w:r>
      <w:r>
        <w:instrText>TC "9. Complaints and disputes" \l 1</w:instrText>
      </w:r>
      <w:r>
        <w:fldChar w:fldCharType="end"/>
      </w:r>
      <w:bookmarkStart w:id="1100" w:name="a645080"/>
      <w:bookmarkStart w:id="1101" w:name="_Toc256000106"/>
      <w:r>
        <w:t>Complaints and disputes</w:t>
      </w:r>
      <w:bookmarkEnd w:id="1100"/>
      <w:bookmarkEnd w:id="1101"/>
    </w:p>
    <w:p w:rsidRDefault="00000000" w:rsidR="00000000" w:rsidP="008B4A53">
      <w:pPr>
        <w:pStyle w:val="ScheduleUntitledsubclause1"/>
      </w:pPr>
      <w:bookmarkStart w:id="1102" w:name="a374002"/>
      <w:r>
        <w:t>No notices, complaints or requirements have been issued or made (whether formally or informally) by any competent authority or undertaking exercising statutory or delegated powers in relation to any of the Properties, the Current Use of the Properties or any machinery, plant or equipment in them, and the Seller is not aware of any matter which could lead to any such notice, complaint or requirement being issued or made.</w:t>
      </w:r>
      <w:bookmarkEnd w:id="1102"/>
    </w:p>
    <w:p w:rsidRDefault="00000000" w:rsidR="00000000" w:rsidP="008B4A53">
      <w:pPr>
        <w:pStyle w:val="ScheduleUntitledsubclause1"/>
      </w:pPr>
      <w:bookmarkStart w:id="1103" w:name="a452816"/>
      <w:r>
        <w:t>There exists no dispute between the Seller and the owner or occupier of any other premises adjacent to or neighbouring the Properties and the Seller does not expect, and is not aware of any circumstances that may give rise to, any such dispute after the date of this agreement.</w:t>
      </w:r>
      <w:bookmarkEnd w:id="1103"/>
    </w:p>
    <w:p w:rsidRDefault="00000000" w:rsidR="00000000" w:rsidP="008B4A53">
      <w:pPr>
        <w:pStyle w:val="Part"/>
      </w:pPr>
      <w:bookmarkStart w:id="1104" w:name="a740546"/>
      <w:bookmarkStart w:id="1105" w:name="_Toc256000107"/>
      <w:r>
        <w:t>Environment and health and safety</w:t>
      </w:r>
      <w:bookmarkEnd w:id="1104"/>
      <w:bookmarkEnd w:id="1105"/>
    </w:p>
    <w:p w:rsidRDefault="00000000" w:rsidR="00000000" w:rsidP="008B4A53">
      <w:pPr>
        <w:pStyle w:val="ScheduleTitleClause"/>
      </w:pPr>
      <w:r>
        <w:fldChar w:fldCharType="begin"/>
      </w:r>
      <w:r>
        <w:instrText>TC "1. Interpretation" \l 1</w:instrText>
      </w:r>
      <w:r>
        <w:fldChar w:fldCharType="end"/>
      </w:r>
      <w:bookmarkStart w:id="1106" w:name="a640369"/>
      <w:bookmarkStart w:id="1107" w:name="_Toc256000108"/>
      <w:r>
        <w:t>Interpretation</w:t>
      </w:r>
      <w:bookmarkEnd w:id="1106"/>
      <w:bookmarkEnd w:id="1107"/>
    </w:p>
    <w:p w:rsidRDefault="00000000" w:rsidR="00000000" w:rsidP="008B4A53">
      <w:pPr>
        <w:pStyle w:val="NoNumUntitledsubclause1"/>
      </w:pPr>
      <w:bookmarkStart w:id="1108" w:name="a206480"/>
      <w:r>
        <w:t>The definitions and rules of interpretation in this paragraph apply in this agreement.</w:t>
      </w:r>
      <w:bookmarkEnd w:id="1108"/>
    </w:p>
    <w:p w:rsidRDefault="00000000" w:rsidR="00000000" w:rsidP="008B4A53" w:rsidRPr="00B974BF">
      <w:pPr>
        <w:pStyle w:val="DefinedTermPara"/>
      </w:pPr>
      <w:bookmarkStart w:id="1109" w:name="a174438"/>
      <w:r>
        <w:rPr>
          <w:rStyle w:val="DefTerm"/>
          <w:b w:val="0"/>
        </w:rPr>
        <w:t>[</w:t>
      </w:r>
      <w:r>
        <w:rPr>
          <w:rStyle w:val="DefTerm"/>
        </w:rPr>
        <w:t>CRC Order</w:t>
      </w:r>
      <w:r>
        <w:rPr>
          <w:rStyle w:val="DefTerm"/>
        </w:rPr>
        <w:fldChar w:fldCharType="begin"/>
      </w:r>
      <w:r>
        <w:rPr>
          <w:rStyle w:val="DefTerm"/>
        </w:rPr>
        <w:instrText xml:space="preserve"> MACROBUTTON optional </w:instrText>
      </w:r>
      <w:r>
        <w:rPr>
          <w:rStyle w:val="DefTerm"/>
        </w:rPr>
        <w:fldChar w:fldCharType="end"/>
      </w:r>
      <w:r>
        <w:t>: [CRC Order: the CRC Energy Efficiency Scheme Order 2010 (SI 2010/768) and the CRC Energy Efficiency Scheme Order 2013 (SI 2013/1119). ]]</w:t>
      </w:r>
      <w:bookmarkEnd w:id="1109"/>
    </w:p>
    <w:p w:rsidRDefault="00000000" w:rsidR="00000000" w:rsidP="008B4A53">
      <w:pPr>
        <w:pStyle w:val="DefinedTermPara"/>
      </w:pPr>
      <w:bookmarkStart w:id="1110" w:name="a437508"/>
      <w:r>
        <w:rPr>
          <w:rStyle w:val="DefTerm"/>
        </w:rPr>
        <w:t>Environment</w:t>
      </w:r>
      <w:r>
        <w:t>: the natural and man-made environment including all or any of the following media: air (including air within buildings and other natural or man-made structures above or below the ground), water, land and any ecological systems and living organisms (including man) or systems supported by those media.</w:t>
      </w:r>
      <w:bookmarkEnd w:id="1110"/>
    </w:p>
    <w:p w:rsidRDefault="00000000" w:rsidR="00000000" w:rsidP="008B4A53">
      <w:pPr>
        <w:pStyle w:val="DefinedTermPara"/>
      </w:pPr>
      <w:bookmarkStart w:id="1111" w:name="a896165"/>
      <w:r>
        <w:rPr>
          <w:rStyle w:val="DefTerm"/>
        </w:rPr>
        <w:t>EHS Laws</w:t>
      </w:r>
      <w:r>
        <w:t>: all applicable laws, statutes, regulations, subordinate legislation, bye-laws, common law and other national, international, federal, European Union, state and local laws, judgments, decisions and injunctions of any court or tribunal and legally binding codes of practice and guidance notes to the extent that they relate to or apply to the Environment, energy efficiency, climate change or to the health and safety of any person.</w:t>
      </w:r>
      <w:bookmarkEnd w:id="1111"/>
    </w:p>
    <w:p w:rsidRDefault="00000000" w:rsidR="00000000" w:rsidP="008B4A53">
      <w:pPr>
        <w:pStyle w:val="DefinedTermPara"/>
      </w:pPr>
      <w:bookmarkStart w:id="1112" w:name="a927923"/>
      <w:r>
        <w:rPr>
          <w:rStyle w:val="DefTerm"/>
        </w:rPr>
        <w:t>EHS Matters</w:t>
      </w:r>
      <w:r>
        <w:t>: all matters relating to:</w:t>
      </w:r>
      <w:bookmarkEnd w:id="1112"/>
    </w:p>
    <w:p w:rsidRDefault="00000000" w:rsidR="00000000" w:rsidP="008B4A53">
      <w:pPr>
        <w:pStyle w:val="DefinedTermNumber"/>
      </w:pPr>
      <w:bookmarkStart w:id="1113" w:name="a885691"/>
      <w:r>
        <w:t xml:space="preserve">pollution or contamination of the Environment; </w:t>
      </w:r>
      <w:bookmarkEnd w:id="1113"/>
    </w:p>
    <w:p w:rsidRDefault="00000000" w:rsidR="00000000" w:rsidP="008B4A53">
      <w:pPr>
        <w:pStyle w:val="DefinedTermNumber"/>
      </w:pPr>
      <w:bookmarkStart w:id="1114" w:name="a926558"/>
      <w:r>
        <w:t xml:space="preserve">the presence, disposal, release, spillage, deposit, escape, discharge, leak, migration or emission of Hazardous Substances or Waste; </w:t>
      </w:r>
      <w:bookmarkEnd w:id="1114"/>
    </w:p>
    <w:p w:rsidRDefault="00000000" w:rsidR="00000000" w:rsidP="008B4A53">
      <w:pPr>
        <w:pStyle w:val="DefinedTermNumber"/>
      </w:pPr>
      <w:bookmarkStart w:id="1115" w:name="a805041"/>
      <w:r>
        <w:t xml:space="preserve">the exposure of any person to Hazardous Substances or Waste; </w:t>
      </w:r>
      <w:bookmarkEnd w:id="1115"/>
    </w:p>
    <w:p w:rsidRDefault="00000000" w:rsidR="00000000" w:rsidP="008B4A53">
      <w:pPr>
        <w:pStyle w:val="DefinedTermNumber"/>
      </w:pPr>
      <w:bookmarkStart w:id="1116" w:name="a644698"/>
      <w:r>
        <w:t xml:space="preserve">the health and safety of any person, including any accidents, injuries, illnesses and diseases; </w:t>
      </w:r>
      <w:bookmarkEnd w:id="1116"/>
    </w:p>
    <w:p w:rsidRDefault="00000000" w:rsidR="00000000" w:rsidP="008B4A53">
      <w:pPr>
        <w:pStyle w:val="DefinedTermNumber"/>
      </w:pPr>
      <w:bookmarkStart w:id="1117" w:name="a389353"/>
      <w:r>
        <w:t>the creation or existence of any noise, vibration, odour, radiation, common law or statutory nuisance or other adverse impact on the Environment; or</w:t>
      </w:r>
      <w:bookmarkEnd w:id="1117"/>
    </w:p>
    <w:p w:rsidRDefault="00000000" w:rsidR="00000000" w:rsidP="008B4A53">
      <w:pPr>
        <w:pStyle w:val="DefinedTermNumber"/>
      </w:pPr>
      <w:bookmarkStart w:id="1118" w:name="a679071"/>
      <w:r>
        <w:t xml:space="preserve">the condition, protection, maintenance, remediation, reinstatement, restoration or replacement of the Environment or any part of it. </w:t>
      </w:r>
      <w:bookmarkEnd w:id="1118"/>
    </w:p>
    <w:p w:rsidRDefault="00000000" w:rsidR="00000000" w:rsidP="008B4A53">
      <w:pPr>
        <w:pStyle w:val="DefinedTermPara"/>
      </w:pPr>
      <w:bookmarkStart w:id="1119" w:name="a117706"/>
      <w:r>
        <w:rPr>
          <w:rStyle w:val="DefTerm"/>
        </w:rPr>
        <w:t>EHS Permits</w:t>
      </w:r>
      <w:r>
        <w:t>: any permits, licences, consents, certificates, registrations, notifications or other authorisations required under any EHS Laws for the operation of the Business or in relation to any of the Properties.</w:t>
      </w:r>
      <w:bookmarkEnd w:id="1119"/>
    </w:p>
    <w:p w:rsidRDefault="00000000" w:rsidR="00000000" w:rsidP="008B4A53">
      <w:pPr>
        <w:pStyle w:val="DefinedTermPara"/>
      </w:pPr>
      <w:bookmarkStart w:id="1120" w:name="a118016"/>
      <w:r>
        <w:rPr>
          <w:rStyle w:val="DefTerm"/>
        </w:rPr>
        <w:t>Harm</w:t>
      </w:r>
      <w:r>
        <w:t>: harm to the Environment, and in the case of man this includes offence caused to any of his senses or harm to his property.</w:t>
      </w:r>
      <w:bookmarkEnd w:id="1120"/>
    </w:p>
    <w:p w:rsidRDefault="00000000" w:rsidR="00000000" w:rsidP="008B4A53">
      <w:pPr>
        <w:pStyle w:val="DefinedTermPara"/>
      </w:pPr>
      <w:bookmarkStart w:id="1121" w:name="a677590"/>
      <w:r>
        <w:rPr>
          <w:rStyle w:val="DefTerm"/>
        </w:rPr>
        <w:t>Hazardous Substances</w:t>
      </w:r>
      <w:r>
        <w:t>: any material, substance or organism which, alone or in combination with others, is capable of causing Harm, including (but not limited to) radioactive substances[, OR and] materials containing asbestos[ and Japanese knotweed].</w:t>
      </w:r>
      <w:bookmarkEnd w:id="1121"/>
    </w:p>
    <w:p w:rsidRDefault="00000000" w:rsidR="00000000" w:rsidP="008B4A53">
      <w:pPr>
        <w:pStyle w:val="DefinedTermPara"/>
      </w:pPr>
      <w:bookmarkStart w:id="1122" w:name="a455639"/>
      <w:r>
        <w:rPr>
          <w:rStyle w:val="DefTerm"/>
        </w:rPr>
        <w:t>Waste</w:t>
      </w:r>
      <w:r>
        <w:t>: any waste, including any by-product of an industrial process and anything that is discarded, disposed of, spoiled, abandoned, unwanted or surplus, irrespective of whether it is capable of being recovered or recycled or has any value.</w:t>
      </w:r>
      <w:bookmarkEnd w:id="1122"/>
    </w:p>
    <w:p w:rsidRDefault="00000000" w:rsidR="00000000" w:rsidP="008B4A53">
      <w:pPr>
        <w:pStyle w:val="ScheduleTitleClause"/>
      </w:pPr>
      <w:r>
        <w:fldChar w:fldCharType="begin"/>
      </w:r>
      <w:r>
        <w:instrText>TC "2. EHS warranties" \l 1</w:instrText>
      </w:r>
      <w:r>
        <w:fldChar w:fldCharType="end"/>
      </w:r>
      <w:bookmarkStart w:id="1123" w:name="a203889"/>
      <w:bookmarkStart w:id="1124" w:name="_Toc256000109"/>
      <w:r>
        <w:t>EHS warranties</w:t>
      </w:r>
      <w:bookmarkEnd w:id="1123"/>
      <w:bookmarkEnd w:id="1124"/>
    </w:p>
    <w:p w:rsidRDefault="00000000" w:rsidR="00000000" w:rsidP="008B4A53">
      <w:pPr>
        <w:pStyle w:val="ScheduleUntitledsubclause1"/>
      </w:pPr>
      <w:bookmarkStart w:id="1125" w:name="a719184"/>
      <w:r>
        <w:t>The Seller has obtained and complied at all times with all EHS Permits. All EHS Permits are in full force and effect, and there are no facts or circumstances that may lead to the revocation, suspension, variation, non-renewal of or the inability to transfer any EHS Permits.</w:t>
      </w:r>
      <w:bookmarkEnd w:id="1125"/>
    </w:p>
    <w:p w:rsidRDefault="00000000" w:rsidR="00000000" w:rsidP="008B4A53">
      <w:pPr>
        <w:pStyle w:val="ScheduleUntitledsubclause1"/>
      </w:pPr>
      <w:bookmarkStart w:id="1126" w:name="a704457"/>
      <w:r>
        <w:t>The Business has at all times been operated in compliance with all EHS Laws in force from time to time and there are no facts or circumstances that may lead to any breach of or liability under any EHS Laws or any claim or liability in respect of EHS Matters.</w:t>
      </w:r>
      <w:bookmarkEnd w:id="1126"/>
    </w:p>
    <w:p w:rsidRDefault="00000000" w:rsidR="00000000" w:rsidP="008B4A53">
      <w:pPr>
        <w:pStyle w:val="ScheduleUntitledsubclause1"/>
      </w:pPr>
      <w:bookmarkStart w:id="1127" w:name="a819361"/>
      <w:r>
        <w:t>There are no Hazardous Substances at, on or under, nor have any Hazardous Substances been emitted, escaped or migrated from, any of the Properties.</w:t>
      </w:r>
      <w:bookmarkEnd w:id="1127"/>
    </w:p>
    <w:p w:rsidRDefault="00000000" w:rsidR="00000000" w:rsidP="008B4A53">
      <w:pPr>
        <w:pStyle w:val="ScheduleUntitledsubclause1"/>
      </w:pPr>
      <w:bookmarkStart w:id="1128" w:name="a193208"/>
      <w:r>
        <w:t xml:space="preserve">There are and have been no landfills, underground storage tanks or uncontained or unlined storage treatment or disposal areas for Hazardous Substances or Waste (whether permitted by EHS Laws or otherwise) present or carried out at, on or under any of the Properties or within 200 metres of any of the Properties, and so far as the Seller is aware no such operations are proposed. </w:t>
      </w:r>
      <w:bookmarkEnd w:id="1128"/>
    </w:p>
    <w:p w:rsidRDefault="00000000" w:rsidR="00000000" w:rsidP="008B4A53">
      <w:pPr>
        <w:pStyle w:val="ScheduleUntitledsubclause1"/>
      </w:pPr>
      <w:bookmarkStart w:id="1129" w:name="a751227"/>
      <w:r>
        <w:t>The Seller has never been required to hold, nor has the Seller held or applied for, a waste disposal licence, a waste management licence or an environmental permit for waste operations under any EHS Laws in respect of the Business or any of the Properties.</w:t>
      </w:r>
      <w:bookmarkEnd w:id="1129"/>
    </w:p>
    <w:p w:rsidRDefault="00000000" w:rsidR="00000000" w:rsidP="008B4A53">
      <w:pPr>
        <w:pStyle w:val="ScheduleUntitledsubclause1"/>
      </w:pPr>
      <w:bookmarkStart w:id="1130" w:name="a872767"/>
      <w:r>
        <w:t>There have been no claims, investigations, prosecutions or other proceedings against or threatened against the Seller or any of its directors, officers or employees in respect of Harm arising from the operation of the Business or occupation of any of the Properties or for any breach or alleged breach of any EHS Permits or EHS Laws, and there are no facts or circumstances that may lead to any such claims, investigations, prosecutions or other proceedings. At no time has the Seller received any notice, communication or information alleging any liability in relation to any EHS Matters or that any works are required.</w:t>
      </w:r>
      <w:bookmarkEnd w:id="1130"/>
    </w:p>
    <w:p w:rsidRDefault="00000000" w:rsidR="00000000" w:rsidP="008B4A53">
      <w:pPr>
        <w:pStyle w:val="ScheduleUntitledsubclause1"/>
      </w:pPr>
      <w:bookmarkStart w:id="1131" w:name="a96974"/>
      <w:r>
        <w:t>The Seller has not received any enforcement, prohibition, stop, remediation, improvement or any other notice from, or been subject to any civil sanction imposed by, any enforcement authority, including but not limited to the Environment Agency, Natural Resources Wales, Natural England, the Health and Safety Executive and the relevant local authority, with regard to any EHS Matters or any breach of EHS Laws in respect of the Business or any of the Properties.</w:t>
      </w:r>
      <w:bookmarkEnd w:id="1131"/>
    </w:p>
    <w:p w:rsidRDefault="00000000" w:rsidR="00000000" w:rsidP="008B4A53">
      <w:pPr>
        <w:pStyle w:val="ScheduleUntitledsubclause1"/>
      </w:pPr>
      <w:bookmarkStart w:id="1132" w:name="a620359"/>
      <w:r>
        <w:t>The Seller has adequate employers' liability and public liability insurance in respect of the Business and the Properties and no claims have been made or are contemplated under any such insurance.</w:t>
      </w:r>
      <w:bookmarkEnd w:id="1132"/>
    </w:p>
    <w:p w:rsidRDefault="00000000" w:rsidR="00000000" w:rsidP="008B4A53">
      <w:pPr>
        <w:pStyle w:val="ScheduleUntitledsubclause1"/>
      </w:pPr>
      <w:bookmarkStart w:id="1133" w:name="a342746"/>
      <w:r>
        <w:t>Copies of all:</w:t>
      </w:r>
      <w:bookmarkEnd w:id="1133"/>
    </w:p>
    <w:p w:rsidRDefault="00000000" w:rsidR="00000000" w:rsidP="008B4A53">
      <w:pPr>
        <w:pStyle w:val="ScheduleUntitledsubclause2"/>
      </w:pPr>
      <w:bookmarkStart w:id="1134" w:name="a178927"/>
      <w:r>
        <w:t>current EHS Permits;</w:t>
      </w:r>
      <w:bookmarkEnd w:id="1134"/>
    </w:p>
    <w:p w:rsidRDefault="00000000" w:rsidR="00000000" w:rsidP="008B4A53">
      <w:pPr>
        <w:pStyle w:val="ScheduleUntitledsubclause2"/>
      </w:pPr>
      <w:bookmarkStart w:id="1135" w:name="a279986"/>
      <w:r>
        <w:t>environmental and health and safety policy statements;</w:t>
      </w:r>
      <w:bookmarkEnd w:id="1135"/>
    </w:p>
    <w:p w:rsidRDefault="00000000" w:rsidR="00000000" w:rsidP="008B4A53">
      <w:pPr>
        <w:pStyle w:val="ScheduleUntitledsubclause2"/>
      </w:pPr>
      <w:bookmarkStart w:id="1136" w:name="a938896"/>
      <w:r>
        <w:t>reports in respect of environmental and health and safety audits, investigations and other assessments;</w:t>
      </w:r>
      <w:bookmarkEnd w:id="1136"/>
    </w:p>
    <w:p w:rsidRDefault="00000000" w:rsidR="00000000" w:rsidP="008B4A53">
      <w:pPr>
        <w:pStyle w:val="ScheduleUntitledsubclause2"/>
      </w:pPr>
      <w:bookmarkStart w:id="1137" w:name="a772726"/>
      <w:r>
        <w:t>records of accidents, illnesses and reportable diseases;</w:t>
      </w:r>
      <w:bookmarkEnd w:id="1137"/>
    </w:p>
    <w:p w:rsidRDefault="00000000" w:rsidR="00000000" w:rsidP="008B4A53">
      <w:pPr>
        <w:pStyle w:val="ScheduleUntitledsubclause2"/>
      </w:pPr>
      <w:r>
        <w:fldChar w:fldCharType="begin"/>
      </w:r>
      <w:r>
        <w:fldChar w:fldCharType="end"/>
      </w:r>
      <w:bookmarkStart w:id="1138" w:name="a856217"/>
      <w:r>
        <w:t>[registrations, reports and evidence packs required to be submitted or kept by the CRC Order;]</w:t>
      </w:r>
      <w:bookmarkEnd w:id="1138"/>
    </w:p>
    <w:p w:rsidRDefault="00000000" w:rsidR="00000000" w:rsidP="008B4A53">
      <w:pPr>
        <w:pStyle w:val="ScheduleUntitledsubclause2"/>
      </w:pPr>
      <w:bookmarkStart w:id="1139" w:name="a751277"/>
      <w:r>
        <w:t>assessments of substances hazardous to health;</w:t>
      </w:r>
      <w:bookmarkEnd w:id="1139"/>
    </w:p>
    <w:p w:rsidRDefault="00000000" w:rsidR="00000000" w:rsidP="008B4A53">
      <w:pPr>
        <w:pStyle w:val="ScheduleUntitledsubclause2"/>
      </w:pPr>
      <w:bookmarkStart w:id="1140" w:name="a897089"/>
      <w:r>
        <w:t>correspondence on EHS Matters between the Seller and any relevant enforcement authority; and</w:t>
      </w:r>
      <w:bookmarkEnd w:id="1140"/>
    </w:p>
    <w:p w:rsidRDefault="00000000" w:rsidR="00000000" w:rsidP="008B4A53">
      <w:pPr>
        <w:pStyle w:val="ScheduleUntitledsubclause2"/>
      </w:pPr>
      <w:bookmarkStart w:id="1141" w:name="a464726"/>
      <w:r>
        <w:t>copies or details of all Waste disposal contracts,</w:t>
      </w:r>
      <w:bookmarkEnd w:id="1141"/>
    </w:p>
    <w:p w:rsidRDefault="00000000" w:rsidR="00000000" w:rsidP="008B4A53">
      <w:pPr>
        <w:pStyle w:val="Parasubclause1"/>
      </w:pPr>
      <w:r>
        <w:t>relating to the Business or any of the Properties have been Disclosed to the Buyer and all such statements, reports, records, correspondence and other information are complete and accurate and are not misleading.</w:t>
      </w:r>
    </w:p>
    <w:p w:rsidRDefault="00000000" w:rsidR="00000000" w:rsidP="008B4A53">
      <w:pPr>
        <w:pStyle w:val="Part"/>
      </w:pPr>
      <w:bookmarkStart w:id="1142" w:name="a920358"/>
      <w:bookmarkStart w:id="1143" w:name="_Toc256000110"/>
      <w:r>
        <w:t>Taxation</w:t>
      </w:r>
      <w:bookmarkEnd w:id="1142"/>
      <w:bookmarkEnd w:id="1143"/>
    </w:p>
    <w:p w:rsidRDefault="00000000" w:rsidR="00000000" w:rsidP="008B4A53">
      <w:pPr>
        <w:pStyle w:val="ScheduleTitleClause"/>
      </w:pPr>
      <w:r>
        <w:fldChar w:fldCharType="begin"/>
      </w:r>
      <w:r>
        <w:instrText>TC "1. Tax compliance" \l 1</w:instrText>
      </w:r>
      <w:r>
        <w:fldChar w:fldCharType="end"/>
      </w:r>
      <w:bookmarkStart w:id="1144" w:name="a84623"/>
      <w:bookmarkStart w:id="1145" w:name="_Toc256000111"/>
      <w:r>
        <w:t>Tax compliance</w:t>
      </w:r>
      <w:bookmarkEnd w:id="1144"/>
      <w:bookmarkEnd w:id="1145"/>
    </w:p>
    <w:p w:rsidRDefault="00000000" w:rsidR="00000000" w:rsidP="008B4A53">
      <w:pPr>
        <w:pStyle w:val="ScheduleUntitledsubclause1"/>
      </w:pPr>
      <w:bookmarkStart w:id="1146" w:name="a326249"/>
      <w:r w:rsidRPr="00E37AA3">
        <w:rPr>
          <w:rFonts w:ascii="Arial" w:hAnsi="Arial" w:eastAsia="Arial" w:cs="Arial"/>
        </w:rPr>
        <w:t>The Seller has complied in all material respects with all statutory provisions, rules, regulations, orders and directions in relation to the Business concerning [</w:t>
      </w:r>
      <w:del w:id="801b0450-0c69-4903-8b1d-e529f4e1ce31" w:author="AI Legal Counsel" w:authorEmail="ai@example.com" w:date="2026-02-05T08:50:00.000Z" w:rsidRPr="00E37AA3">
        <w:r>
          <w:rPr>
            <w:rFonts w:ascii="Arial" w:hAnsi="Arial" w:eastAsia="Arial" w:cs="Arial"/>
          </w:rPr>
          <w:delText>VAT</w:delText>
        </w:r>
      </w:del>
      <w:ins w:id="801b0450-0c69-4903-8b1d-e529f4e1ce31" w:author="AI Legal Counsel" w:authorEmail="ai@example.com" w:date="2026-02-05T08:50:00.000Z" w:rsidRPr="00E37AA3">
        <w:r>
          <w:rPr>
            <w:rFonts w:ascii="Arial" w:hAnsi="Arial" w:eastAsia="Arial" w:cs="Arial"/>
          </w:rPr>
          <w:t>GST</w:t>
        </w:r>
      </w:ins>
      <w:r w:rsidRPr="00E37AA3">
        <w:rPr>
          <w:rFonts w:ascii="Arial" w:hAnsi="Arial" w:eastAsia="Arial" w:cs="Arial"/>
        </w:rPr>
        <w:t xml:space="preserve">,] </w:t>
      </w:r>
      <w:del w:id="a8e0ed60-0543-4de3-b40e-75b98b58f7da" w:author="AI Legal Counsel" w:authorEmail="ai@example.com" w:date="2026-02-05T08:50:00.000Z" w:rsidRPr="00E37AA3">
        <w:r>
          <w:rPr>
            <w:rFonts w:ascii="Arial" w:hAnsi="Arial" w:eastAsia="Arial" w:cs="Arial"/>
          </w:rPr>
          <w:delText>PAYE and national insurance</w:delText>
        </w:r>
      </w:del>
      <w:ins w:id="a8e0ed60-0543-4de3-b40e-75b98b58f7da" w:author="AI Legal Counsel" w:authorEmail="ai@example.com" w:date="2026-02-05T08:50:00.000Z" w:rsidRPr="00E37AA3">
        <w:r>
          <w:rPr>
            <w:rFonts w:ascii="Arial" w:hAnsi="Arial" w:eastAsia="Arial" w:cs="Arial"/>
          </w:rPr>
          <w:t>income tax withholding and CPF</w:t>
        </w:r>
      </w:ins>
      <w:r w:rsidRPr="00E37AA3">
        <w:rPr>
          <w:rFonts w:ascii="Arial" w:hAnsi="Arial" w:eastAsia="Arial" w:cs="Arial"/>
        </w:rPr>
        <w:t xml:space="preserve"> contributions including the making on time of accurate returns and payments and the proper maintenance and preservation of records, and the Seller has not been given any penalty, notice or warning regarding the same</w:t>
      </w:r>
      <w:r>
        <w:t>.</w:t>
      </w:r>
      <w:bookmarkEnd w:id="1146"/>
    </w:p>
    <w:p w:rsidRDefault="00000000" w:rsidR="00000000" w:rsidP="008B4A53">
      <w:pPr>
        <w:pStyle w:val="ScheduleUntitledsubclause1"/>
      </w:pPr>
      <w:bookmarkStart w:id="1147" w:name="a891127"/>
      <w:r w:rsidRPr="00E37AA3">
        <w:t>No Taxation Authority has operated or agreed to operate any arrangement that is not based on a strict application of the relevant legislation or published practice in relation to the tax affairs of the Business</w:t>
      </w:r>
      <w:r>
        <w:t>.</w:t>
      </w:r>
      <w:bookmarkEnd w:id="1147"/>
    </w:p>
    <w:p w:rsidRDefault="00000000" w:rsidR="00000000" w:rsidP="008B4A53">
      <w:pPr>
        <w:pStyle w:val="ScheduleUntitledsubclause1"/>
      </w:pPr>
      <w:bookmarkStart w:id="1148" w:name="a575311"/>
      <w:r w:rsidRPr="00E37AA3">
        <w:rPr>
          <w:rFonts w:ascii="Arial" w:hAnsi="Arial" w:eastAsia="Arial" w:cs="Arial"/>
        </w:rPr>
        <w:t xml:space="preserve">The Seller is not involved in any dispute with </w:t>
      </w:r>
      <w:del w:id="a9d8cfad-ace2-4e5d-95d9-a4d80b3fbe2d" w:author="AI Legal Counsel" w:authorEmail="ai@example.com" w:date="2026-02-05T08:50:00.000Z" w:rsidRPr="00E37AA3">
        <w:r>
          <w:rPr>
            <w:rFonts w:ascii="Arial" w:hAnsi="Arial" w:eastAsia="Arial" w:cs="Arial"/>
          </w:rPr>
          <w:delText>HMRC</w:delText>
        </w:r>
      </w:del>
      <w:ins w:id="a9d8cfad-ace2-4e5d-95d9-a4d80b3fbe2d" w:author="AI Legal Counsel" w:authorEmail="ai@example.com" w:date="2026-02-05T08:50:00.000Z" w:rsidRPr="00E37AA3">
        <w:r>
          <w:rPr>
            <w:rFonts w:ascii="Arial" w:hAnsi="Arial" w:eastAsia="Arial" w:cs="Arial"/>
          </w:rPr>
          <w:t>IRAS</w:t>
        </w:r>
      </w:ins>
      <w:r w:rsidRPr="00E37AA3">
        <w:rPr>
          <w:rFonts w:ascii="Arial" w:hAnsi="Arial" w:eastAsia="Arial" w:cs="Arial"/>
        </w:rPr>
        <w:t>, or [so far as the Seller is aware] is not the subject of any enquiry by any Taxation Authority, which may [materially] affect the Business or any of the Assets</w:t>
      </w:r>
      <w:r>
        <w:t>.</w:t>
      </w:r>
      <w:bookmarkEnd w:id="1148"/>
    </w:p>
    <w:p w:rsidRDefault="00000000" w:rsidR="00000000" w:rsidP="008B4A53">
      <w:pPr>
        <w:pStyle w:val="ScheduleTitleClause"/>
      </w:pPr>
      <w:r>
        <w:fldChar w:fldCharType="begin"/>
      </w:r>
      <w:r>
        <w:instrText>TC "2. Capital allowances" \l 1</w:instrText>
      </w:r>
      <w:r>
        <w:fldChar w:fldCharType="end"/>
      </w:r>
      <w:bookmarkStart w:id="1149" w:name="a163459"/>
      <w:bookmarkStart w:id="1150" w:name="_Toc256000112"/>
      <w:r>
        <w:t>Capital allowances</w:t>
      </w:r>
      <w:bookmarkEnd w:id="1149"/>
      <w:bookmarkEnd w:id="1150"/>
    </w:p>
    <w:p w:rsidRDefault="00000000" w:rsidR="00000000" w:rsidP="008B4A53">
      <w:pPr>
        <w:pStyle w:val="ScheduleUntitledsubclause1"/>
      </w:pPr>
      <w:bookmarkStart w:id="1151" w:name="a192082"/>
      <w:r w:rsidRPr="008655F7">
        <w:rPr>
          <w:rFonts w:ascii="Arial" w:hAnsi="Arial" w:eastAsia="Arial" w:cs="Arial"/>
        </w:rPr>
        <w:t xml:space="preserve">In relation to the expenditure incurred by the Seller on any of the Assets </w:t>
      </w:r>
      <w:del w:id="7dc1cfb1-1b8b-4e71-991f-464d52d40a4c" w:author="AI Legal Counsel" w:authorEmail="ai@example.com" w:date="2026-02-05T08:50:00.000Z" w:rsidRPr="008655F7">
        <w:r>
          <w:rPr>
            <w:rFonts w:ascii="Arial" w:hAnsi="Arial" w:eastAsia="Arial" w:cs="Arial"/>
          </w:rPr>
          <w:delText>that is a fixture for the purposes of Chapter 14 of Part 2 of the Capital Allowances Act 2001 and on which the Seller is entitled to claim capital allowances, the Seller has satisfied the pooling requirement as defined by section 187A(4) of the Capital Allowances Act 2001</w:delText>
        </w:r>
      </w:del>
      <w:ins w:id="7dc1cfb1-1b8b-4e71-991f-464d52d40a4c" w:author="AI Legal Counsel" w:authorEmail="ai@example.com" w:date="2026-02-05T08:50:00.000Z" w:rsidRPr="008655F7">
        <w:r>
          <w:rPr>
            <w:rFonts w:ascii="Arial" w:hAnsi="Arial" w:eastAsia="Arial" w:cs="Arial"/>
          </w:rPr>
          <w:t>on which the Seller is entitled to claim capital allowances under section 19 or section 19A of the Income Tax Act 1947, the Seller has complied with all relevant requirements</w:t>
        </w:r>
      </w:ins>
      <w:r w:rsidRPr="008655F7">
        <w:rPr>
          <w:rFonts w:ascii="Arial" w:hAnsi="Arial" w:eastAsia="Arial" w:cs="Arial"/>
        </w:rPr>
        <w:t>. The Disclosure Letter contains particulars of the expenditure incurred on each of such Assets together with any allowances that have been claimed and their tax written down value</w:t>
      </w:r>
      <w:r>
        <w:t>.</w:t>
      </w:r>
      <w:bookmarkEnd w:id="1151"/>
    </w:p>
    <w:p w:rsidRDefault="00000000" w:rsidR="00000000" w:rsidP="008B4A53">
      <w:pPr>
        <w:pStyle w:val="ScheduleUntitledsubclause1"/>
      </w:pPr>
      <w:bookmarkStart w:id="1152" w:name="a316485"/>
      <w:r w:rsidRPr="008655F7">
        <w:rPr>
          <w:rFonts w:ascii="Arial" w:hAnsi="Arial" w:eastAsia="Arial" w:cs="Arial"/>
        </w:rPr>
        <w:t xml:space="preserve">The Disclosure Letter contains particulars of each of the Assets the expenditure on which, by the Buyer under this agreement, </w:t>
      </w:r>
      <w:del w:id="a138ce3f-faa4-4745-89b0-bbd82967682b" w:author="AI Legal Counsel" w:authorEmail="ai@example.com" w:date="2026-02-05T08:50:00.000Z" w:rsidRPr="008655F7">
        <w:r>
          <w:rPr>
            <w:rFonts w:ascii="Arial" w:hAnsi="Arial" w:eastAsia="Arial" w:cs="Arial"/>
          </w:rPr>
          <w:delText>is special rate expenditure within the meaning of Chapter 10A of Part 2 of the Capital Allowances</w:delText>
        </w:r>
      </w:del>
      <w:ins w:id="a138ce3f-faa4-4745-89b0-bbd82967682b" w:author="AI Legal Counsel" w:authorEmail="ai@example.com" w:date="2026-02-05T08:50:00.000Z" w:rsidRPr="008655F7">
        <w:r>
          <w:rPr>
            <w:rFonts w:ascii="Arial" w:hAnsi="Arial" w:eastAsia="Arial" w:cs="Arial"/>
          </w:rPr>
          <w:t>qualifies for capital allowances under the Income Tax</w:t>
        </w:r>
      </w:ins>
      <w:r w:rsidRPr="008655F7">
        <w:rPr>
          <w:rFonts w:ascii="Arial" w:hAnsi="Arial" w:eastAsia="Arial" w:cs="Arial"/>
        </w:rPr>
        <w:t xml:space="preserve"> Act </w:t>
      </w:r>
      <w:del w:id="00ce3c9a-4403-453b-9b4d-2a2241f47f4b" w:author="AI Legal Counsel" w:authorEmail="ai@example.com" w:date="2026-02-05T08:50:00.000Z" w:rsidRPr="008655F7">
        <w:r>
          <w:rPr>
            <w:rFonts w:ascii="Arial" w:hAnsi="Arial" w:eastAsia="Arial" w:cs="Arial"/>
          </w:rPr>
          <w:delText>2001</w:delText>
        </w:r>
      </w:del>
      <w:ins w:id="00ce3c9a-4403-453b-9b4d-2a2241f47f4b" w:author="AI Legal Counsel" w:authorEmail="ai@example.com" w:date="2026-02-05T08:50:00.000Z" w:rsidRPr="008655F7">
        <w:r>
          <w:rPr>
            <w:rFonts w:ascii="Arial" w:hAnsi="Arial" w:eastAsia="Arial" w:cs="Arial"/>
          </w:rPr>
          <w:t>1947</w:t>
        </w:r>
      </w:ins>
      <w:r w:rsidRPr="008655F7">
        <w:rPr>
          <w:rFonts w:ascii="Arial" w:hAnsi="Arial" w:eastAsia="Arial" w:cs="Arial"/>
        </w:rPr>
        <w:t xml:space="preserve">. Such particulars are sufficient to enable the Buyer to claim such capital allowances which, so far as the Seller is aware, are available in respect of that expenditure </w:t>
      </w:r>
      <w:bookmarkEnd w:id="1152"/>
    </w:p>
    <w:p w:rsidRDefault="00000000" w:rsidR="00000000" w:rsidP="008B4A53">
      <w:pPr>
        <w:pStyle w:val="ScheduleUntitledsubclause1"/>
      </w:pPr>
      <w:bookmarkStart w:id="1153" w:name="a99152"/>
      <w:r w:rsidRPr="008655F7">
        <w:rPr>
          <w:rFonts w:ascii="Arial" w:hAnsi="Arial" w:eastAsia="Arial" w:cs="Arial"/>
        </w:rPr>
        <w:t xml:space="preserve">None of the Assets is treated, by virtue of </w:t>
      </w:r>
      <w:del w:id="550f135a-d4d7-410b-bd40-330712e7fd74" w:author="AI Legal Counsel" w:authorEmail="ai@example.com" w:date="2026-02-05T08:50:00.000Z" w:rsidRPr="008655F7">
        <w:r>
          <w:rPr>
            <w:rFonts w:ascii="Arial" w:hAnsi="Arial" w:eastAsia="Arial" w:cs="Arial"/>
          </w:rPr>
          <w:delText>Chapter 14 of Part 2 of the Capital Allowances</w:delText>
        </w:r>
      </w:del>
      <w:ins w:id="550f135a-d4d7-410b-bd40-330712e7fd74" w:author="AI Legal Counsel" w:authorEmail="ai@example.com" w:date="2026-02-05T08:50:00.000Z" w:rsidRPr="008655F7">
        <w:r>
          <w:rPr>
            <w:rFonts w:ascii="Arial" w:hAnsi="Arial" w:eastAsia="Arial" w:cs="Arial"/>
          </w:rPr>
          <w:t>the Income Tax</w:t>
        </w:r>
      </w:ins>
      <w:r w:rsidRPr="008655F7">
        <w:rPr>
          <w:rFonts w:ascii="Arial" w:hAnsi="Arial" w:eastAsia="Arial" w:cs="Arial"/>
        </w:rPr>
        <w:t xml:space="preserve"> Act </w:t>
      </w:r>
      <w:del w:id="ef0bcf90-1b63-440e-8604-910efb905773" w:author="AI Legal Counsel" w:authorEmail="ai@example.com" w:date="2026-02-05T08:50:00.000Z" w:rsidRPr="008655F7">
        <w:r>
          <w:rPr>
            <w:rFonts w:ascii="Arial" w:hAnsi="Arial" w:eastAsia="Arial" w:cs="Arial"/>
          </w:rPr>
          <w:delText>2001</w:delText>
        </w:r>
      </w:del>
      <w:ins w:id="ef0bcf90-1b63-440e-8604-910efb905773" w:author="AI Legal Counsel" w:authorEmail="ai@example.com" w:date="2026-02-05T08:50:00.000Z" w:rsidRPr="008655F7">
        <w:r>
          <w:rPr>
            <w:rFonts w:ascii="Arial" w:hAnsi="Arial" w:eastAsia="Arial" w:cs="Arial"/>
          </w:rPr>
          <w:t>1947</w:t>
        </w:r>
      </w:ins>
      <w:r w:rsidRPr="008655F7">
        <w:rPr>
          <w:rFonts w:ascii="Arial" w:hAnsi="Arial" w:eastAsia="Arial" w:cs="Arial"/>
        </w:rPr>
        <w:t xml:space="preserve"> or otherwise, as belonging to a person other than the Seller</w:t>
      </w:r>
      <w:r>
        <w:t>.</w:t>
      </w:r>
      <w:bookmarkEnd w:id="1153"/>
    </w:p>
    <w:p w:rsidRDefault="00000000" w:rsidR="00000000" w:rsidP="008B4A53">
      <w:pPr>
        <w:pStyle w:val="ScheduleTitleClause"/>
      </w:pPr>
      <w:r>
        <w:fldChar w:fldCharType="begin"/>
      </w:r>
      <w:r>
        <w:instrText>TC "3. Stamp duty and SDLT" \l 1</w:instrText>
      </w:r>
      <w:r>
        <w:fldChar w:fldCharType="end"/>
      </w:r>
      <w:bookmarkStart w:id="1154" w:name="a783271"/>
      <w:bookmarkStart w:id="1155" w:name="_Toc256000113"/>
      <w:r>
        <w:rPr>
          <w:rFonts w:ascii="Arial" w:hAnsi="Arial" w:eastAsia="Arial" w:cs="Arial"/>
        </w:rPr>
        <w:t>Stamp duty</w:t>
      </w:r>
      <w:del w:id="4c95d2bc-8161-470c-871a-9e003123436c" w:author="AI Legal Counsel" w:authorEmail="ai@example.com" w:date="2026-02-05T08:50:00.000Z">
        <w:r>
          <w:rPr>
            <w:rFonts w:ascii="Arial" w:hAnsi="Arial" w:eastAsia="Arial" w:cs="Arial"/>
          </w:rPr>
          <w:delText xml:space="preserve"> and SDLT</w:delText>
        </w:r>
      </w:del>
      <w:bookmarkEnd w:id="1154"/>
      <w:bookmarkEnd w:id="1155"/>
    </w:p>
    <w:p w:rsidRDefault="00000000" w:rsidR="00000000" w:rsidP="008B4A53">
      <w:pPr>
        <w:pStyle w:val="ScheduleUntitledsubclause1"/>
      </w:pPr>
      <w:bookmarkStart w:id="1156" w:name="a246614"/>
      <w:r w:rsidRPr="000B7AC0">
        <w:t>All documents under which the Seller derives title to any of the Assets and which attract stamp duty have been duly stamped and are in the possession of the Seller or under its control.</w:t>
      </w:r>
      <w:bookmarkEnd w:id="1156"/>
    </w:p>
    <w:p w:rsidRDefault="00000000" w:rsidR="00000000" w:rsidP="008B4A53">
      <w:pPr>
        <w:pStyle w:val="ScheduleUntitledsubclause1"/>
      </w:pPr>
      <w:r w:rsidRPr="000B7AC0">
        <w:fldChar w:fldCharType="begin"/>
      </w:r>
      <w:r w:rsidRPr="000B7AC0">
        <w:fldChar w:fldCharType="end"/>
      </w:r>
      <w:bookmarkStart w:id="1157" w:name="a995825"/>
      <w:r w:rsidRPr="000B7AC0">
        <w:rPr>
          <w:rFonts w:ascii="Arial" w:hAnsi="Arial" w:eastAsia="Arial" w:cs="Arial"/>
        </w:rPr>
        <w:t>[</w:t>
      </w:r>
      <w:del w:id="de1e8099-f1b8-4952-8d30-22db3bc57596" w:author="AI Legal Counsel" w:authorEmail="ai@example.com" w:date="2026-02-05T08:50:00.000Z" w:rsidRPr="000B7AC0">
        <w:r>
          <w:rPr>
            <w:rFonts w:ascii="Arial" w:hAnsi="Arial" w:eastAsia="Arial" w:cs="Arial"/>
          </w:rPr>
          <w:delText>Paragraphs 11 and 12 of Schedule 17A to the Finance Act 2003 will not apply</w:delText>
        </w:r>
      </w:del>
      <w:ins w:id="de1e8099-f1b8-4952-8d30-22db3bc57596" w:author="AI Legal Counsel" w:authorEmail="ai@example.com" w:date="2026-02-05T08:50:00.000Z" w:rsidRPr="000B7AC0">
        <w:r>
          <w:rPr>
            <w:rFonts w:ascii="Arial" w:hAnsi="Arial" w:eastAsia="Arial" w:cs="Arial"/>
          </w:rPr>
          <w:t>The stamp duty provisions under the Stamp Duties Act have been complied with in relation</w:t>
        </w:r>
      </w:ins>
      <w:r w:rsidRPr="000B7AC0">
        <w:rPr>
          <w:rFonts w:ascii="Arial" w:hAnsi="Arial" w:eastAsia="Arial" w:cs="Arial"/>
        </w:rPr>
        <w:t xml:space="preserve"> to the assignment of the Lease.]</w:t>
      </w:r>
      <w:bookmarkEnd w:id="1157"/>
    </w:p>
    <w:p w:rsidRDefault="00000000" w:rsidR="00000000" w:rsidP="008B4A53">
      <w:pPr>
        <w:pStyle w:val="ScheduleTitleClause"/>
      </w:pPr>
      <w:r>
        <w:fldChar w:fldCharType="begin"/>
      </w:r>
      <w:r>
        <w:instrText>TC "4. VAT" \l 1</w:instrText>
      </w:r>
      <w:r>
        <w:fldChar w:fldCharType="end"/>
      </w:r>
      <w:bookmarkStart w:id="1158" w:name="a54351"/>
      <w:bookmarkStart w:id="1159" w:name="_Toc256000114"/>
      <w:r>
        <w:t>VAT</w:t>
      </w:r>
      <w:bookmarkEnd w:id="1158"/>
      <w:bookmarkEnd w:id="1159"/>
    </w:p>
    <w:p w:rsidRDefault="00000000" w:rsidR="00000000" w:rsidP="008B4A53">
      <w:pPr>
        <w:pStyle w:val="ScheduleUntitledsubclause1"/>
      </w:pPr>
      <w:bookmarkStart w:id="1160" w:name="a811330"/>
      <w:r>
        <w:rPr>
          <w:rFonts w:ascii="Arial" w:hAnsi="Arial" w:eastAsia="Arial" w:cs="Arial"/>
        </w:rPr>
        <w:t xml:space="preserve">The Seller is registered for </w:t>
      </w:r>
      <w:del w:id="bd594c57-096c-45e5-a47c-a884fe1ab689" w:author="AI Legal Counsel" w:authorEmail="ai@example.com" w:date="2026-02-05T08:50:00.000Z">
        <w:r>
          <w:rPr>
            <w:rFonts w:ascii="Arial" w:hAnsi="Arial" w:eastAsia="Arial" w:cs="Arial"/>
          </w:rPr>
          <w:delText>VAT</w:delText>
        </w:r>
      </w:del>
      <w:ins w:id="bd594c57-096c-45e5-a47c-a884fe1ab689" w:author="AI Legal Counsel" w:authorEmail="ai@example.com" w:date="2026-02-05T08:50:00.000Z">
        <w:r>
          <w:rPr>
            <w:rFonts w:ascii="Arial" w:hAnsi="Arial" w:eastAsia="Arial" w:cs="Arial"/>
          </w:rPr>
          <w:t>GST</w:t>
        </w:r>
      </w:ins>
      <w:r>
        <w:rPr>
          <w:rFonts w:ascii="Arial" w:hAnsi="Arial" w:eastAsia="Arial" w:cs="Arial"/>
        </w:rPr>
        <w:t xml:space="preserve"> and is a taxable person for the purposes of </w:t>
      </w:r>
      <w:del w:id="b04a37f1-aea8-4e19-8d90-ecde5b125df5" w:author="AI Legal Counsel" w:authorEmail="ai@example.com" w:date="2026-02-05T08:50:00.000Z">
        <w:r>
          <w:rPr>
            <w:rFonts w:ascii="Arial" w:hAnsi="Arial" w:eastAsia="Arial" w:cs="Arial"/>
          </w:rPr>
          <w:delText>VATA 1994</w:delText>
        </w:r>
      </w:del>
      <w:ins w:id="b04a37f1-aea8-4e19-8d90-ecde5b125df5" w:author="AI Legal Counsel" w:authorEmail="ai@example.com" w:date="2026-02-05T08:50:00.000Z">
        <w:r>
          <w:rPr>
            <w:rFonts w:ascii="Arial" w:hAnsi="Arial" w:eastAsia="Arial" w:cs="Arial"/>
          </w:rPr>
          <w:t>the Goods and Services Tax Act 1993</w:t>
        </w:r>
      </w:ins>
      <w:r>
        <w:rPr>
          <w:rFonts w:ascii="Arial" w:hAnsi="Arial" w:eastAsia="Arial" w:cs="Arial"/>
        </w:rPr>
        <w:t>.</w:t>
      </w:r>
      <w:bookmarkEnd w:id="1160"/>
    </w:p>
    <w:p w:rsidRDefault="00000000" w:rsidR="00000000" w:rsidP="008B4A53">
      <w:pPr>
        <w:pStyle w:val="ScheduleUntitledsubclause1"/>
      </w:pPr>
      <w:bookmarkStart w:id="1161" w:name="a839722"/>
      <w:r w:rsidRPr="000D6ED2">
        <w:rPr>
          <w:rFonts w:ascii="Arial" w:hAnsi="Arial" w:eastAsia="Arial" w:cs="Arial"/>
        </w:rPr>
        <w:t xml:space="preserve">Neither the Seller nor any relevant associate </w:t>
      </w:r>
      <w:del w:id="5c9f1f92-e07b-4f7a-94e2-06fe7fc9ccc8" w:author="AI Legal Counsel" w:authorEmail="ai@example.com" w:date="2026-02-05T08:50:00.000Z" w:rsidRPr="000D6ED2">
        <w:r>
          <w:rPr>
            <w:rFonts w:ascii="Arial" w:hAnsi="Arial" w:eastAsia="Arial" w:cs="Arial"/>
          </w:rPr>
          <w:delText>(as defined in paragraph 3 of Schedule 10 to VATA 1994) has opted to tax (or elected to waive exemption),</w:delText>
        </w:r>
      </w:del>
      <w:ins w:id="5c9f1f92-e07b-4f7a-94e2-06fe7fc9ccc8" w:author="AI Legal Counsel" w:authorEmail="ai@example.com" w:date="2026-02-05T08:50:00.000Z" w:rsidRPr="000D6ED2">
        <w:r>
          <w:rPr>
            <w:rFonts w:ascii="Arial" w:hAnsi="Arial" w:eastAsia="Arial" w:cs="Arial"/>
          </w:rPr>
          <w:t>has opted to tax any of the Properties under the Goods and Services Tax Act 1993,</w:t>
        </w:r>
      </w:ins>
      <w:r w:rsidRPr="000D6ED2">
        <w:rPr>
          <w:rFonts w:ascii="Arial" w:hAnsi="Arial" w:eastAsia="Arial" w:cs="Arial"/>
        </w:rPr>
        <w:t xml:space="preserve"> or will before Completion opt to tax, any of the Properties</w:t>
      </w:r>
      <w:r>
        <w:t>.</w:t>
      </w:r>
      <w:bookmarkEnd w:id="1161"/>
    </w:p>
    <w:p w:rsidRDefault="00000000" w:rsidR="00000000" w:rsidP="008B4A53">
      <w:pPr>
        <w:pStyle w:val="ScheduleUntitledsubclause1"/>
      </w:pPr>
      <w:bookmarkStart w:id="1162" w:name="a15532"/>
      <w:r w:rsidRPr="000D6ED2">
        <w:rPr>
          <w:rFonts w:ascii="Arial" w:hAnsi="Arial" w:eastAsia="Arial" w:cs="Arial"/>
        </w:rPr>
        <w:t xml:space="preserve">None of the Properties is a building or engineering work </w:t>
      </w:r>
      <w:del w:id="28d8118d-8d6a-4dbe-9cd2-79ca9e5dbdc3" w:author="AI Legal Counsel" w:authorEmail="ai@example.com" w:date="2026-02-05T08:50:00.000Z" w:rsidRPr="000D6ED2">
        <w:r>
          <w:rPr>
            <w:rFonts w:ascii="Arial" w:hAnsi="Arial" w:eastAsia="Arial" w:cs="Arial"/>
          </w:rPr>
          <w:delText>falling within item 1(a) of Group 1 of Schedule 9 to VATA 1994</w:delText>
        </w:r>
      </w:del>
      <w:ins w:id="28d8118d-8d6a-4dbe-9cd2-79ca9e5dbdc3" w:author="AI Legal Counsel" w:authorEmail="ai@example.com" w:date="2026-02-05T08:50:00.000Z" w:rsidRPr="000D6ED2">
        <w:r>
          <w:rPr>
            <w:rFonts w:ascii="Arial" w:hAnsi="Arial" w:eastAsia="Arial" w:cs="Arial"/>
          </w:rPr>
          <w:t>that is subject to GST under the Goods and Services Tax Act 1993</w:t>
        </w:r>
      </w:ins>
      <w:r>
        <w:t>.</w:t>
      </w:r>
      <w:bookmarkEnd w:id="1162"/>
    </w:p>
    <w:p w:rsidRDefault="00000000" w:rsidR="00000000" w:rsidP="008B4A53">
      <w:pPr>
        <w:pStyle w:val="ScheduleUntitledsubclause1"/>
      </w:pPr>
      <w:bookmarkStart w:id="1163" w:name="a868260"/>
      <w:r>
        <w:rPr>
          <w:rFonts w:ascii="Arial" w:hAnsi="Arial" w:eastAsia="Arial" w:cs="Arial"/>
        </w:rPr>
        <w:t xml:space="preserve">[None of the Assets is a capital item, the input tax on which could be subject to adjustment under </w:t>
      </w:r>
      <w:del w:id="2faef311-a2e2-4eec-8fa8-5b7d06f45778" w:author="AI Legal Counsel" w:authorEmail="ai@example.com" w:date="2026-02-05T08:50:00.000Z">
        <w:r>
          <w:rPr>
            <w:rFonts w:ascii="Arial" w:hAnsi="Arial" w:eastAsia="Arial" w:cs="Arial"/>
          </w:rPr>
          <w:delText>Part XV of the Value Added Tax Regulations 1995</w:delText>
        </w:r>
      </w:del>
      <w:ins w:id="2faef311-a2e2-4eec-8fa8-5b7d06f45778" w:author="AI Legal Counsel" w:authorEmail="ai@example.com" w:date="2026-02-05T08:50:00.000Z">
        <w:r>
          <w:rPr>
            <w:rFonts w:ascii="Arial" w:hAnsi="Arial" w:eastAsia="Arial" w:cs="Arial"/>
          </w:rPr>
          <w:t>the Goods and Services Tax (General) Regulations</w:t>
        </w:r>
      </w:ins>
      <w:r>
        <w:rPr>
          <w:rFonts w:ascii="Arial" w:hAnsi="Arial" w:eastAsia="Arial" w:cs="Arial"/>
        </w:rPr>
        <w:t xml:space="preserve">. </w:t>
      </w:r>
      <w:r>
        <w:rPr>
          <w:b/>
        </w:rPr>
        <w:t>OR</w:t>
      </w:r>
      <w:r>
        <w:rPr>
          <w:rFonts w:ascii="Arial" w:hAnsi="Arial" w:eastAsia="Arial" w:cs="Arial"/>
        </w:rPr>
        <w:t xml:space="preserve"> In respect of each of the Assets (if any) in relation to which the Buyer will, as a result of the transfer under this agreement, become responsible for any future adjustments under </w:t>
      </w:r>
      <w:del w:id="18724b3c-8e61-49a0-9987-fcfb3c9acc70" w:author="AI Legal Counsel" w:authorEmail="ai@example.com" w:date="2026-02-05T08:50:00.000Z">
        <w:r>
          <w:rPr>
            <w:rFonts w:ascii="Arial" w:hAnsi="Arial" w:eastAsia="Arial" w:cs="Arial"/>
          </w:rPr>
          <w:delText>Part XV of the Value Added Tax Regulations 1995</w:delText>
        </w:r>
      </w:del>
      <w:ins w:id="18724b3c-8e61-49a0-9987-fcfb3c9acc70" w:author="AI Legal Counsel" w:authorEmail="ai@example.com" w:date="2026-02-05T08:50:00.000Z">
        <w:r>
          <w:rPr>
            <w:rFonts w:ascii="Arial" w:hAnsi="Arial" w:eastAsia="Arial" w:cs="Arial"/>
          </w:rPr>
          <w:t>the Goods and Services Tax (General) Regulations</w:t>
        </w:r>
      </w:ins>
      <w:r>
        <w:rPr>
          <w:rFonts w:ascii="Arial" w:hAnsi="Arial" w:eastAsia="Arial" w:cs="Arial"/>
        </w:rPr>
        <w:t>, the Disclosure Letter sets out accurately:</w:t>
      </w:r>
      <w:bookmarkEnd w:id="1163"/>
    </w:p>
    <w:p w:rsidRDefault="00000000" w:rsidR="00000000" w:rsidP="008B4A53">
      <w:pPr>
        <w:pStyle w:val="ScheduleUntitledsubclause2"/>
      </w:pPr>
      <w:bookmarkStart w:id="1164" w:name="a793884"/>
      <w:r>
        <w:t>the capital item affected;</w:t>
      </w:r>
      <w:bookmarkEnd w:id="1164"/>
    </w:p>
    <w:p w:rsidRDefault="00000000" w:rsidR="00000000" w:rsidP="008B4A53">
      <w:pPr>
        <w:pStyle w:val="ScheduleUntitledsubclause2"/>
      </w:pPr>
      <w:bookmarkStart w:id="1165" w:name="a776534"/>
      <w:r>
        <w:t>the amount of the "total input tax" that is subject to adjustment;</w:t>
      </w:r>
      <w:bookmarkEnd w:id="1165"/>
    </w:p>
    <w:p w:rsidRDefault="00000000" w:rsidR="00000000" w:rsidP="008B4A53">
      <w:pPr>
        <w:pStyle w:val="ScheduleUntitledsubclause2"/>
      </w:pPr>
      <w:bookmarkStart w:id="1166" w:name="a390705"/>
      <w:r>
        <w:t>the percentage of that input tax that was reclaimable on the capital item in the first interval applicable to it; and</w:t>
      </w:r>
      <w:bookmarkEnd w:id="1166"/>
    </w:p>
    <w:p w:rsidRDefault="00000000" w:rsidR="00000000" w:rsidP="008B4A53">
      <w:pPr>
        <w:pStyle w:val="ScheduleUntitledsubclause2"/>
      </w:pPr>
      <w:bookmarkStart w:id="1167" w:name="a94000"/>
      <w:r>
        <w:t>the date of acquisition of the capital item and the number of intervals in the adjustment period remaining from the date of transfer of the capital item under this agreement.]</w:t>
      </w:r>
      <w:bookmarkEnd w:id="1167"/>
    </w:p>
    <w:p w:rsidRDefault="00000000" w:rsidR="00000000" w:rsidP="008B4A53">
      <w:pPr>
        <w:pStyle w:val="ScheduleTitleClause"/>
      </w:pPr>
      <w:r>
        <w:fldChar w:fldCharType="begin"/>
      </w:r>
      <w:r>
        <w:instrText>TC "5. Inheritance tax" \l 1</w:instrText>
      </w:r>
      <w:r>
        <w:fldChar w:fldCharType="end"/>
      </w:r>
      <w:bookmarkStart w:id="1168" w:name="a923064"/>
      <w:bookmarkStart w:id="1169" w:name="_Toc256000115"/>
      <w:del w:id="0330899d-bd45-4674-bfe6-b8c2602c948d" w:author="AI Legal Counsel" w:authorEmail="ai@example.com" w:date="2026-02-05T08:50:00.000Z">
        <w:r>
          <w:rPr>
            <w:rFonts w:ascii="Arial" w:hAnsi="Arial" w:eastAsia="Arial" w:cs="Arial"/>
          </w:rPr>
          <w:delText>Inheritance tax</w:delText>
        </w:r>
      </w:del>
      <w:ins w:id="0330899d-bd45-4674-bfe6-b8c2602c948d" w:author="AI Legal Counsel" w:authorEmail="ai@example.com" w:date="2026-02-05T08:50:00.000Z">
        <w:r>
          <w:rPr>
            <w:rFonts w:ascii="Arial" w:hAnsi="Arial" w:eastAsia="Arial" w:cs="Arial"/>
          </w:rPr>
          <w:t>[Intentionally deleted - estate duty was abolished in Singapore]</w:t>
        </w:r>
      </w:ins>
      <w:bookmarkEnd w:id="1168"/>
      <w:bookmarkEnd w:id="1169"/>
    </w:p>
    <w:p w:rsidRDefault="00000000" w:rsidR="00000000" w:rsidP="008B4A53">
      <w:pPr>
        <w:pStyle w:val="ScheduleUntitledsubclause1"/>
      </w:pPr>
      <w:bookmarkStart w:id="1170" w:name="a700654"/>
      <w:del w:id="e9c8953a-86c6-478c-a335-d9449c2962bb" w:author="AI Legal Counsel" w:authorEmail="ai@example.com" w:date="2026-02-05T08:50:00.000Z" w:rsidRPr="000D6ED2">
        <w:r>
          <w:rPr>
            <w:rFonts w:ascii="Arial" w:hAnsi="Arial" w:eastAsia="Arial" w:cs="Arial"/>
          </w:rPr>
          <w:delText>No circumstances exist whereby any power within section 212 of the Inheritance Tax Act 1984 could be exercised in relation to any of the Assets</w:delText>
        </w:r>
        <w:r>
          <w:rPr>
            <w:rFonts w:ascii="Arial" w:hAnsi="Arial" w:eastAsia="Arial" w:cs="Arial"/>
          </w:rPr>
          <w:delText>.</w:delText>
        </w:r>
      </w:del>
      <w:ins w:id="e9c8953a-86c6-478c-a335-d9449c2962bb" w:author="AI Legal Counsel" w:authorEmail="ai@example.com" w:date="2026-02-05T08:50:00.000Z">
        <w:r>
          <w:rPr>
            <w:rFonts w:ascii="Arial" w:hAnsi="Arial" w:eastAsia="Arial" w:cs="Arial"/>
          </w:rPr>
          <w:t>[Not applicable - Singapore does not impose inheritance tax or estate duty.]</w:t>
        </w:r>
      </w:ins>
      <w:bookmarkEnd w:id="1170"/>
    </w:p>
    <w:p w:rsidRDefault="00000000" w:rsidR="00000000" w:rsidP="008B4A53">
      <w:pPr>
        <w:pStyle w:val="ScheduleUntitledsubclause1"/>
      </w:pPr>
      <w:bookmarkStart w:id="1171" w:name="a457913"/>
      <w:del w:id="d024bdc0-f169-4132-a14f-b1942bfe1493" w:author="AI Legal Counsel" w:authorEmail="ai@example.com" w:date="2026-02-05T08:50:00.000Z" w:rsidRPr="000D6ED2">
        <w:r>
          <w:rPr>
            <w:rFonts w:ascii="Arial" w:hAnsi="Arial" w:eastAsia="Arial" w:cs="Arial"/>
          </w:rPr>
          <w:delText>No Inland Revenue charge for unpaid inheritance tax (as provided by section 237 and section 238 of the Inheritance Tax Act 1984) is outstanding over any of the Assets</w:delText>
        </w:r>
        <w:r>
          <w:rPr>
            <w:rFonts w:ascii="Arial" w:hAnsi="Arial" w:eastAsia="Arial" w:cs="Arial"/>
          </w:rPr>
          <w:delText>.</w:delText>
        </w:r>
      </w:del>
      <w:ins w:id="d024bdc0-f169-4132-a14f-b1942bfe1493" w:author="AI Legal Counsel" w:authorEmail="ai@example.com" w:date="2026-02-05T08:50:00.000Z">
        <w:r>
          <w:rPr>
            <w:rFonts w:ascii="Arial" w:hAnsi="Arial" w:eastAsia="Arial" w:cs="Arial"/>
          </w:rPr>
          <w:t>[Not applicable - Singapore does not impose inheritance tax or estate duty.]</w:t>
        </w:r>
      </w:ins>
      <w:bookmarkEnd w:id="1171"/>
    </w:p>
    <w:p w:rsidRDefault="00000000" w:rsidR="00000000" w:rsidP="008B4A53">
      <w:pPr>
        <w:pStyle w:val="ScheduleTitleClause"/>
      </w:pPr>
      <w:r>
        <w:fldChar w:fldCharType="begin"/>
      </w:r>
      <w:r>
        <w:fldChar w:fldCharType="end"/>
      </w:r>
      <w:r>
        <w:fldChar w:fldCharType="begin"/>
      </w:r>
      <w:r>
        <w:instrText>TC "6. Distraint by HMRC" \l 1</w:instrText>
      </w:r>
      <w:r>
        <w:fldChar w:fldCharType="end"/>
      </w:r>
      <w:bookmarkStart w:id="1172" w:name="a644414"/>
      <w:bookmarkStart w:id="1173" w:name="_Toc256000116"/>
      <w:r>
        <w:rPr>
          <w:rFonts w:ascii="Arial" w:hAnsi="Arial" w:eastAsia="Arial" w:cs="Arial"/>
        </w:rPr>
        <w:t xml:space="preserve">[Distraint by </w:t>
      </w:r>
      <w:del w:id="4cccfd0c-cad9-4413-b9b7-b800a5336ab7" w:author="AI Legal Counsel" w:authorEmail="ai@example.com" w:date="2026-02-05T08:50:00.000Z">
        <w:r>
          <w:rPr>
            <w:rFonts w:ascii="Arial" w:hAnsi="Arial" w:eastAsia="Arial" w:cs="Arial"/>
          </w:rPr>
          <w:delText>HMRC</w:delText>
        </w:r>
      </w:del>
      <w:ins w:id="4cccfd0c-cad9-4413-b9b7-b800a5336ab7" w:author="AI Legal Counsel" w:authorEmail="ai@example.com" w:date="2026-02-05T08:50:00.000Z">
        <w:r>
          <w:rPr>
            <w:rFonts w:ascii="Arial" w:hAnsi="Arial" w:eastAsia="Arial" w:cs="Arial"/>
          </w:rPr>
          <w:t>IRAS</w:t>
        </w:r>
      </w:ins>
      <w:r>
        <w:rPr>
          <w:rFonts w:ascii="Arial" w:hAnsi="Arial" w:eastAsia="Arial" w:cs="Arial"/>
        </w:rPr>
        <w:t>]</w:t>
      </w:r>
      <w:bookmarkEnd w:id="1172"/>
      <w:bookmarkEnd w:id="1173"/>
    </w:p>
    <w:p w:rsidRDefault="00000000" w:rsidR="00000000" w:rsidP="008B4A53">
      <w:pPr>
        <w:pStyle w:val="NoNumUntitledsubclause1"/>
      </w:pPr>
      <w:bookmarkStart w:id="1174" w:name="a928765"/>
      <w:r w:rsidRPr="000D6ED2">
        <w:rPr>
          <w:rFonts w:ascii="Arial" w:hAnsi="Arial" w:eastAsia="Arial" w:cs="Arial"/>
        </w:rPr>
        <w:t xml:space="preserve">All </w:t>
      </w:r>
      <w:del w:id="66d0b7e6-4c84-4b9f-91e8-d04a95747fac" w:author="AI Legal Counsel" w:authorEmail="ai@example.com" w:date="2026-02-05T08:50:00.000Z" w:rsidRPr="000D6ED2">
        <w:r>
          <w:rPr>
            <w:rFonts w:ascii="Arial" w:hAnsi="Arial" w:eastAsia="Arial" w:cs="Arial"/>
          </w:rPr>
          <w:delText>VAT</w:delText>
        </w:r>
      </w:del>
      <w:ins w:id="66d0b7e6-4c84-4b9f-91e8-d04a95747fac" w:author="AI Legal Counsel" w:authorEmail="ai@example.com" w:date="2026-02-05T08:50:00.000Z" w:rsidRPr="000D6ED2">
        <w:r>
          <w:rPr>
            <w:rFonts w:ascii="Arial" w:hAnsi="Arial" w:eastAsia="Arial" w:cs="Arial"/>
          </w:rPr>
          <w:t>GST</w:t>
        </w:r>
      </w:ins>
      <w:r w:rsidRPr="000D6ED2">
        <w:rPr>
          <w:rFonts w:ascii="Arial" w:hAnsi="Arial" w:eastAsia="Arial" w:cs="Arial"/>
        </w:rPr>
        <w:t xml:space="preserve">, excise duties, </w:t>
      </w:r>
      <w:del w:id="6b2042f8-5b52-409c-94f6-5c21bbca80ae" w:author="AI Legal Counsel" w:authorEmail="ai@example.com" w:date="2026-02-05T08:50:00.000Z" w:rsidRPr="000D6ED2">
        <w:r>
          <w:rPr>
            <w:rFonts w:ascii="Arial" w:hAnsi="Arial" w:eastAsia="Arial" w:cs="Arial"/>
          </w:rPr>
          <w:delText>PAYE and national insurance</w:delText>
        </w:r>
      </w:del>
      <w:ins w:id="6b2042f8-5b52-409c-94f6-5c21bbca80ae" w:author="AI Legal Counsel" w:authorEmail="ai@example.com" w:date="2026-02-05T08:50:00.000Z" w:rsidRPr="000D6ED2">
        <w:r>
          <w:rPr>
            <w:rFonts w:ascii="Arial" w:hAnsi="Arial" w:eastAsia="Arial" w:cs="Arial"/>
          </w:rPr>
          <w:t>income tax withholding and CPF</w:t>
        </w:r>
      </w:ins>
      <w:r w:rsidRPr="000D6ED2">
        <w:rPr>
          <w:rFonts w:ascii="Arial" w:hAnsi="Arial" w:eastAsia="Arial" w:cs="Arial"/>
        </w:rPr>
        <w:t xml:space="preserve"> contributions have been paid in full such that none of the Assets is liable to confiscation, forfeiture or distraint by </w:t>
      </w:r>
      <w:del w:id="a6b37c36-936d-4d05-8eb6-9d2a9e8861fa" w:author="AI Legal Counsel" w:authorEmail="ai@example.com" w:date="2026-02-05T08:50:00.000Z" w:rsidRPr="000D6ED2">
        <w:r>
          <w:rPr>
            <w:rFonts w:ascii="Arial" w:hAnsi="Arial" w:eastAsia="Arial" w:cs="Arial"/>
          </w:rPr>
          <w:delText>HMRC</w:delText>
        </w:r>
      </w:del>
      <w:ins w:id="a6b37c36-936d-4d05-8eb6-9d2a9e8861fa" w:author="AI Legal Counsel" w:authorEmail="ai@example.com" w:date="2026-02-05T08:50:00.000Z" w:rsidRPr="000D6ED2">
        <w:r>
          <w:rPr>
            <w:rFonts w:ascii="Arial" w:hAnsi="Arial" w:eastAsia="Arial" w:cs="Arial"/>
          </w:rPr>
          <w:t>IRAS or the CPF Board</w:t>
        </w:r>
      </w:ins>
      <w:r>
        <w:t>.</w:t>
      </w:r>
      <w:bookmarkEnd w:id="1174"/>
    </w:p>
    <w:p w:rsidRDefault="00000000" w:rsidR="00000000">
      <w:r>
        <w:br w:type="page"/>
      </w:r>
    </w:p>
    <w:p w:rsidRDefault="00000000" w:rsidR="00000000" w:rsidP="008B4A53">
      <w:pPr>
        <w:pStyle w:val="Schedule"/>
      </w:pPr>
      <w:bookmarkStart w:id="1175" w:name="a180810"/>
      <w:bookmarkStart w:id="1176" w:name="_Toc256000117"/>
      <w:r>
        <w:t>Pension transfer provisions</w:t>
      </w:r>
      <w:bookmarkEnd w:id="1175"/>
      <w:bookmarkEnd w:id="1176"/>
    </w:p>
    <w:p w:rsidRDefault="00000000" w:rsidR="00000000" w:rsidP="008B4A53">
      <w:pPr>
        <w:pStyle w:val="ScheduleTitleClause"/>
      </w:pPr>
      <w:r>
        <w:fldChar w:fldCharType="begin"/>
      </w:r>
      <w:r>
        <w:instrText>TC "1. Interpretation" \l 1</w:instrText>
      </w:r>
      <w:r>
        <w:fldChar w:fldCharType="end"/>
      </w:r>
      <w:bookmarkStart w:id="1177" w:name="a533294"/>
      <w:bookmarkStart w:id="1178" w:name="_Toc256000118"/>
      <w:r>
        <w:t>Interpretation</w:t>
      </w:r>
      <w:bookmarkEnd w:id="1177"/>
      <w:bookmarkEnd w:id="1178"/>
    </w:p>
    <w:p w:rsidRDefault="00000000" w:rsidR="00000000" w:rsidP="008B4A53">
      <w:pPr>
        <w:pStyle w:val="ScheduleUntitledsubclause1"/>
      </w:pPr>
      <w:bookmarkStart w:id="1179" w:name="a475842"/>
      <w:r>
        <w:t xml:space="preserve">The definitions and rules of interpretation in this paragraph apply in this </w:t>
      </w:r>
      <w:r>
        <w:fldChar w:fldCharType="begin"/>
      </w:r>
      <w:r>
        <w:rPr>
          <w:highlight w:val="lightGray"/>
        </w:rPr>
        <w:instrText>REF a180810 \h \w \n</w:instrText>
      </w:r>
      <w:r>
        <w:fldChar w:fldCharType="separate"/>
      </w:r>
      <w:r>
        <w:t>Schedule 14</w:t>
      </w:r>
      <w:r>
        <w:fldChar w:fldCharType="end"/>
      </w:r>
      <w:r>
        <w:t>.</w:t>
      </w:r>
      <w:bookmarkEnd w:id="1179"/>
    </w:p>
    <w:p w:rsidRDefault="00000000" w:rsidR="00000000" w:rsidP="008B4A53">
      <w:pPr>
        <w:pStyle w:val="DefinedTermPara"/>
      </w:pPr>
      <w:bookmarkStart w:id="1180" w:name="a138877"/>
      <w:r>
        <w:rPr>
          <w:rStyle w:val="DefTerm"/>
        </w:rPr>
        <w:t>Actuary's Letter</w:t>
      </w:r>
      <w:r>
        <w:t xml:space="preserve">: the letter from the Seller's Actuary to the Buyer's Actuary, a copy of which is annexed to this agreement at </w:t>
      </w:r>
      <w:r>
        <w:fldChar w:fldCharType="begin"/>
      </w:r>
      <w:r>
        <w:rPr>
          <w:highlight w:val="lightGray"/>
        </w:rPr>
        <w:instrText>REF a746431 \h \w \n</w:instrText>
      </w:r>
      <w:r>
        <w:fldChar w:fldCharType="separate"/>
      </w:r>
      <w:r>
        <w:t>ANNEX A</w:t>
      </w:r>
      <w:r>
        <w:fldChar w:fldCharType="end"/>
      </w:r>
      <w:r>
        <w:t>.</w:t>
      </w:r>
      <w:bookmarkEnd w:id="1180"/>
    </w:p>
    <w:p w:rsidRDefault="00000000" w:rsidR="00000000" w:rsidP="008B4A53">
      <w:pPr>
        <w:pStyle w:val="DefinedTermPara"/>
      </w:pPr>
      <w:bookmarkStart w:id="1181" w:name="a714546"/>
      <w:r>
        <w:rPr>
          <w:rStyle w:val="DefTerm"/>
        </w:rPr>
        <w:t>Adjustment Rate</w:t>
      </w:r>
      <w:r>
        <w:t>: in respect of any period, the adjustment rate specified in the Actuary's Letter.</w:t>
      </w:r>
      <w:bookmarkEnd w:id="1181"/>
    </w:p>
    <w:p w:rsidRDefault="00000000" w:rsidR="00000000" w:rsidP="008B4A53">
      <w:pPr>
        <w:pStyle w:val="DefinedTermPara"/>
      </w:pPr>
      <w:bookmarkStart w:id="1182" w:name="a713172"/>
      <w:r>
        <w:rPr>
          <w:rStyle w:val="DefTerm"/>
        </w:rPr>
        <w:t>Buyer's Actuary</w:t>
      </w:r>
      <w:r>
        <w:t xml:space="preserve">: [NAME] of [ADDRESS], or any other actuary nominated by the Buyer for the purposes of this </w:t>
      </w:r>
      <w:r>
        <w:fldChar w:fldCharType="begin"/>
      </w:r>
      <w:r>
        <w:rPr>
          <w:highlight w:val="lightGray"/>
        </w:rPr>
        <w:instrText>REF a180810 \h \w \n</w:instrText>
      </w:r>
      <w:r>
        <w:fldChar w:fldCharType="separate"/>
      </w:r>
      <w:r>
        <w:t>Schedule 14</w:t>
      </w:r>
      <w:r>
        <w:fldChar w:fldCharType="end"/>
      </w:r>
      <w:r>
        <w:t>.</w:t>
      </w:r>
      <w:bookmarkEnd w:id="1182"/>
    </w:p>
    <w:p w:rsidRDefault="00000000" w:rsidR="00000000" w:rsidP="008B4A53">
      <w:pPr>
        <w:pStyle w:val="DefinedTermPara"/>
      </w:pPr>
      <w:bookmarkStart w:id="1183" w:name="a595080"/>
      <w:r>
        <w:rPr>
          <w:rStyle w:val="DefTerm"/>
        </w:rPr>
        <w:t>Buyer's Scheme</w:t>
      </w:r>
      <w:r>
        <w:rPr>
          <w:rFonts w:ascii="Arial" w:hAnsi="Arial" w:eastAsia="Arial" w:cs="Arial"/>
        </w:rPr>
        <w:t xml:space="preserve">: the [NAME OF SCHEME], established with effect from [DATE], </w:t>
      </w:r>
      <w:del w:id="a4aca0b9-58d9-4f87-b222-1f74670108d9" w:author="AI Legal Counsel" w:authorEmail="ai@example.com" w:date="2026-02-05T08:50:00.000Z">
        <w:r>
          <w:rPr>
            <w:rFonts w:ascii="Arial" w:hAnsi="Arial" w:eastAsia="Arial" w:cs="Arial"/>
          </w:rPr>
          <w:delText>and which is registered under Chapter 2 of Part 4 of the Finance Act 2004</w:delText>
        </w:r>
      </w:del>
      <w:ins w:id="a4aca0b9-58d9-4f87-b222-1f74670108d9" w:author="AI Legal Counsel" w:authorEmail="ai@example.com" w:date="2026-02-05T08:50:00.000Z">
        <w:r>
          <w:rPr>
            <w:rFonts w:ascii="Arial" w:hAnsi="Arial" w:eastAsia="Arial" w:cs="Arial"/>
          </w:rPr>
          <w:t>being a CPF contribution arrangement or Supplementary Retirement Scheme approved under the Central Provident Fund Act</w:t>
        </w:r>
      </w:ins>
      <w:r>
        <w:rPr>
          <w:rFonts w:ascii="Arial" w:hAnsi="Arial" w:eastAsia="Arial" w:cs="Arial"/>
        </w:rPr>
        <w:t xml:space="preserve"> and is capable of receiving the transfer payment referred to in paragraph </w:t>
      </w:r>
      <w:r>
        <w:fldChar w:fldCharType="begin"/>
      </w:r>
      <w:r>
        <w:rPr>
          <w:highlight w:val="lightGray"/>
        </w:rPr>
        <w:instrText>REF a727329 \h \w \n</w:instrText>
      </w:r>
      <w:r>
        <w:fldChar w:fldCharType="separate"/>
      </w:r>
      <w:r>
        <w:t>4</w:t>
      </w:r>
      <w:r>
        <w:fldChar w:fldCharType="end"/>
      </w:r>
      <w:r>
        <w:t xml:space="preserve"> of this </w:t>
      </w:r>
      <w:r>
        <w:fldChar w:fldCharType="begin"/>
      </w:r>
      <w:r>
        <w:rPr>
          <w:highlight w:val="lightGray"/>
        </w:rPr>
        <w:instrText>REF a180810 \h \w \n</w:instrText>
      </w:r>
      <w:r>
        <w:fldChar w:fldCharType="separate"/>
      </w:r>
      <w:r>
        <w:t>Schedule 14</w:t>
      </w:r>
      <w:r>
        <w:fldChar w:fldCharType="end"/>
      </w:r>
      <w:r>
        <w:t>.</w:t>
      </w:r>
      <w:bookmarkEnd w:id="1183"/>
    </w:p>
    <w:p w:rsidRDefault="00000000" w:rsidR="00000000" w:rsidP="008B4A53">
      <w:pPr>
        <w:pStyle w:val="DefinedTermPara"/>
      </w:pPr>
      <w:bookmarkStart w:id="1184" w:name="a139255"/>
      <w:r>
        <w:rPr>
          <w:rStyle w:val="DefTerm"/>
        </w:rPr>
        <w:t>Interest</w:t>
      </w:r>
      <w:r>
        <w:t>: interest equal to [2]% above the base rate from time to time of [FULL NAME OF BANK], compounded monthly.</w:t>
      </w:r>
      <w:bookmarkEnd w:id="1184"/>
    </w:p>
    <w:p w:rsidRDefault="00000000" w:rsidR="00000000" w:rsidP="008B4A53">
      <w:pPr>
        <w:pStyle w:val="DefinedTermPara"/>
      </w:pPr>
      <w:bookmarkStart w:id="1185" w:name="a970562"/>
      <w:r>
        <w:rPr>
          <w:rStyle w:val="DefTerm"/>
        </w:rPr>
        <w:t>Pension Interim Period</w:t>
      </w:r>
      <w:r>
        <w:t>: the period from Completion to the day before the Pension Transfer Date.</w:t>
      </w:r>
      <w:bookmarkEnd w:id="1185"/>
    </w:p>
    <w:p w:rsidRDefault="00000000" w:rsidR="00000000" w:rsidP="008B4A53">
      <w:pPr>
        <w:pStyle w:val="DefinedTermPara"/>
      </w:pPr>
      <w:bookmarkStart w:id="1186" w:name="a252603"/>
      <w:r>
        <w:rPr>
          <w:rStyle w:val="DefTerm"/>
        </w:rPr>
        <w:t>Payment Date</w:t>
      </w:r>
      <w:r>
        <w:t xml:space="preserve">: that date which falls one month after the agreement of the Transfer Amount by the Seller's Actuary and the Buyer's Actuary under paragraph </w:t>
      </w:r>
      <w:r>
        <w:fldChar w:fldCharType="begin"/>
      </w:r>
      <w:r>
        <w:rPr>
          <w:highlight w:val="lightGray"/>
        </w:rPr>
        <w:instrText>REF a727329 \h \w \n</w:instrText>
      </w:r>
      <w:r>
        <w:fldChar w:fldCharType="separate"/>
      </w:r>
      <w:r>
        <w:t>4</w:t>
      </w:r>
      <w:r>
        <w:fldChar w:fldCharType="end"/>
      </w:r>
      <w:r>
        <w:t xml:space="preserve">, or the determination of the Transfer Amount under paragraph </w:t>
      </w:r>
      <w:r>
        <w:fldChar w:fldCharType="begin"/>
      </w:r>
      <w:r>
        <w:rPr>
          <w:highlight w:val="lightGray"/>
        </w:rPr>
        <w:instrText>REF a599153 \h \w \n</w:instrText>
      </w:r>
      <w:r>
        <w:fldChar w:fldCharType="separate"/>
      </w:r>
      <w:r>
        <w:t>7</w:t>
      </w:r>
      <w:r>
        <w:fldChar w:fldCharType="end"/>
      </w:r>
      <w:r>
        <w:t xml:space="preserve"> of this </w:t>
      </w:r>
      <w:r>
        <w:fldChar w:fldCharType="begin"/>
      </w:r>
      <w:r>
        <w:rPr>
          <w:highlight w:val="lightGray"/>
        </w:rPr>
        <w:instrText>REF a180810 \h \w \n</w:instrText>
      </w:r>
      <w:r>
        <w:fldChar w:fldCharType="separate"/>
      </w:r>
      <w:r>
        <w:t>Schedule 14</w:t>
      </w:r>
      <w:r>
        <w:fldChar w:fldCharType="end"/>
      </w:r>
      <w:r>
        <w:t>.</w:t>
      </w:r>
      <w:bookmarkEnd w:id="1186"/>
    </w:p>
    <w:p w:rsidRDefault="00000000" w:rsidR="00000000" w:rsidP="008B4A53">
      <w:pPr>
        <w:pStyle w:val="DefinedTermPara"/>
      </w:pPr>
      <w:bookmarkStart w:id="1187" w:name="a253883"/>
      <w:r>
        <w:rPr>
          <w:rStyle w:val="DefTerm"/>
        </w:rPr>
        <w:t>Pension Transfer Date</w:t>
      </w:r>
      <w:r>
        <w:t>: the date nominated by the Buyer to the Seller at least one month in advance, being a date which is no more than six months after Completion or such later date as is agreed in writing between the Seller and the Buyer.</w:t>
      </w:r>
      <w:bookmarkEnd w:id="1187"/>
    </w:p>
    <w:p w:rsidRDefault="00000000" w:rsidR="00000000" w:rsidP="008B4A53">
      <w:pPr>
        <w:pStyle w:val="DefinedTermPara"/>
      </w:pPr>
      <w:bookmarkStart w:id="1188" w:name="a617543"/>
      <w:r>
        <w:rPr>
          <w:rStyle w:val="DefTerm"/>
        </w:rPr>
        <w:t>Relevant Employees</w:t>
      </w:r>
      <w:r>
        <w:t>: those of the Employees who are active members of the Seller's Scheme at Completion.</w:t>
      </w:r>
      <w:bookmarkEnd w:id="1188"/>
    </w:p>
    <w:p w:rsidRDefault="00000000" w:rsidR="00000000" w:rsidP="008B4A53">
      <w:pPr>
        <w:pStyle w:val="DefinedTermPara"/>
      </w:pPr>
      <w:bookmarkStart w:id="1189" w:name="a506727"/>
      <w:r>
        <w:rPr>
          <w:rStyle w:val="DefTerm"/>
        </w:rPr>
        <w:t>Seller's Actuary</w:t>
      </w:r>
      <w:r>
        <w:t xml:space="preserve">: [NAME] of [ADDRESS], or any other actuary nominated by the Seller for the purposes of this </w:t>
      </w:r>
      <w:r>
        <w:fldChar w:fldCharType="begin"/>
      </w:r>
      <w:r>
        <w:rPr>
          <w:highlight w:val="lightGray"/>
        </w:rPr>
        <w:instrText>REF a180810 \h \w \n</w:instrText>
      </w:r>
      <w:r>
        <w:fldChar w:fldCharType="separate"/>
      </w:r>
      <w:r>
        <w:t>Schedule 14</w:t>
      </w:r>
      <w:r>
        <w:fldChar w:fldCharType="end"/>
      </w:r>
      <w:r>
        <w:t>.</w:t>
      </w:r>
      <w:bookmarkEnd w:id="1189"/>
    </w:p>
    <w:p w:rsidRDefault="00000000" w:rsidR="00000000" w:rsidP="008B4A53">
      <w:pPr>
        <w:pStyle w:val="DefinedTermPara"/>
      </w:pPr>
      <w:bookmarkStart w:id="1190" w:name="a143879"/>
      <w:r>
        <w:rPr>
          <w:rStyle w:val="DefTerm"/>
        </w:rPr>
        <w:t>Transfer Amount</w:t>
      </w:r>
      <w:r>
        <w:t xml:space="preserve">: such amount as would be sufficient on the actuarial bases and assumptions set out in the Actuary's Letter to fund, as at the Pension Transfer Date, the liabilities (excluding those in respect of additional voluntary contributions dealt with under paragraph </w:t>
      </w:r>
      <w:r>
        <w:fldChar w:fldCharType="begin"/>
      </w:r>
      <w:r>
        <w:rPr>
          <w:highlight w:val="lightGray"/>
        </w:rPr>
        <w:instrText>REF a591062 \h \w \n</w:instrText>
      </w:r>
      <w:r>
        <w:fldChar w:fldCharType="separate"/>
      </w:r>
      <w:r>
        <w:t>5</w:t>
      </w:r>
      <w:r>
        <w:fldChar w:fldCharType="end"/>
      </w:r>
      <w:r>
        <w:t xml:space="preserve"> of this </w:t>
      </w:r>
      <w:r>
        <w:fldChar w:fldCharType="begin"/>
      </w:r>
      <w:r>
        <w:rPr>
          <w:highlight w:val="lightGray"/>
        </w:rPr>
        <w:instrText>REF a180810 \h \w \n</w:instrText>
      </w:r>
      <w:r>
        <w:fldChar w:fldCharType="separate"/>
      </w:r>
      <w:r>
        <w:t>Schedule 14</w:t>
      </w:r>
      <w:r>
        <w:fldChar w:fldCharType="end"/>
      </w:r>
      <w:r>
        <w:t>) for benefits under the Seller's Scheme in respect of the Transferring Employees, based on Pensionable Service prior to the Pension Transfer Date.</w:t>
      </w:r>
      <w:bookmarkEnd w:id="1190"/>
    </w:p>
    <w:p w:rsidRDefault="00000000" w:rsidR="00000000" w:rsidP="008B4A53">
      <w:pPr>
        <w:pStyle w:val="DefinedTermPara"/>
      </w:pPr>
      <w:bookmarkStart w:id="1191" w:name="a857400"/>
      <w:r>
        <w:rPr>
          <w:rStyle w:val="DefTerm"/>
        </w:rPr>
        <w:t>Transferring Employees</w:t>
      </w:r>
      <w:r>
        <w:t>: those Relevant Employees:</w:t>
      </w:r>
      <w:bookmarkEnd w:id="1191"/>
    </w:p>
    <w:p w:rsidRDefault="00000000" w:rsidR="00000000" w:rsidP="008B4A53">
      <w:pPr>
        <w:pStyle w:val="DefinedTermNumber"/>
      </w:pPr>
      <w:bookmarkStart w:id="1192" w:name="a171039"/>
      <w:r>
        <w:t>who become members of the Buyer's Scheme on the Pension Transfer Date; and</w:t>
      </w:r>
      <w:bookmarkEnd w:id="1192"/>
    </w:p>
    <w:p w:rsidRDefault="00000000" w:rsidR="00000000" w:rsidP="008B4A53">
      <w:pPr>
        <w:pStyle w:val="DefinedTermNumber"/>
      </w:pPr>
      <w:bookmarkStart w:id="1193" w:name="a205444"/>
      <w:r>
        <w:t>who consent to the transfer of an appropriate sum from the Seller's Scheme to the Buyer's Scheme in place of the total benefits payable in respect of their membership of the Seller's Scheme.</w:t>
      </w:r>
      <w:bookmarkEnd w:id="1193"/>
    </w:p>
    <w:p w:rsidRDefault="00000000" w:rsidR="00000000" w:rsidP="008B4A53">
      <w:pPr>
        <w:pStyle w:val="ScheduleUntitledsubclause1"/>
      </w:pPr>
      <w:bookmarkStart w:id="1194" w:name="a621335"/>
      <w:r>
        <w:rPr>
          <w:rStyle w:val="DefTerm"/>
        </w:rPr>
        <w:t>Pensionable Salary</w:t>
      </w:r>
      <w:r>
        <w:t xml:space="preserve"> and </w:t>
      </w:r>
      <w:r>
        <w:rPr>
          <w:rStyle w:val="DefTerm"/>
        </w:rPr>
        <w:t>Pensionable Service</w:t>
      </w:r>
      <w:r>
        <w:t xml:space="preserve"> have the same meanings given to them under the provisions of the Seller's Scheme.</w:t>
      </w:r>
      <w:bookmarkEnd w:id="1194"/>
    </w:p>
    <w:p w:rsidRDefault="00000000" w:rsidR="00000000" w:rsidP="008B4A53">
      <w:pPr>
        <w:pStyle w:val="ScheduleTitleClause"/>
      </w:pPr>
      <w:r>
        <w:fldChar w:fldCharType="begin"/>
      </w:r>
      <w:r>
        <w:instrText>TC "2. Interim period" \l 1</w:instrText>
      </w:r>
      <w:r>
        <w:fldChar w:fldCharType="end"/>
      </w:r>
      <w:bookmarkStart w:id="1195" w:name="a742875"/>
      <w:bookmarkStart w:id="1196" w:name="_Toc256000119"/>
      <w:r>
        <w:t>Interim period</w:t>
      </w:r>
      <w:bookmarkEnd w:id="1195"/>
      <w:bookmarkEnd w:id="1196"/>
    </w:p>
    <w:p w:rsidRDefault="00000000" w:rsidR="00000000" w:rsidP="008B4A53">
      <w:pPr>
        <w:pStyle w:val="ScheduleUntitledsubclause1"/>
      </w:pPr>
      <w:bookmarkStart w:id="1197" w:name="a112677"/>
      <w:r>
        <w:t>The Seller shall, during the Pension Interim Period, procure that the Buyer may, subject to the Buyer executing a deed of accession in the form set out in Annex 2, participate in the Seller's Scheme as an employer in respect of the Relevant Employees until the Pension Transfer Date.</w:t>
      </w:r>
      <w:bookmarkEnd w:id="1197"/>
    </w:p>
    <w:p w:rsidRDefault="00000000" w:rsidR="00000000" w:rsidP="008B4A53">
      <w:pPr>
        <w:pStyle w:val="ScheduleUntitledsubclause1"/>
      </w:pPr>
      <w:bookmarkStart w:id="1198" w:name="a268852"/>
      <w:r>
        <w:t>The Buyer shall, during the Pension Interim Period, comply in all respects with those provisions of the Seller's Scheme which it is required to observe as a participating company in the Seller's Scheme. In particular, the Buyer shall pay in respect of the Relevant Employees the following contributions to the Seller's Scheme in respect of each calendar month (or part thereof) during the Pension Interim Period:</w:t>
      </w:r>
      <w:bookmarkEnd w:id="1198"/>
    </w:p>
    <w:p w:rsidRDefault="00000000" w:rsidR="00000000" w:rsidP="008B4A53">
      <w:pPr>
        <w:pStyle w:val="ScheduleUntitledsubclause2"/>
      </w:pPr>
      <w:bookmarkStart w:id="1199" w:name="a65907"/>
      <w:r>
        <w:t>employer contributions at the rate of [PERCENTAGE]% of Pensionable Salary (earned during and in respect of the calendar month or part thereof); and</w:t>
      </w:r>
      <w:bookmarkEnd w:id="1199"/>
    </w:p>
    <w:p w:rsidRDefault="00000000" w:rsidR="00000000" w:rsidP="008B4A53">
      <w:pPr>
        <w:pStyle w:val="ScheduleUntitledsubclause2"/>
      </w:pPr>
      <w:bookmarkStart w:id="1200" w:name="a674742"/>
      <w:r>
        <w:t>members' contributions at the rate of [PERCENTAGE]% of Pensionable Salary (earned during and in respect of the calendar month or part thereof).</w:t>
      </w:r>
      <w:bookmarkEnd w:id="1200"/>
    </w:p>
    <w:p w:rsidRDefault="00000000" w:rsidR="00000000" w:rsidP="008B4A53">
      <w:pPr>
        <w:pStyle w:val="ScheduleUntitledsubclause1"/>
      </w:pPr>
      <w:bookmarkStart w:id="1201" w:name="a582655"/>
      <w:r>
        <w:rPr>
          <w:rFonts w:ascii="Arial" w:hAnsi="Arial" w:eastAsia="Arial" w:cs="Arial"/>
        </w:rPr>
        <w:t xml:space="preserve">The Buyer shall make such elections to </w:t>
      </w:r>
      <w:del w:id="756bd536-fed7-4c5e-8436-873c076ba897" w:author="AI Legal Counsel" w:authorEmail="ai@example.com" w:date="2026-02-05T08:50:00.000Z">
        <w:r>
          <w:rPr>
            <w:rFonts w:ascii="Arial" w:hAnsi="Arial" w:eastAsia="Arial" w:cs="Arial"/>
          </w:rPr>
          <w:delText>HMRC</w:delText>
        </w:r>
      </w:del>
      <w:ins w:id="756bd536-fed7-4c5e-8436-873c076ba897" w:author="AI Legal Counsel" w:authorEmail="ai@example.com" w:date="2026-02-05T08:50:00.000Z">
        <w:r>
          <w:rPr>
            <w:rFonts w:ascii="Arial" w:hAnsi="Arial" w:eastAsia="Arial" w:cs="Arial"/>
          </w:rPr>
          <w:t>the CPF Board</w:t>
        </w:r>
      </w:ins>
      <w:r>
        <w:rPr>
          <w:rFonts w:ascii="Arial" w:hAnsi="Arial" w:eastAsia="Arial" w:cs="Arial"/>
        </w:rPr>
        <w:t xml:space="preserve">, issue all such announcements and execute all such documents as may be necessary to procure </w:t>
      </w:r>
      <w:del w:id="495a54ca-1a67-448c-ac36-e06e3d80174b" w:author="AI Legal Counsel" w:authorEmail="ai@example.com" w:date="2026-02-05T08:50:00.000Z">
        <w:r>
          <w:rPr>
            <w:rFonts w:ascii="Arial" w:hAnsi="Arial" w:eastAsia="Arial" w:cs="Arial"/>
          </w:rPr>
          <w:delText>the grant to it, after Completion, of a contracting-out certificate by reference to the Seller's Scheme</w:delText>
        </w:r>
      </w:del>
      <w:ins w:id="495a54ca-1a67-448c-ac36-e06e3d80174b" w:author="AI Legal Counsel" w:authorEmail="ai@example.com" w:date="2026-02-05T08:50:00.000Z">
        <w:r>
          <w:rPr>
            <w:rFonts w:ascii="Arial" w:hAnsi="Arial" w:eastAsia="Arial" w:cs="Arial"/>
          </w:rPr>
          <w:t>continued compliance with CPF requirements after Completion</w:t>
        </w:r>
      </w:ins>
      <w:r>
        <w:rPr>
          <w:rFonts w:ascii="Arial" w:hAnsi="Arial" w:eastAsia="Arial" w:cs="Arial"/>
        </w:rPr>
        <w:t>.</w:t>
      </w:r>
      <w:bookmarkEnd w:id="1201"/>
    </w:p>
    <w:p w:rsidRDefault="00000000" w:rsidR="00000000" w:rsidP="008B4A53">
      <w:pPr>
        <w:pStyle w:val="ScheduleUntitledsubclause1"/>
      </w:pPr>
      <w:bookmarkStart w:id="1202" w:name="a593336"/>
      <w:r>
        <w:t>The Seller shall, during the Pension Interim Period, procure that no action is taken which would:</w:t>
      </w:r>
      <w:bookmarkEnd w:id="1202"/>
    </w:p>
    <w:p w:rsidRDefault="00000000" w:rsidR="00000000" w:rsidP="008B4A53">
      <w:pPr>
        <w:pStyle w:val="ScheduleUntitledsubclause2"/>
      </w:pPr>
      <w:bookmarkStart w:id="1203" w:name="a498976"/>
      <w:r>
        <w:t>cause the Seller's Scheme to terminate; or</w:t>
      </w:r>
      <w:bookmarkEnd w:id="1203"/>
    </w:p>
    <w:p w:rsidRDefault="00000000" w:rsidR="00000000" w:rsidP="008B4A53">
      <w:pPr>
        <w:pStyle w:val="ScheduleUntitledsubclause2"/>
      </w:pPr>
      <w:bookmarkStart w:id="1204" w:name="a595108"/>
      <w:r>
        <w:t>alter all or any of the provisions of the Seller's Scheme applicable to, or capable of applying to, the benefits of the Relevant Employees; or</w:t>
      </w:r>
      <w:bookmarkEnd w:id="1204"/>
    </w:p>
    <w:p w:rsidRDefault="00000000" w:rsidR="00000000" w:rsidP="008B4A53">
      <w:pPr>
        <w:pStyle w:val="ScheduleUntitledsubclause2"/>
      </w:pPr>
      <w:bookmarkStart w:id="1205" w:name="a306712"/>
      <w:r>
        <w:t>increase the obligations or liabilities or reduce or restrict the rights of the Buyer under the Seller's Scheme,</w:t>
      </w:r>
      <w:bookmarkEnd w:id="1205"/>
    </w:p>
    <w:p w:rsidRDefault="00000000" w:rsidR="00000000" w:rsidP="008B4A53">
      <w:pPr>
        <w:pStyle w:val="Parasubclause1"/>
      </w:pPr>
      <w:r>
        <w:t>unless such action is taken with the written consent of the Buyer or is necessary to comply with legal requirements.</w:t>
      </w:r>
    </w:p>
    <w:p w:rsidRDefault="00000000" w:rsidR="00000000" w:rsidP="008B4A53">
      <w:pPr>
        <w:pStyle w:val="ScheduleUntitledsubclause1"/>
      </w:pPr>
      <w:bookmarkStart w:id="1206" w:name="a171900"/>
      <w:r>
        <w:t xml:space="preserve">The Seller and the Buyer shall give or procure such consents and execute or procure the execution of all such documents in their powers as may be required to give effect to this paragraph </w:t>
      </w:r>
      <w:r>
        <w:fldChar w:fldCharType="begin"/>
      </w:r>
      <w:r>
        <w:rPr>
          <w:highlight w:val="lightGray"/>
        </w:rPr>
        <w:instrText>REF a742875 \h \w \n</w:instrText>
      </w:r>
      <w:r>
        <w:fldChar w:fldCharType="separate"/>
      </w:r>
      <w:r>
        <w:t>2</w:t>
      </w:r>
      <w:r>
        <w:fldChar w:fldCharType="end"/>
      </w:r>
      <w:r>
        <w:t>.</w:t>
      </w:r>
      <w:bookmarkEnd w:id="1206"/>
    </w:p>
    <w:p w:rsidRDefault="00000000" w:rsidR="00000000" w:rsidP="008B4A53">
      <w:pPr>
        <w:pStyle w:val="ScheduleUntitledsubclause1"/>
      </w:pPr>
      <w:bookmarkStart w:id="1207" w:name="a310757"/>
      <w:r>
        <w:t>In the event of any Relevant Employee:</w:t>
      </w:r>
      <w:bookmarkEnd w:id="1207"/>
    </w:p>
    <w:p w:rsidRDefault="00000000" w:rsidR="00000000" w:rsidP="008B4A53">
      <w:pPr>
        <w:pStyle w:val="ScheduleUntitledsubclause2"/>
      </w:pPr>
      <w:bookmarkStart w:id="1208" w:name="a894185"/>
      <w:r>
        <w:t>receiving any increase or increases during the Pension Interim Period in any item of his pay which is relevant for benefit purposes under the Seller's Scheme exceeding an annual rate of [4]%; or</w:t>
      </w:r>
      <w:bookmarkEnd w:id="1208"/>
    </w:p>
    <w:p w:rsidRDefault="00000000" w:rsidR="00000000" w:rsidP="008B4A53">
      <w:pPr>
        <w:pStyle w:val="ScheduleUntitledsubclause2"/>
      </w:pPr>
      <w:bookmarkStart w:id="1209" w:name="a409480"/>
      <w:r>
        <w:t>receiving any alternative or additional element to his pay which has the effect of increasing his Pensionable Salary by a rate exceeding an annual rate of [4]%,</w:t>
      </w:r>
      <w:bookmarkEnd w:id="1209"/>
    </w:p>
    <w:p w:rsidRDefault="00000000" w:rsidR="00000000" w:rsidP="008B4A53">
      <w:pPr>
        <w:pStyle w:val="Parasubclause1"/>
      </w:pPr>
      <w:r>
        <w:t>the Buyer shall notify the trustees of the Seller's Scheme immediately, who shall be entitled to determine that a special additional employer contribution properly reflecting the additional costs arising from such excess increase or otherwise falls due, and the Buyer shall, within seven days of demand, pay such additional contribution to such trustees.</w:t>
      </w:r>
    </w:p>
    <w:p w:rsidRDefault="00000000" w:rsidR="00000000" w:rsidP="008B4A53">
      <w:pPr>
        <w:pStyle w:val="ScheduleTitleClause"/>
      </w:pPr>
      <w:r>
        <w:fldChar w:fldCharType="begin"/>
      </w:r>
      <w:r>
        <w:instrText>TC "3. The Buyer's Scheme" \l 1</w:instrText>
      </w:r>
      <w:r>
        <w:fldChar w:fldCharType="end"/>
      </w:r>
      <w:bookmarkStart w:id="1210" w:name="a129175"/>
      <w:bookmarkStart w:id="1211" w:name="_Toc256000120"/>
      <w:r>
        <w:t>The Buyer's Scheme</w:t>
      </w:r>
      <w:bookmarkEnd w:id="1210"/>
      <w:bookmarkEnd w:id="1211"/>
    </w:p>
    <w:p w:rsidRDefault="00000000" w:rsidR="00000000" w:rsidP="008B4A53">
      <w:pPr>
        <w:pStyle w:val="ScheduleUntitledsubclause1"/>
      </w:pPr>
      <w:bookmarkStart w:id="1212" w:name="a438933"/>
      <w:r>
        <w:t>All Relevant Employees shall cease to be in Pensionable Service in the Seller's Scheme on and from the Pension Transfer Date, or on such date as they leave Pensionable Service in the Seller's Scheme after Completion, if earlier.</w:t>
      </w:r>
      <w:bookmarkEnd w:id="1212"/>
    </w:p>
    <w:p w:rsidRDefault="00000000" w:rsidR="00000000" w:rsidP="008B4A53">
      <w:pPr>
        <w:pStyle w:val="ScheduleUntitledsubclause1"/>
      </w:pPr>
      <w:bookmarkStart w:id="1213" w:name="a509657"/>
      <w:r>
        <w:t>The Buyer undertakes with the Seller that:</w:t>
      </w:r>
      <w:bookmarkEnd w:id="1213"/>
    </w:p>
    <w:p w:rsidRDefault="00000000" w:rsidR="00000000" w:rsidP="008B4A53">
      <w:pPr>
        <w:pStyle w:val="ScheduleUntitledsubclause2"/>
      </w:pPr>
      <w:bookmarkStart w:id="1214" w:name="a563064"/>
      <w:r>
        <w:t>all Relevant Employees employed by the Buyer on the Pension Transfer Date shall be invited to become members of the Buyer's Scheme with effect on and from the Pension Transfer Date and to transfer to the Buyer's Scheme with effect on and from that date that part of the Transfer Amount which relates to them;</w:t>
      </w:r>
      <w:bookmarkEnd w:id="1214"/>
    </w:p>
    <w:p w:rsidRDefault="00000000" w:rsidR="00000000" w:rsidP="008B4A53">
      <w:pPr>
        <w:pStyle w:val="ScheduleUntitledsubclause2"/>
      </w:pPr>
      <w:bookmarkStart w:id="1215" w:name="a402844"/>
      <w:r>
        <w:t>the Buyer shall procure that, for any Relevant Employee who accepts such invitation to become a member of the Buyer's Scheme, the Buyer's Scheme shall provide benefits in respect of service after the Pension Transfer Date with the Buyer in accordance with the provisions from time to time of the Buyer's Scheme or, if greater, benefits and contributions sufficient to comply with the applicable requirements of section 258 of the Pensions Act 2004;</w:t>
      </w:r>
      <w:bookmarkEnd w:id="1215"/>
    </w:p>
    <w:p w:rsidRDefault="00000000" w:rsidR="00000000" w:rsidP="008B4A53">
      <w:pPr>
        <w:pStyle w:val="ScheduleUntitledsubclause2"/>
      </w:pPr>
      <w:bookmarkStart w:id="1216" w:name="a883503"/>
      <w:r>
        <w:t xml:space="preserve">subject to receipt by the Buyer's Scheme of the transfer payment referred to in paragraph </w:t>
      </w:r>
      <w:r>
        <w:fldChar w:fldCharType="begin"/>
      </w:r>
      <w:r>
        <w:rPr>
          <w:highlight w:val="lightGray"/>
        </w:rPr>
        <w:instrText>REF a727329 \h \w \n</w:instrText>
      </w:r>
      <w:r>
        <w:fldChar w:fldCharType="separate"/>
      </w:r>
      <w:r>
        <w:t>4</w:t>
      </w:r>
      <w:r>
        <w:fldChar w:fldCharType="end"/>
      </w:r>
      <w:r>
        <w:t>, for each Transferring Employee who becomes a member of the Buyer's Scheme, the Buyer shall use all reasonable endeavours to procure that the Buyer's Scheme shall provide for and in respect of such Transferring Employee benefits in respect of Pensionable Service in the Seller's Scheme before the Pension Transfer Date which are broadly no less favourable overall than the benefits that would have been provided for or in respect of that Transferring Employee under the Seller's Scheme in respect of Pensionable Service before the Pension Transfer Date, if the Transferring Employee had remained in service as a contributing member of the Seller's Scheme up to his date of retirement, leaving service or death;</w:t>
      </w:r>
      <w:bookmarkEnd w:id="1216"/>
    </w:p>
    <w:p w:rsidRDefault="00000000" w:rsidR="00000000" w:rsidP="008B4A53">
      <w:pPr>
        <w:pStyle w:val="ScheduleUntitledsubclause2"/>
      </w:pPr>
      <w:bookmarkStart w:id="1217" w:name="a441524"/>
      <w:r>
        <w:t>the Buyer shall use all reasonable endeavours to procure that the Buyer's Scheme assumes the liabilities (if any) of the Seller's Scheme under the Pension Schemes Act 1993 in respect of the contracted-out service of each Transferring Employee; and</w:t>
      </w:r>
      <w:bookmarkEnd w:id="1217"/>
    </w:p>
    <w:p w:rsidRDefault="00000000" w:rsidR="00000000" w:rsidP="008B4A53">
      <w:pPr>
        <w:pStyle w:val="ScheduleUntitledsubclause2"/>
      </w:pPr>
      <w:bookmarkStart w:id="1218" w:name="a1033042"/>
      <w:r>
        <w:t>neither the Buyer nor any company directly or indirectly controlled by or connected with it shall encourage or initiate any action, or provide financial assistance for, the purpose of requiring the trustees of the Seller's Scheme to pay a larger amount than the Transfer Amount.</w:t>
      </w:r>
      <w:bookmarkEnd w:id="1218"/>
    </w:p>
    <w:p w:rsidRDefault="00000000" w:rsidR="00000000" w:rsidP="008B4A53">
      <w:pPr>
        <w:pStyle w:val="ScheduleTitleClause"/>
      </w:pPr>
      <w:r>
        <w:fldChar w:fldCharType="begin"/>
      </w:r>
      <w:r>
        <w:instrText>TC "4. The transfer payment" \l 1</w:instrText>
      </w:r>
      <w:r>
        <w:fldChar w:fldCharType="end"/>
      </w:r>
      <w:bookmarkStart w:id="1219" w:name="a727329"/>
      <w:bookmarkStart w:id="1220" w:name="_Toc256000121"/>
      <w:r>
        <w:t>The transfer payment</w:t>
      </w:r>
      <w:bookmarkEnd w:id="1219"/>
      <w:bookmarkEnd w:id="1220"/>
    </w:p>
    <w:p w:rsidRDefault="00000000" w:rsidR="00000000" w:rsidP="008B4A53">
      <w:pPr>
        <w:pStyle w:val="ScheduleUntitledsubclause1"/>
      </w:pPr>
      <w:bookmarkStart w:id="1221" w:name="a644469"/>
      <w:r>
        <w:t>The Buyer shall provide the Seller with the written consents to the transfer of those Relevant Employees who are to be Transferring Employees as soon as reasonably practicable after the Pension Transfer Date. The Seller and the Buyer shall promptly provide the Seller's Actuary and the Buyer's Actuary with such other data, documents and information in their respective possession or control as the Seller's Actuary and the Buyer's Actuary may reasonably require in order to calculate and verify the Transfer Amount.</w:t>
      </w:r>
      <w:bookmarkEnd w:id="1221"/>
    </w:p>
    <w:p w:rsidRDefault="00000000" w:rsidR="00000000" w:rsidP="008B4A53">
      <w:pPr>
        <w:pStyle w:val="ScheduleUntitledsubclause1"/>
      </w:pPr>
      <w:bookmarkStart w:id="1222" w:name="a424206"/>
      <w:r>
        <w:t xml:space="preserve">The Seller shall procure that, within one month of the receipt by the Seller's Actuary of the data, documentation and information referred to in paragraph </w:t>
      </w:r>
      <w:r>
        <w:fldChar w:fldCharType="begin"/>
      </w:r>
      <w:r>
        <w:rPr>
          <w:highlight w:val="lightGray"/>
        </w:rPr>
        <w:instrText>REF a644469 \h \w \n</w:instrText>
      </w:r>
      <w:r>
        <w:fldChar w:fldCharType="separate"/>
      </w:r>
      <w:r>
        <w:t>4.1</w:t>
      </w:r>
      <w:r>
        <w:fldChar w:fldCharType="end"/>
      </w:r>
      <w:r>
        <w:t>, the Seller's Actuary shall calculate the Transfer Amount in accordance with the terms of the Actuary's Letter and forward a note of his calculation to the Buyer's Actuary for verification by the Buyer's Actuary.</w:t>
      </w:r>
      <w:bookmarkEnd w:id="1222"/>
    </w:p>
    <w:p w:rsidRDefault="00000000" w:rsidR="00000000" w:rsidP="008B4A53">
      <w:pPr>
        <w:pStyle w:val="ScheduleUntitledsubclause1"/>
      </w:pPr>
      <w:bookmarkStart w:id="1223" w:name="a819415"/>
      <w:r>
        <w:t xml:space="preserve">If the Buyer's Actuary agrees the calculation of the Transfer Amount, the Seller's Actuary and the Buyer's Actuary shall jointly certify the amount (or the assets representing such amount), and the certificate shall become final and binding on the parties. If the Buyer's Actuary is unable to agree the Seller's Actuary's calculations within two months of his receipt of the calculations, the matter shall, in the absence of agreement between the parties, be dealt with in accordance with paragraph </w:t>
      </w:r>
      <w:r>
        <w:fldChar w:fldCharType="begin"/>
      </w:r>
      <w:r>
        <w:rPr>
          <w:highlight w:val="lightGray"/>
        </w:rPr>
        <w:instrText>REF a599153 \h \w \n</w:instrText>
      </w:r>
      <w:r>
        <w:fldChar w:fldCharType="separate"/>
      </w:r>
      <w:r>
        <w:t>7</w:t>
      </w:r>
      <w:r>
        <w:fldChar w:fldCharType="end"/>
      </w:r>
      <w:r>
        <w:t xml:space="preserve"> of this </w:t>
      </w:r>
      <w:r>
        <w:fldChar w:fldCharType="begin"/>
      </w:r>
      <w:r>
        <w:rPr>
          <w:highlight w:val="lightGray"/>
        </w:rPr>
        <w:instrText>REF a180810 \h \w \n</w:instrText>
      </w:r>
      <w:r>
        <w:fldChar w:fldCharType="separate"/>
      </w:r>
      <w:r>
        <w:t>Schedule 14</w:t>
      </w:r>
      <w:r>
        <w:fldChar w:fldCharType="end"/>
      </w:r>
      <w:r>
        <w:t>.</w:t>
      </w:r>
      <w:bookmarkEnd w:id="1223"/>
    </w:p>
    <w:p w:rsidRDefault="00000000" w:rsidR="00000000" w:rsidP="008B4A53">
      <w:pPr>
        <w:pStyle w:val="ScheduleUntitledsubclause1"/>
      </w:pPr>
      <w:bookmarkStart w:id="1224" w:name="a633788"/>
      <w:r>
        <w:rPr>
          <w:rFonts w:ascii="Arial" w:hAnsi="Arial" w:eastAsia="Arial" w:cs="Arial"/>
        </w:rPr>
        <w:t xml:space="preserve">The Seller shall use all reasonable endeavours to procure that the trustees of the Seller's Scheme pay the Transfer Amount (adjusted by the Adjustment Rate during the period from the Pension Transfer Date to the Payment Date) to the trustees of the Buyer's Scheme on the Payment Date, subject to </w:t>
      </w:r>
      <w:del w:id="d4b127c6-a65b-467f-a8ec-99483d1194cf" w:author="AI Legal Counsel" w:authorEmail="ai@example.com" w:date="2026-02-05T08:50:00.000Z">
        <w:r>
          <w:rPr>
            <w:rFonts w:ascii="Arial" w:hAnsi="Arial" w:eastAsia="Arial" w:cs="Arial"/>
          </w:rPr>
          <w:delText>the consent of HMRC</w:delText>
        </w:r>
      </w:del>
      <w:ins w:id="d4b127c6-a65b-467f-a8ec-99483d1194cf" w:author="AI Legal Counsel" w:authorEmail="ai@example.com" w:date="2026-02-05T08:50:00.000Z">
        <w:r>
          <w:rPr>
            <w:rFonts w:ascii="Arial" w:hAnsi="Arial" w:eastAsia="Arial" w:cs="Arial"/>
          </w:rPr>
          <w:t>any required regulatory approvals</w:t>
        </w:r>
      </w:ins>
      <w:r>
        <w:rPr>
          <w:rFonts w:ascii="Arial" w:hAnsi="Arial" w:eastAsia="Arial" w:cs="Arial"/>
        </w:rPr>
        <w:t xml:space="preserve"> having been obtained to such a payment</w:t>
      </w:r>
      <w:del w:id="d8c89053-553c-4f37-93f1-898cf63e4052" w:author="AI Legal Counsel" w:authorEmail="ai@example.com" w:date="2026-02-05T08:50:00.000Z">
        <w:r>
          <w:rPr>
            <w:rFonts w:ascii="Arial" w:hAnsi="Arial" w:eastAsia="Arial" w:cs="Arial"/>
          </w:rPr>
          <w:delText xml:space="preserve"> (if required).</w:delText>
        </w:r>
      </w:del>
      <w:ins w:id="d8c89053-553c-4f37-93f1-898cf63e4052" w:author="AI Legal Counsel" w:authorEmail="ai@example.com" w:date="2026-02-05T08:50:00.000Z">
        <w:r>
          <w:rPr>
            <w:rFonts w:ascii="Arial" w:hAnsi="Arial" w:eastAsia="Arial" w:cs="Arial"/>
          </w:rPr>
          <w:t>.</w:t>
        </w:r>
      </w:ins>
      <w:bookmarkEnd w:id="1224"/>
    </w:p>
    <w:p w:rsidRDefault="00000000" w:rsidR="00000000" w:rsidP="008B4A53">
      <w:pPr>
        <w:pStyle w:val="ScheduleUntitledsubclause1"/>
      </w:pPr>
      <w:bookmarkStart w:id="1225" w:name="a456250"/>
      <w:r>
        <w:t>If the trustees of the Seller's Scheme offer, on any day after the Pension Transfer Date but before the Payment Date, a payment or payments on account of amounts then outstanding, the Buyer shall use all reasonable endeavours to procure that such offer is accepted on that basis.</w:t>
      </w:r>
      <w:bookmarkEnd w:id="1225"/>
    </w:p>
    <w:p w:rsidRDefault="00000000" w:rsidR="00000000" w:rsidP="008B4A53">
      <w:pPr>
        <w:pStyle w:val="ScheduleUntitledsubclause1"/>
      </w:pPr>
      <w:bookmarkStart w:id="1226" w:name="a723283"/>
      <w:r>
        <w:t xml:space="preserve">If the Transfer Amount is not transferred in full on or by the Payment Date pursuant to paragraph </w:t>
      </w:r>
      <w:r>
        <w:fldChar w:fldCharType="begin"/>
      </w:r>
      <w:r>
        <w:rPr>
          <w:highlight w:val="lightGray"/>
        </w:rPr>
        <w:instrText>REF a633788 \h \w \n</w:instrText>
      </w:r>
      <w:r>
        <w:fldChar w:fldCharType="separate"/>
      </w:r>
      <w:r>
        <w:t>4.4</w:t>
      </w:r>
      <w:r>
        <w:fldChar w:fldCharType="end"/>
      </w:r>
      <w:r>
        <w:t xml:space="preserve"> and paragraph </w:t>
      </w:r>
      <w:r>
        <w:fldChar w:fldCharType="begin"/>
      </w:r>
      <w:r>
        <w:rPr>
          <w:highlight w:val="lightGray"/>
        </w:rPr>
        <w:instrText>REF a456250 \h \w \n</w:instrText>
      </w:r>
      <w:r>
        <w:fldChar w:fldCharType="separate"/>
      </w:r>
      <w:r>
        <w:t>4.5</w:t>
      </w:r>
      <w:r>
        <w:fldChar w:fldCharType="end"/>
      </w:r>
      <w:r>
        <w:t xml:space="preserve"> of this </w:t>
      </w:r>
      <w:r>
        <w:fldChar w:fldCharType="begin"/>
      </w:r>
      <w:r>
        <w:rPr>
          <w:highlight w:val="lightGray"/>
        </w:rPr>
        <w:instrText>REF a180810 \h \w \n</w:instrText>
      </w:r>
      <w:r>
        <w:fldChar w:fldCharType="separate"/>
      </w:r>
      <w:r>
        <w:t>Schedule 14</w:t>
      </w:r>
      <w:r>
        <w:fldChar w:fldCharType="end"/>
      </w:r>
      <w:r>
        <w:t xml:space="preserve">, the Seller shall, within seven days of a request from the Buyer, pay the Shortfall (or the outstanding balance thereof) plus Interest to the Buyer (as an adjustment to the Purchase Price) and the Buyer shall immediately pay the same amount to the Buyer's Scheme. If the Buyer receives tax relief from corporation tax on the payment it receives and pays to the Buyer's Scheme, the Buyer shall pay an amount equal to such relief to the Seller together with Interest on such amount from the date of receipt of relief to the date of payment to the Seller. For the purposes of this paragraph </w:t>
      </w:r>
      <w:r>
        <w:fldChar w:fldCharType="begin"/>
      </w:r>
      <w:r>
        <w:rPr>
          <w:highlight w:val="lightGray"/>
        </w:rPr>
        <w:instrText>REF a723283 \h \w \n</w:instrText>
      </w:r>
      <w:r>
        <w:fldChar w:fldCharType="separate"/>
      </w:r>
      <w:r>
        <w:t>4.6</w:t>
      </w:r>
      <w:r>
        <w:fldChar w:fldCharType="end"/>
      </w:r>
      <w:r>
        <w:t xml:space="preserve">, </w:t>
      </w:r>
      <w:r>
        <w:rPr>
          <w:rStyle w:val="DefTerm"/>
        </w:rPr>
        <w:t>Shortfall</w:t>
      </w:r>
      <w:r>
        <w:t xml:space="preserve"> means the amount by which the amount actually transferred by the trustees of the Seller's Scheme to the trustees of the Buyer's Scheme is less than the Transfer Amount (adjusted by the Adjustment Rate during the period from the Pension Transfer Date to the Payment Date).</w:t>
      </w:r>
      <w:bookmarkEnd w:id="1226"/>
    </w:p>
    <w:p w:rsidRDefault="00000000" w:rsidR="00000000" w:rsidP="008B4A53">
      <w:pPr>
        <w:pStyle w:val="ScheduleUntitledsubclause1"/>
      </w:pPr>
      <w:bookmarkStart w:id="1227" w:name="a922183"/>
      <w:r>
        <w:t>If the Buyer's Scheme does not assume the liabilities of the Seller's Scheme under the Pension Schemes Act 1993 in respect of the contracted-out service of any Transferring Employee, there shall be deducted from the Transfer Amount such amount(s) as the Seller's Actuary determines and the Buyer's Actuary agrees to be necessary to secure the accrued rights of such Transferring Employee(s) in respect of such contracted-out service.</w:t>
      </w:r>
      <w:bookmarkEnd w:id="1227"/>
    </w:p>
    <w:p w:rsidRDefault="00000000" w:rsidR="00000000" w:rsidP="008B4A53">
      <w:pPr>
        <w:pStyle w:val="ScheduleTitleClause"/>
      </w:pPr>
      <w:r>
        <w:fldChar w:fldCharType="begin"/>
      </w:r>
      <w:r>
        <w:instrText>TC "5. Additional voluntary contributions" \l 1</w:instrText>
      </w:r>
      <w:r>
        <w:fldChar w:fldCharType="end"/>
      </w:r>
      <w:bookmarkStart w:id="1228" w:name="a591062"/>
      <w:bookmarkStart w:id="1229" w:name="_Toc256000122"/>
      <w:r>
        <w:t>Additional voluntary contributions</w:t>
      </w:r>
      <w:bookmarkEnd w:id="1228"/>
      <w:bookmarkEnd w:id="1229"/>
    </w:p>
    <w:p w:rsidRDefault="00000000" w:rsidR="00000000" w:rsidP="008B4A53">
      <w:pPr>
        <w:pStyle w:val="NoNumUntitledsubclause1"/>
      </w:pPr>
      <w:bookmarkStart w:id="1230" w:name="a584426"/>
      <w:r>
        <w:t>Any additional voluntary contributions made to the Seller's Scheme by any Transferring Employee (and the monies, interest and benefits derived from those contributions) which are used to provide money purchase benefits (as defined in the Pension Schemes Act 1993) shall be disregarded for the purposes of calculating the Transfer Amount, but the Seller shall use all reasonable endeavours to procure that the trustees of the Seller's Scheme shall, as soon as practicable after the Pension Transfer Date, assign the relevant policies to the trustees of the Buyer's Scheme, or transfer to the Buyer's Scheme the assets or the amount standing to the credit of each Transferring Employee in respect of additional voluntary contributions paid to the Seller's Scheme, as appropriate.</w:t>
      </w:r>
      <w:bookmarkEnd w:id="1230"/>
    </w:p>
    <w:p w:rsidRDefault="00000000" w:rsidR="00000000" w:rsidP="008B4A53">
      <w:pPr>
        <w:pStyle w:val="ScheduleTitleClause"/>
      </w:pPr>
      <w:r>
        <w:fldChar w:fldCharType="begin"/>
      </w:r>
      <w:r>
        <w:instrText>TC "6. Communications with relevant employees" \l 1</w:instrText>
      </w:r>
      <w:r>
        <w:fldChar w:fldCharType="end"/>
      </w:r>
      <w:bookmarkStart w:id="1231" w:name="a338756"/>
      <w:bookmarkStart w:id="1232" w:name="_Toc256000123"/>
      <w:r>
        <w:t>Communications with relevant employees</w:t>
      </w:r>
      <w:bookmarkEnd w:id="1231"/>
      <w:bookmarkEnd w:id="1232"/>
    </w:p>
    <w:p w:rsidRDefault="00000000" w:rsidR="00000000" w:rsidP="008B4A53">
      <w:pPr>
        <w:pStyle w:val="NoNumUntitledsubclause1"/>
      </w:pPr>
      <w:bookmarkStart w:id="1233" w:name="a75768"/>
      <w:r>
        <w:t xml:space="preserve">The Buyer shall promptly deliver to the Seller drafts before they are issued, and copies once they are issued, of all notices and announcements relating to the Seller's Scheme or the Buyer's Scheme supplied to the Relevant Employees prior to the date of payment of the Transfer Amount pursuant to paragraph </w:t>
      </w:r>
      <w:r>
        <w:fldChar w:fldCharType="begin"/>
      </w:r>
      <w:r>
        <w:rPr>
          <w:highlight w:val="lightGray"/>
        </w:rPr>
        <w:instrText>REF a727329 \h \w \n</w:instrText>
      </w:r>
      <w:r>
        <w:fldChar w:fldCharType="separate"/>
      </w:r>
      <w:r>
        <w:t>4</w:t>
      </w:r>
      <w:r>
        <w:fldChar w:fldCharType="end"/>
      </w:r>
      <w:r>
        <w:t xml:space="preserve"> of this </w:t>
      </w:r>
      <w:r>
        <w:fldChar w:fldCharType="begin"/>
      </w:r>
      <w:r>
        <w:rPr>
          <w:highlight w:val="lightGray"/>
        </w:rPr>
        <w:instrText>REF a180810 \h \w \n</w:instrText>
      </w:r>
      <w:r>
        <w:fldChar w:fldCharType="separate"/>
      </w:r>
      <w:r>
        <w:t>Schedule 14</w:t>
      </w:r>
      <w:r>
        <w:fldChar w:fldCharType="end"/>
      </w:r>
      <w:r>
        <w:t>. No such documents shall be issued by the Buyer without the Buyer having given the Seller three working days to review such documents and to discuss and consult with the Buyer over the wording of those documents.</w:t>
      </w:r>
      <w:bookmarkEnd w:id="1233"/>
    </w:p>
    <w:p w:rsidRDefault="00000000" w:rsidR="00000000" w:rsidP="008B4A53">
      <w:pPr>
        <w:pStyle w:val="ScheduleTitleClause"/>
      </w:pPr>
      <w:r>
        <w:fldChar w:fldCharType="begin"/>
      </w:r>
      <w:r>
        <w:instrText>TC "7. Disputes" \l 1</w:instrText>
      </w:r>
      <w:r>
        <w:fldChar w:fldCharType="end"/>
      </w:r>
      <w:bookmarkStart w:id="1234" w:name="a599153"/>
      <w:bookmarkStart w:id="1235" w:name="_Toc256000124"/>
      <w:r>
        <w:t>Disputes</w:t>
      </w:r>
      <w:bookmarkEnd w:id="1234"/>
      <w:bookmarkEnd w:id="1235"/>
    </w:p>
    <w:p w:rsidRDefault="00000000" w:rsidR="00000000" w:rsidP="008B4A53">
      <w:pPr>
        <w:pStyle w:val="NoNumUntitledsubclause1"/>
      </w:pPr>
      <w:bookmarkStart w:id="1236" w:name="a1028997"/>
      <w:r>
        <w:t>Any dispute between the Buyer and the Seller, or the Buyer's Actuary and the Seller's Actuary, concerning the calculation or agreement of the Transfer Amount or any other matter of an actuarial or mathematical nature shall, in the absence of agreement between them, be referred to an independent actuary agreed by the parties. Failing agreement on the appointment of such an actuary within 14 days of a written request from one party to the other, an independent actuary shall be appointed at the request of either party by or on behalf of the President for the time being of the Institute of Actuaries. The independent actuary shall have the power to determine the Transfer Amount and the decision of the independent actuary, including as to costs, shall be final. The independent actuary shall act as an expert and not as an arbitrator.</w:t>
      </w:r>
      <w:bookmarkEnd w:id="1236"/>
    </w:p>
    <w:p w:rsidRDefault="00000000" w:rsidR="00000000" w:rsidP="008B4A53">
      <w:pPr>
        <w:pStyle w:val="ScheduleTitleClause"/>
      </w:pPr>
      <w:r>
        <w:fldChar w:fldCharType="begin"/>
      </w:r>
      <w:r>
        <w:instrText>TC "8. Indemnities" \l 1</w:instrText>
      </w:r>
      <w:r>
        <w:fldChar w:fldCharType="end"/>
      </w:r>
      <w:bookmarkStart w:id="1237" w:name="a270623"/>
      <w:bookmarkStart w:id="1238" w:name="_Toc256000125"/>
      <w:r>
        <w:t>Indemnities</w:t>
      </w:r>
      <w:bookmarkEnd w:id="1237"/>
      <w:bookmarkEnd w:id="1238"/>
    </w:p>
    <w:p w:rsidRDefault="00000000" w:rsidR="00000000" w:rsidP="008B4A53">
      <w:pPr>
        <w:pStyle w:val="ScheduleUntitledsubclause1"/>
      </w:pPr>
      <w:bookmarkStart w:id="1239" w:name="a545746"/>
      <w:r>
        <w:t>The Seller shall indemnify and hold the Buyer harmless (acting for itself and as agent for the trustees of the Buyer's Scheme) and the trustees of the Buyer's Scheme against all Losses which either of them may incur or sustain arising out of or in connection with any claim or potential claim:</w:t>
      </w:r>
      <w:bookmarkEnd w:id="1239"/>
    </w:p>
    <w:p w:rsidRDefault="00000000" w:rsidR="00000000" w:rsidP="008B4A53">
      <w:pPr>
        <w:pStyle w:val="ScheduleUntitledsubclause2"/>
      </w:pPr>
      <w:bookmarkStart w:id="1240" w:name="a189217"/>
      <w:r>
        <w:t>relating to unequal treatment of any Employee by reference to their age, sex, disability, marital status, hours of work, fixed-term or temporary agency worker status, sexual orientation, religion or belief (whether brought under the Equality Act 2010, Employment Equality (Age) Regulations 2006, section 62 of the Pensions Act 1995, the Pensions Act 2008, , Article 141 of the EC Treaty, the Sex Discrimination Act 1975, the Disability Discrimination Act 1995, the Part-Time Workers (Prevention of Less Favourable Treatment) Regulations 2000, the Fixed-term Employee (Prevention of Less Favourable Treatment) Regulations 2002, the Employment Equality (Sexual Orientation) Regulations 2003, the Employment Equality (Religion or Belief) Regulations 2003 or otherwise) in relation to benefits that may be provided in accordance with the provisions of the Finance Act 2004 attributable to periods of employment before the Pension Transfer Date; or</w:t>
      </w:r>
      <w:bookmarkEnd w:id="1240"/>
    </w:p>
    <w:p w:rsidRDefault="00000000" w:rsidR="00000000" w:rsidP="008B4A53">
      <w:pPr>
        <w:pStyle w:val="ScheduleUntitledsubclause2"/>
      </w:pPr>
      <w:bookmarkStart w:id="1241" w:name="a524383"/>
      <w:r>
        <w:t>that a benefit payable to an Employee or former employee under the Seller's Scheme has become a right exercisable against the Buyer, any associated company of the Buyer or the trustees of the Buyer's Scheme through the operation of TUPE, or by application of the European Council Directive of 12 March 2001 (2001/23/EC) on the approximation of the laws of the member states relating to the safeguarding of employees' rights in the event of transfers of undertakings, businesses or parts of undertakings or businesses.</w:t>
      </w:r>
      <w:bookmarkEnd w:id="1241"/>
    </w:p>
    <w:p w:rsidRDefault="00000000" w:rsidR="00000000" w:rsidP="008B4A53">
      <w:pPr>
        <w:pStyle w:val="ScheduleUntitledsubclause1"/>
      </w:pPr>
      <w:bookmarkStart w:id="1242" w:name="a253305"/>
      <w:r>
        <w:t>The Seller shall indemnify and keep indemnified the Buyer (and any other person connected to, or associated with, the Buyer) against any debt which may be treated as due from the Buyer to the trustees of the Seller's Scheme under section 75 or section 75A of the Pensions Act 1995 and against any contribution notice or financial support direction that may be issued on the Buyer pursuant to the Pensions Act 2004 in relation to the Seller's Scheme.</w:t>
      </w:r>
      <w:bookmarkEnd w:id="1242"/>
    </w:p>
    <w:p w:rsidRDefault="00000000" w:rsidR="00000000" w:rsidP="008B4A53">
      <w:pPr>
        <w:pStyle w:val="ScheduleUntitledsubclause1"/>
      </w:pPr>
      <w:r>
        <w:fldChar w:fldCharType="begin"/>
      </w:r>
      <w:r>
        <w:fldChar w:fldCharType="end"/>
      </w:r>
      <w:bookmarkStart w:id="1243" w:name="a471837"/>
      <w:r>
        <w:t>[The Seller shall indemnify and keep indemnified the Buyer (and any other person connected to, or associated with, the Buyer) against any liability that relates to the failure of the Seller to comply with its automatic enrolment duties under the Pensions Act 2008, in respect of any Employee.]</w:t>
      </w:r>
      <w:bookmarkEnd w:id="1243"/>
    </w:p>
    <w:p w:rsidRDefault="00000000" w:rsidR="00000000">
      <w:r>
        <w:br w:type="page"/>
      </w:r>
    </w:p>
    <w:p w:rsidRDefault="00000000" w:rsidR="00000000" w:rsidP="008B4A53">
      <w:pPr>
        <w:pStyle w:val="Schedule"/>
      </w:pPr>
      <w:bookmarkStart w:id="1244" w:name="a1037404"/>
      <w:bookmarkStart w:id="1245" w:name="_Toc256000126"/>
      <w:r>
        <w:t>Form of fair processing notice</w:t>
      </w:r>
      <w:bookmarkEnd w:id="1244"/>
      <w:bookmarkEnd w:id="1245"/>
    </w:p>
    <w:p w:rsidRDefault="00000000" w:rsidR="00000000">
      <w:r>
        <w:br w:type="page"/>
      </w:r>
    </w:p>
    <w:p w:rsidRDefault="00000000" w:rsidR="00000000" w:rsidP="008B4A53">
      <w:pPr>
        <w:pStyle w:val="Schedule"/>
      </w:pPr>
      <w:bookmarkStart w:id="1246" w:name="a768703"/>
      <w:bookmarkStart w:id="1247" w:name="_Toc256000127"/>
      <w:r>
        <w:t>Apportionments</w:t>
      </w:r>
      <w:bookmarkEnd w:id="1246"/>
      <w:bookmarkEnd w:id="1247"/>
    </w:p>
    <w:p w:rsidRDefault="00000000" w:rsidR="00000000">
      <w:r>
        <w:br w:type="page"/>
      </w:r>
    </w:p>
    <w:tbl>
      <w:tblPr>
        <w:tblStyle w:val="TableGrid"/>
        <w:tblW w:w="0" w:type="auto"/>
        <w:tblBorders>
          <w:top w:val="nil" w:color="auto" w:sz="0" w:space="0"/>
          <w:left w:val="nil" w:color="auto" w:sz="0" w:space="0"/>
          <w:bottom w:val="nil" w:color="auto" w:sz="0" w:space="0"/>
          <w:right w:val="nil" w:color="auto" w:sz="0" w:space="0"/>
          <w:insideH w:val="nil" w:color="auto" w:sz="0" w:space="0"/>
          <w:insideV w:val="nil" w:color="auto" w:sz="0" w:space="0"/>
        </w:tblBorders>
        <w:tblLook w:firstColumn="1" w:firstRow="1" w:lastColumn="0" w:lastRow="0" w:noHBand="0" w:noVBand="1" w:val="04A0"/>
        <w:tblCellMar>
          <w:top w:w="0" w:type="dxa"/>
          <w:left w:w="108" w:type="dxa"/>
          <w:bottom w:w="0" w:type="dxa"/>
          <w:right w:w="108" w:type="dxa"/>
        </w:tblCellMar>
      </w:tblPr>
      <w:tblGrid>
        <w:gridCol w:w="3120"/>
        <w:gridCol w:w="3121"/>
        <w:gridCol w:w="3119"/>
      </w:tblGrid>
      <w:tr w:rsidR="00E362A7" w:rsidTr="00664AA4">
        <w:tc>
          <w:tcPr>
            <w:tcW w:w="3120" w:type="dxa"/>
            <w:tcBorders>
              <w:top w:val="nil"/>
              <w:left w:val="nil"/>
              <w:bottom w:val="nil"/>
              <w:right w:val="nil"/>
            </w:tcBorders>
            <w:shd w:color="DDD9C3" w:fill="EEECE1" w:val="clear"/>
            <w:tcMar>
              <w:left w:w="108" w:type="dxa"/>
              <w:right w:w="108" w:type="dxa"/>
              <w:top w:w="0" w:type="dxa"/>
              <w:bottom w:w="0" w:type="dxa"/>
            </w:tcMar>
          </w:tcPr>
          <w:p w:rsidRDefault="00000000" w:rsidR="00000000" w:rsidP="00664AA4">
            <w:pPr>
              <w:pStyle w:val="Paragraph"/>
              <w:jc w:val="left"/>
            </w:pPr>
            <w:r>
              <w:t>Signed by [NAME OF DIRECTOR]  for and on behalf of [NAME OF SELLER]</w:t>
            </w:r>
          </w:p>
        </w:tc>
        <w:tc>
          <w:tcPr>
            <w:tcW w:w="3121" w:type="dxa"/>
            <w:tcBorders>
              <w:top w:val="nil"/>
              <w:left w:val="nil"/>
              <w:bottom w:val="nil"/>
              <w:right w:val="nil"/>
            </w:tcBorders>
            <w:shd w:color="DDD9C3" w:fill="EEECE1" w:val="clear"/>
            <w:tcMar>
              <w:left w:w="108" w:type="dxa"/>
              <w:right w:w="108" w:type="dxa"/>
              <w:top w:w="0" w:type="dxa"/>
              <w:bottom w:w="0" w:type="dxa"/>
            </w:tcMar>
          </w:tcPr>
          <w:p w:rsidRDefault="00000000" w:rsidR="00000000" w:rsidP="00664AA4">
            <w:pPr>
              <w:pStyle w:val="IgnoredSpacing"/>
            </w:pPr>
          </w:p>
        </w:tc>
        <w:tc>
          <w:tcPr>
            <w:tcW w:w="3119" w:type="dxa"/>
            <w:tcBorders>
              <w:top w:val="nil"/>
              <w:left w:val="nil"/>
              <w:bottom w:val="nil"/>
              <w:right w:val="nil"/>
            </w:tcBorders>
            <w:shd w:color="DDD9C3" w:fill="EEECE1" w:val="clear"/>
            <w:tcMar>
              <w:left w:w="108" w:type="dxa"/>
              <w:right w:w="108" w:type="dxa"/>
              <w:top w:w="0" w:type="dxa"/>
              <w:bottom w:w="0" w:type="dxa"/>
            </w:tcMar>
          </w:tcPr>
          <w:p w:rsidRDefault="00000000" w:rsidR="00000000" w:rsidP="00664AA4">
            <w:pPr>
              <w:pStyle w:val="Paragraph"/>
              <w:jc w:val="left"/>
            </w:pPr>
            <w:r>
              <w:t>....................</w:t>
            </w:r>
          </w:p>
          <w:p w:rsidRDefault="00000000" w:rsidR="00000000" w:rsidP="00664AA4">
            <w:pPr>
              <w:pStyle w:val="Paragraph"/>
              <w:jc w:val="left"/>
            </w:pPr>
            <w:r>
              <w:t>Director</w:t>
            </w:r>
          </w:p>
        </w:tc>
      </w:tr>
      <w:tr w:rsidR="00E362A7" w:rsidTr="00664AA4">
        <w:trPr>
          <w:hidden w:val="0"/>
          <w:gridAfter w:val="2"/>
          <w:wAfter w:w="5760" w:type="dxa"/>
        </w:trPr>
        <w:tc>
          <w:tcPr>
            <w:tcW w:w="3120" w:type="dxa"/>
            <w:tcBorders>
              <w:top w:val="nil"/>
              <w:left w:val="nil"/>
              <w:bottom w:val="nil"/>
              <w:right w:val="nil"/>
            </w:tcBorders>
            <w:shd w:color="DDD9C3" w:fill="EEECE1" w:val="clear"/>
            <w:tcMar>
              <w:left w:w="108" w:type="dxa"/>
              <w:right w:w="108" w:type="dxa"/>
              <w:top w:w="0" w:type="dxa"/>
              <w:bottom w:w="0" w:type="dxa"/>
            </w:tcMar>
          </w:tcPr>
          <w:p w:rsidRDefault="00000000" w:rsidR="00000000" w:rsidP="00664AA4">
            <w:pPr>
              <w:pStyle w:val="IgnoredSpacing"/>
            </w:pPr>
          </w:p>
        </w:tc>
      </w:tr>
      <w:tr w:rsidR="00E362A7" w:rsidTr="00664AA4">
        <w:tc>
          <w:tcPr>
            <w:tcW w:w="9360" w:type="dxa"/>
            <w:gridSpan w:val="3"/>
            <w:tcBorders>
              <w:top w:val="nil"/>
              <w:left w:val="nil"/>
              <w:bottom w:val="nil"/>
              <w:right w:val="nil"/>
            </w:tcBorders>
            <w:shd w:color="DDD9C3" w:fill="EEECE1" w:val="clear"/>
            <w:tcMar>
              <w:left w:w="108" w:type="dxa"/>
              <w:right w:w="108" w:type="dxa"/>
              <w:top w:w="0" w:type="dxa"/>
              <w:bottom w:w="0" w:type="dxa"/>
            </w:tcMar>
          </w:tcPr>
          <w:p w:rsidRDefault="00000000" w:rsidR="00000000" w:rsidP="00664AA4">
            <w:pPr>
              <w:pStyle w:val="IgnoredSpacing"/>
            </w:pPr>
          </w:p>
        </w:tc>
      </w:tr>
      <w:tr w:rsidR="00E362A7" w:rsidTr="00664AA4">
        <w:tc>
          <w:tcPr>
            <w:tcW w:w="3120" w:type="dxa"/>
            <w:tcBorders>
              <w:top w:val="nil"/>
              <w:left w:val="nil"/>
              <w:bottom w:val="nil"/>
              <w:right w:val="nil"/>
            </w:tcBorders>
            <w:shd w:color="DDD9C3" w:fill="EEECE1" w:val="clear"/>
            <w:tcMar>
              <w:left w:w="108" w:type="dxa"/>
              <w:right w:w="108" w:type="dxa"/>
              <w:top w:w="0" w:type="dxa"/>
              <w:bottom w:w="0" w:type="dxa"/>
            </w:tcMar>
          </w:tcPr>
          <w:p w:rsidRDefault="00000000" w:rsidR="00000000" w:rsidP="00664AA4">
            <w:pPr>
              <w:pStyle w:val="Paragraph"/>
              <w:jc w:val="left"/>
            </w:pPr>
            <w:r>
              <w:t>Signed by [NAME OF DIRECTOR]  for and on behalf of [NAME OF BUYER]</w:t>
            </w:r>
          </w:p>
        </w:tc>
        <w:tc>
          <w:tcPr>
            <w:tcW w:w="3121" w:type="dxa"/>
            <w:tcBorders>
              <w:top w:val="nil"/>
              <w:left w:val="nil"/>
              <w:bottom w:val="nil"/>
              <w:right w:val="nil"/>
            </w:tcBorders>
            <w:shd w:color="DDD9C3" w:fill="EEECE1" w:val="clear"/>
            <w:tcMar>
              <w:left w:w="108" w:type="dxa"/>
              <w:right w:w="108" w:type="dxa"/>
              <w:top w:w="0" w:type="dxa"/>
              <w:bottom w:w="0" w:type="dxa"/>
            </w:tcMar>
          </w:tcPr>
          <w:p w:rsidRDefault="00000000" w:rsidR="00000000" w:rsidP="00664AA4">
            <w:pPr>
              <w:pStyle w:val="IgnoredSpacing"/>
            </w:pPr>
          </w:p>
        </w:tc>
        <w:tc>
          <w:tcPr>
            <w:tcW w:w="3119" w:type="dxa"/>
            <w:tcBorders>
              <w:top w:val="nil"/>
              <w:left w:val="nil"/>
              <w:bottom w:val="nil"/>
              <w:right w:val="nil"/>
            </w:tcBorders>
            <w:shd w:color="DDD9C3" w:fill="EEECE1" w:val="clear"/>
            <w:tcMar>
              <w:left w:w="108" w:type="dxa"/>
              <w:right w:w="108" w:type="dxa"/>
              <w:top w:w="0" w:type="dxa"/>
              <w:bottom w:w="0" w:type="dxa"/>
            </w:tcMar>
          </w:tcPr>
          <w:p w:rsidRDefault="00000000" w:rsidR="00000000" w:rsidP="00664AA4">
            <w:pPr>
              <w:pStyle w:val="Paragraph"/>
              <w:jc w:val="left"/>
            </w:pPr>
            <w:r>
              <w:t>....................</w:t>
            </w:r>
          </w:p>
          <w:p w:rsidRDefault="00000000" w:rsidR="00000000" w:rsidP="00664AA4">
            <w:pPr>
              <w:pStyle w:val="Paragraph"/>
              <w:jc w:val="left"/>
            </w:pPr>
            <w:r>
              <w:t>Director</w:t>
            </w:r>
          </w:p>
        </w:tc>
      </w:tr>
      <w:tr w:rsidR="00E362A7" w:rsidTr="00664AA4">
        <w:trPr>
          <w:hidden w:val="0"/>
          <w:gridAfter w:val="2"/>
          <w:wAfter w:w="5760" w:type="dxa"/>
        </w:trPr>
        <w:tc>
          <w:tcPr>
            <w:tcW w:w="3120" w:type="dxa"/>
            <w:tcBorders>
              <w:top w:val="nil"/>
              <w:left w:val="nil"/>
              <w:bottom w:val="nil"/>
              <w:right w:val="nil"/>
            </w:tcBorders>
            <w:shd w:color="DDD9C3" w:fill="EEECE1" w:val="clear"/>
            <w:tcMar>
              <w:left w:w="108" w:type="dxa"/>
              <w:right w:w="108" w:type="dxa"/>
              <w:top w:w="0" w:type="dxa"/>
              <w:bottom w:w="0" w:type="dxa"/>
            </w:tcMar>
          </w:tcPr>
          <w:p w:rsidRDefault="00000000" w:rsidR="00000000" w:rsidP="00664AA4">
            <w:pPr>
              <w:pStyle w:val="IgnoredSpacing"/>
            </w:pPr>
          </w:p>
        </w:tc>
      </w:tr>
      <w:tr w:rsidR="00E362A7" w:rsidTr="00664AA4">
        <w:tc>
          <w:tcPr>
            <w:tcW w:w="9360" w:type="dxa"/>
            <w:gridSpan w:val="3"/>
            <w:tcBorders>
              <w:top w:val="nil"/>
              <w:left w:val="nil"/>
              <w:bottom w:val="nil"/>
              <w:right w:val="nil"/>
            </w:tcBorders>
            <w:shd w:color="DDD9C3" w:fill="EEECE1" w:val="clear"/>
            <w:tcMar>
              <w:left w:w="108" w:type="dxa"/>
              <w:right w:w="108" w:type="dxa"/>
              <w:top w:w="0" w:type="dxa"/>
              <w:bottom w:w="0" w:type="dxa"/>
            </w:tcMar>
          </w:tcPr>
          <w:p w:rsidRDefault="00000000" w:rsidR="00000000" w:rsidP="00664AA4">
            <w:pPr>
              <w:pStyle w:val="IgnoredSpacing"/>
            </w:pPr>
          </w:p>
        </w:tc>
      </w:tr>
    </w:tbl>
    <w:p w:rsidRDefault="00000000" w:rsidR="00000000" w:rsidP="008B4A53">
      <w:pPr>
        <w:pStyle w:val="IgnoredSpacing"/>
      </w:pPr>
    </w:p>
    <w:p w:rsidRDefault="00000000" w:rsidR="00000000" w:rsidP="008B4A53">
      <w:pPr>
        <w:pStyle w:val="IgnoredSpacing"/>
      </w:pPr>
    </w:p>
    <w:p w:rsidRDefault="00000000" w:rsidR="00000000">
      <w:r>
        <w:br w:type="page"/>
      </w:r>
    </w:p>
    <w:p w:rsidRDefault="00000000" w:rsidR="00000000" w:rsidP="008B4A53">
      <w:pPr>
        <w:pStyle w:val="Annex"/>
      </w:pPr>
      <w:bookmarkStart w:id="1248" w:name="a746431"/>
      <w:bookmarkStart w:id="1249" w:name="_Toc256000128"/>
      <w:r>
        <w:t>Actuary's letter</w:t>
      </w:r>
      <w:bookmarkEnd w:id="1248"/>
      <w:bookmarkEnd w:id="1249"/>
    </w:p>
    <w:p w:rsidRDefault="00000000" w:rsidR="00000000">
      <w:r>
        <w:br w:type="page"/>
      </w:r>
    </w:p>
    <w:p w:rsidRDefault="00000000" w:rsidR="00000000" w:rsidP="008B4A53">
      <w:pPr>
        <w:pStyle w:val="Annex"/>
      </w:pPr>
      <w:bookmarkStart w:id="1250" w:name="a213853"/>
      <w:bookmarkStart w:id="1251" w:name="_Toc256000129"/>
      <w:r>
        <w:t>Deed of accession</w:t>
      </w:r>
      <w:bookmarkEnd w:id="1250"/>
      <w:bookmarkEnd w:id="1251"/>
    </w:p>
    <w:sectPr w:rsidR="00E362A7">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07BE" w:rsidRDefault="00D307BE">
      <w:pPr>
        <w:spacing w:after="0" w:line="240" w:lineRule="auto"/>
      </w:pPr>
      <w:r>
        <w:separator/>
      </w:r>
    </w:p>
  </w:endnote>
  <w:endnote w:type="continuationSeparator" w:id="0">
    <w:p w:rsidR="00D307BE" w:rsidRDefault="00D30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jc w:val="center"/>
    </w:pPr>
    <w:r>
      <w:fldChar w:fldCharType="begin"/>
    </w:r>
    <w:r>
      <w:instrText>PAGE</w:instrText>
    </w:r>
    <w:r>
      <w:fldChar w:fldCharType="separate"/>
    </w:r>
    <w:r>
      <w:t>104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07BE" w:rsidRDefault="00D307BE">
      <w:pPr>
        <w:spacing w:after="0" w:line="240" w:lineRule="auto"/>
      </w:pPr>
      <w:r>
        <w:separator/>
      </w:r>
    </w:p>
  </w:footnote>
  <w:footnote w:type="continuationSeparator" w:id="0">
    <w:p w:rsidR="00D307BE" w:rsidRDefault="00D307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9A4F02"/>
    <w:lvl w:ilvl="0">
      <w:start w:val="1"/>
      <w:numFmt w:val="decimal"/>
      <w:lvlText w:val="%1."/>
      <w:lvlJc w:val="left"/>
      <w:pPr>
        <w:tabs>
          <w:tab w:val="num" w:pos="1492"/>
        </w:tabs>
        <w:ind w:left="1492" w:hanging="360"/>
      </w:pPr>
      <w:rPr>
        <w:color w:val="000000"/>
      </w:rPr>
    </w:lvl>
  </w:abstractNum>
  <w:abstractNum w:abstractNumId="1" w15:restartNumberingAfterBreak="0">
    <w:nsid w:val="FFFFFF7D"/>
    <w:multiLevelType w:val="singleLevel"/>
    <w:tmpl w:val="C6E601EA"/>
    <w:lvl w:ilvl="0">
      <w:start w:val="1"/>
      <w:numFmt w:val="decimal"/>
      <w:lvlText w:val="%1."/>
      <w:lvlJc w:val="left"/>
      <w:pPr>
        <w:tabs>
          <w:tab w:val="num" w:pos="1209"/>
        </w:tabs>
        <w:ind w:left="1209" w:hanging="360"/>
      </w:pPr>
      <w:rPr>
        <w:color w:val="000000"/>
      </w:rPr>
    </w:lvl>
  </w:abstractNum>
  <w:abstractNum w:abstractNumId="2" w15:restartNumberingAfterBreak="0">
    <w:nsid w:val="FFFFFF7E"/>
    <w:multiLevelType w:val="singleLevel"/>
    <w:tmpl w:val="34DC4BC2"/>
    <w:lvl w:ilvl="0">
      <w:start w:val="1"/>
      <w:numFmt w:val="decimal"/>
      <w:lvlText w:val="%1."/>
      <w:lvlJc w:val="left"/>
      <w:pPr>
        <w:tabs>
          <w:tab w:val="num" w:pos="926"/>
        </w:tabs>
        <w:ind w:left="926" w:hanging="360"/>
      </w:pPr>
      <w:rPr>
        <w:color w:val="000000"/>
      </w:rPr>
    </w:lvl>
  </w:abstractNum>
  <w:abstractNum w:abstractNumId="3" w15:restartNumberingAfterBreak="0">
    <w:nsid w:val="FFFFFF7F"/>
    <w:multiLevelType w:val="singleLevel"/>
    <w:tmpl w:val="43686E84"/>
    <w:lvl w:ilvl="0">
      <w:start w:val="1"/>
      <w:numFmt w:val="decimal"/>
      <w:lvlText w:val="%1."/>
      <w:lvlJc w:val="left"/>
      <w:pPr>
        <w:tabs>
          <w:tab w:val="num" w:pos="643"/>
        </w:tabs>
        <w:ind w:left="643" w:hanging="360"/>
      </w:pPr>
      <w:rPr>
        <w:color w:val="000000"/>
      </w:rPr>
    </w:lvl>
  </w:abstractNum>
  <w:abstractNum w:abstractNumId="4" w15:restartNumberingAfterBreak="0">
    <w:nsid w:val="FFFFFF80"/>
    <w:multiLevelType w:val="singleLevel"/>
    <w:tmpl w:val="0D92DB3C"/>
    <w:lvl w:ilvl="0">
      <w:start w:val="1"/>
      <w:numFmt w:val="bullet"/>
      <w:lvlText w:val=""/>
      <w:lvlJc w:val="left"/>
      <w:pPr>
        <w:tabs>
          <w:tab w:val="num" w:pos="1492"/>
        </w:tabs>
        <w:ind w:left="1492" w:hanging="360"/>
      </w:pPr>
      <w:rPr>
        <w:rFonts w:ascii="Symbol" w:hAnsi="Symbol" w:hint="default"/>
        <w:color w:val="000000"/>
      </w:rPr>
    </w:lvl>
  </w:abstractNum>
  <w:abstractNum w:abstractNumId="5" w15:restartNumberingAfterBreak="0">
    <w:nsid w:val="FFFFFF81"/>
    <w:multiLevelType w:val="singleLevel"/>
    <w:tmpl w:val="85F44696"/>
    <w:lvl w:ilvl="0">
      <w:start w:val="1"/>
      <w:numFmt w:val="bullet"/>
      <w:lvlText w:val=""/>
      <w:lvlJc w:val="left"/>
      <w:pPr>
        <w:tabs>
          <w:tab w:val="num" w:pos="1209"/>
        </w:tabs>
        <w:ind w:left="1209" w:hanging="360"/>
      </w:pPr>
      <w:rPr>
        <w:rFonts w:ascii="Symbol" w:hAnsi="Symbol" w:hint="default"/>
        <w:color w:val="000000"/>
      </w:rPr>
    </w:lvl>
  </w:abstractNum>
  <w:abstractNum w:abstractNumId="6" w15:restartNumberingAfterBreak="0">
    <w:nsid w:val="FFFFFF82"/>
    <w:multiLevelType w:val="singleLevel"/>
    <w:tmpl w:val="F080F8D4"/>
    <w:lvl w:ilvl="0">
      <w:start w:val="1"/>
      <w:numFmt w:val="bullet"/>
      <w:lvlText w:val=""/>
      <w:lvlJc w:val="left"/>
      <w:pPr>
        <w:tabs>
          <w:tab w:val="num" w:pos="926"/>
        </w:tabs>
        <w:ind w:left="926" w:hanging="360"/>
      </w:pPr>
      <w:rPr>
        <w:rFonts w:ascii="Symbol" w:hAnsi="Symbol" w:hint="default"/>
        <w:color w:val="000000"/>
      </w:rPr>
    </w:lvl>
  </w:abstractNum>
  <w:abstractNum w:abstractNumId="7" w15:restartNumberingAfterBreak="0">
    <w:nsid w:val="FFFFFF83"/>
    <w:multiLevelType w:val="singleLevel"/>
    <w:tmpl w:val="12942782"/>
    <w:lvl w:ilvl="0">
      <w:start w:val="1"/>
      <w:numFmt w:val="bullet"/>
      <w:lvlText w:val=""/>
      <w:lvlJc w:val="left"/>
      <w:pPr>
        <w:tabs>
          <w:tab w:val="num" w:pos="643"/>
        </w:tabs>
        <w:ind w:left="643" w:hanging="360"/>
      </w:pPr>
      <w:rPr>
        <w:rFonts w:ascii="Symbol" w:hAnsi="Symbol" w:hint="default"/>
        <w:color w:val="000000"/>
      </w:rPr>
    </w:lvl>
  </w:abstractNum>
  <w:abstractNum w:abstractNumId="8" w15:restartNumberingAfterBreak="0">
    <w:nsid w:val="FFFFFF88"/>
    <w:multiLevelType w:val="singleLevel"/>
    <w:tmpl w:val="BAF24A50"/>
    <w:lvl w:ilvl="0">
      <w:start w:val="1"/>
      <w:numFmt w:val="decimal"/>
      <w:lvlText w:val="%1."/>
      <w:lvlJc w:val="left"/>
      <w:pPr>
        <w:tabs>
          <w:tab w:val="num" w:pos="360"/>
        </w:tabs>
        <w:ind w:left="360" w:hanging="360"/>
      </w:pPr>
      <w:rPr>
        <w:color w:val="000000"/>
      </w:rPr>
    </w:lvl>
  </w:abstractNum>
  <w:abstractNum w:abstractNumId="9" w15:restartNumberingAfterBreak="0">
    <w:nsid w:val="FFFFFF89"/>
    <w:multiLevelType w:val="singleLevel"/>
    <w:tmpl w:val="0D0CEAF4"/>
    <w:lvl w:ilvl="0">
      <w:start w:val="1"/>
      <w:numFmt w:val="bullet"/>
      <w:lvlText w:val=""/>
      <w:lvlJc w:val="left"/>
      <w:pPr>
        <w:tabs>
          <w:tab w:val="num" w:pos="360"/>
        </w:tabs>
        <w:ind w:left="360" w:hanging="360"/>
      </w:pPr>
      <w:rPr>
        <w:rFonts w:ascii="Symbol" w:hAnsi="Symbol" w:hint="default"/>
        <w:color w:val="000000"/>
      </w:rPr>
    </w:lvl>
  </w:abstractNum>
  <w:abstractNum w:abstractNumId="10"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7253412"/>
    <w:multiLevelType w:val="hybridMultilevel"/>
    <w:tmpl w:val="960CC850"/>
    <w:lvl w:ilvl="0" w:tplc="FFFFFFFF">
      <w:start w:val="1"/>
      <w:numFmt w:val="bullet"/>
      <w:pStyle w:val="DefinedTermBullet"/>
      <w:lvlText w:val=""/>
      <w:lvlJc w:val="left"/>
      <w:pPr>
        <w:ind w:left="1440" w:hanging="360"/>
      </w:pPr>
      <w:rPr>
        <w:rFonts w:ascii="Symbol" w:hAnsi="Symbol" w:hint="default"/>
        <w:color w:val="00000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0DEB2104"/>
    <w:multiLevelType w:val="multilevel"/>
    <w:tmpl w:val="26B41F5A"/>
    <w:lvl w:ilvl="0">
      <w:start w:val="1"/>
      <w:numFmt w:val="decimal"/>
      <w:lvlText w:val="Schedule %1"/>
      <w:lvlJc w:val="left"/>
      <w:pPr>
        <w:ind w:left="360" w:hanging="360"/>
      </w:pPr>
      <w:rPr>
        <w:rFonts w:hint="default"/>
        <w:color w:val="000000"/>
        <w:lang w:val="en-GB"/>
      </w:rPr>
    </w:lvl>
    <w:lvl w:ilvl="1">
      <w:start w:val="1"/>
      <w:numFmt w:val="decimal"/>
      <w:lvlText w:val="Part %2"/>
      <w:lvlJc w:val="left"/>
      <w:pPr>
        <w:ind w:left="357" w:hanging="357"/>
      </w:pPr>
      <w:rPr>
        <w:rFonts w:hint="default"/>
      </w:rPr>
    </w:lvl>
    <w:lvl w:ilvl="2">
      <w:start w:val="1"/>
      <w:numFmt w:val="decimal"/>
      <w:lvlText w:val="%3."/>
      <w:lvlJc w:val="left"/>
      <w:pPr>
        <w:ind w:left="357" w:hanging="357"/>
      </w:pPr>
      <w:rPr>
        <w:rFonts w:hint="default"/>
      </w:rPr>
    </w:lvl>
    <w:lvl w:ilvl="3">
      <w:start w:val="1"/>
      <w:numFmt w:val="decimal"/>
      <w:lvlRestart w:val="2"/>
      <w:lvlText w:val="%3.%4"/>
      <w:lvlJc w:val="left"/>
      <w:pPr>
        <w:tabs>
          <w:tab w:val="num" w:pos="357"/>
        </w:tabs>
        <w:ind w:left="357" w:hanging="357"/>
      </w:pPr>
      <w:rPr>
        <w:rFonts w:hint="default"/>
      </w:rPr>
    </w:lvl>
    <w:lvl w:ilvl="4">
      <w:start w:val="1"/>
      <w:numFmt w:val="lowerLetter"/>
      <w:lvlText w:val="(%5)"/>
      <w:lvlJc w:val="left"/>
      <w:pPr>
        <w:ind w:left="1775" w:hanging="703"/>
      </w:pPr>
      <w:rPr>
        <w:rFonts w:hint="default"/>
      </w:rPr>
    </w:lvl>
    <w:lvl w:ilvl="5">
      <w:start w:val="1"/>
      <w:numFmt w:val="lowerRoman"/>
      <w:lvlText w:val="(%6)"/>
      <w:lvlJc w:val="left"/>
      <w:pPr>
        <w:ind w:left="2381" w:hanging="60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1825EA9"/>
    <w:multiLevelType w:val="multilevel"/>
    <w:tmpl w:val="B5EA651E"/>
    <w:lvl w:ilvl="0">
      <w:start w:val="1"/>
      <w:numFmt w:val="decimal"/>
      <w:pStyle w:val="Schedule"/>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color w:val="000000"/>
      </w:rPr>
    </w:lvl>
    <w:lvl w:ilvl="2">
      <w:start w:val="1"/>
      <w:numFmt w:val="decimal"/>
      <w:pStyle w:val="ScheduleTitleClause"/>
      <w:lvlText w:val="%3."/>
      <w:lvlJc w:val="left"/>
      <w:pPr>
        <w:tabs>
          <w:tab w:val="num" w:pos="720"/>
        </w:tabs>
        <w:ind w:left="720" w:hanging="720"/>
      </w:pPr>
      <w:rPr>
        <w:rFonts w:hint="default"/>
        <w:color w:val="000000"/>
      </w:rPr>
    </w:lvl>
    <w:lvl w:ilvl="3">
      <w:start w:val="1"/>
      <w:numFmt w:val="decimal"/>
      <w:pStyle w:val="ScheduleUntitledsubclause1"/>
      <w:lvlText w:val="%3.%4"/>
      <w:lvlJc w:val="left"/>
      <w:pPr>
        <w:tabs>
          <w:tab w:val="num" w:pos="720"/>
        </w:tabs>
        <w:ind w:left="720" w:hanging="720"/>
      </w:pPr>
      <w:rPr>
        <w:rFonts w:hint="default"/>
        <w:color w:val="000000"/>
      </w:rPr>
    </w:lvl>
    <w:lvl w:ilvl="4">
      <w:start w:val="1"/>
      <w:numFmt w:val="lowerLetter"/>
      <w:pStyle w:val="ScheduleUntitledsubclause2"/>
      <w:lvlText w:val="(%5)"/>
      <w:lvlJc w:val="left"/>
      <w:pPr>
        <w:tabs>
          <w:tab w:val="num" w:pos="1555"/>
        </w:tabs>
        <w:ind w:left="1555" w:hanging="561"/>
      </w:pPr>
      <w:rPr>
        <w:rFonts w:hint="default"/>
        <w:color w:val="000000"/>
      </w:rPr>
    </w:lvl>
    <w:lvl w:ilvl="5">
      <w:start w:val="1"/>
      <w:numFmt w:val="lowerRoman"/>
      <w:pStyle w:val="ScheduleUntitledsubclause3"/>
      <w:lvlText w:val="(%6)"/>
      <w:lvlJc w:val="left"/>
      <w:pPr>
        <w:tabs>
          <w:tab w:val="num" w:pos="2419"/>
        </w:tabs>
        <w:ind w:left="2275" w:hanging="576"/>
      </w:pPr>
      <w:rPr>
        <w:rFonts w:hint="default"/>
        <w:color w:val="00000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64E63F9"/>
    <w:multiLevelType w:val="hybridMultilevel"/>
    <w:tmpl w:val="F9EEB024"/>
    <w:lvl w:ilvl="0" w:tplc="FFFFFFFF">
      <w:start w:val="1"/>
      <w:numFmt w:val="decimal"/>
      <w:lvlText w:val="Schedule %1"/>
      <w:lvlJc w:val="left"/>
      <w:pPr>
        <w:ind w:left="720" w:hanging="360"/>
      </w:pPr>
      <w:rPr>
        <w:rFonts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0E82F3A"/>
    <w:multiLevelType w:val="hybridMultilevel"/>
    <w:tmpl w:val="1DF80854"/>
    <w:lvl w:ilvl="0" w:tplc="FFFFFFFF">
      <w:start w:val="1"/>
      <w:numFmt w:val="decimal"/>
      <w:pStyle w:val="ScheduleHeading-Single"/>
      <w:lvlText w:val="Schedule"/>
      <w:lvlJc w:val="left"/>
      <w:pPr>
        <w:tabs>
          <w:tab w:val="num" w:pos="720"/>
        </w:tabs>
        <w:ind w:left="720" w:hanging="720"/>
      </w:pPr>
      <w:rPr>
        <w:color w:val="00000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23F230AE"/>
    <w:multiLevelType w:val="hybridMultilevel"/>
    <w:tmpl w:val="DC3EE75A"/>
    <w:lvl w:ilvl="0" w:tplc="FFFFFFFF">
      <w:start w:val="1"/>
      <w:numFmt w:val="decimal"/>
      <w:lvlText w:val="Part %1"/>
      <w:lvlJc w:val="left"/>
      <w:pPr>
        <w:ind w:left="720" w:hanging="360"/>
      </w:pPr>
      <w:rPr>
        <w:rFonts w:hint="default"/>
        <w:b/>
        <w:i w:val="0"/>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5B00E4C"/>
    <w:multiLevelType w:val="hybridMultilevel"/>
    <w:tmpl w:val="97C4AA26"/>
    <w:lvl w:ilvl="0" w:tplc="FFFFFFFF">
      <w:start w:val="1"/>
      <w:numFmt w:val="upperLetter"/>
      <w:pStyle w:val="Annex"/>
      <w:lvlText w:val="ANNEX %1"/>
      <w:lvlJc w:val="left"/>
      <w:pPr>
        <w:ind w:left="720" w:hanging="360"/>
      </w:pPr>
      <w:rPr>
        <w:rFonts w:cs="Times New Roman" w:hint="default"/>
        <w:b/>
        <w:bCs w:val="0"/>
        <w:i w:val="0"/>
        <w:iCs w:val="0"/>
        <w: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9C94F29"/>
    <w:multiLevelType w:val="hybridMultilevel"/>
    <w:tmpl w:val="4CBC2A34"/>
    <w:lvl w:ilvl="0" w:tplc="FFFFFFFF">
      <w:start w:val="1"/>
      <w:numFmt w:val="decimal"/>
      <w:pStyle w:val="QuestionParagraph"/>
      <w:lvlText w:val="%1."/>
      <w:lvlJc w:val="left"/>
      <w:pPr>
        <w:ind w:left="720" w:hanging="360"/>
      </w:pPr>
      <w:rPr>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10416CA"/>
    <w:multiLevelType w:val="hybridMultilevel"/>
    <w:tmpl w:val="072EDEC8"/>
    <w:lvl w:ilvl="0" w:tplc="FFFFFFFF">
      <w:start w:val="1"/>
      <w:numFmt w:val="bullet"/>
      <w:pStyle w:val="subclause2Bullet2"/>
      <w:lvlText w:val=""/>
      <w:lvlJc w:val="left"/>
      <w:pPr>
        <w:ind w:left="2279" w:hanging="360"/>
      </w:pPr>
      <w:rPr>
        <w:rFonts w:ascii="Symbol" w:hAnsi="Symbol" w:hint="default"/>
        <w:color w:val="000000"/>
      </w:rPr>
    </w:lvl>
    <w:lvl w:ilvl="1" w:tplc="FFFFFFFF" w:tentative="1">
      <w:start w:val="1"/>
      <w:numFmt w:val="bullet"/>
      <w:lvlText w:val="o"/>
      <w:lvlJc w:val="left"/>
      <w:pPr>
        <w:ind w:left="2999" w:hanging="360"/>
      </w:pPr>
      <w:rPr>
        <w:rFonts w:ascii="Courier New" w:hAnsi="Courier New" w:cs="Courier New" w:hint="default"/>
      </w:rPr>
    </w:lvl>
    <w:lvl w:ilvl="2" w:tplc="FFFFFFFF" w:tentative="1">
      <w:start w:val="1"/>
      <w:numFmt w:val="bullet"/>
      <w:lvlText w:val=""/>
      <w:lvlJc w:val="left"/>
      <w:pPr>
        <w:ind w:left="3719" w:hanging="360"/>
      </w:pPr>
      <w:rPr>
        <w:rFonts w:ascii="Wingdings" w:hAnsi="Wingdings" w:hint="default"/>
      </w:rPr>
    </w:lvl>
    <w:lvl w:ilvl="3" w:tplc="FFFFFFFF" w:tentative="1">
      <w:start w:val="1"/>
      <w:numFmt w:val="bullet"/>
      <w:lvlText w:val=""/>
      <w:lvlJc w:val="left"/>
      <w:pPr>
        <w:ind w:left="4439" w:hanging="360"/>
      </w:pPr>
      <w:rPr>
        <w:rFonts w:ascii="Symbol" w:hAnsi="Symbol" w:hint="default"/>
      </w:rPr>
    </w:lvl>
    <w:lvl w:ilvl="4" w:tplc="FFFFFFFF" w:tentative="1">
      <w:start w:val="1"/>
      <w:numFmt w:val="bullet"/>
      <w:lvlText w:val="o"/>
      <w:lvlJc w:val="left"/>
      <w:pPr>
        <w:ind w:left="5159" w:hanging="360"/>
      </w:pPr>
      <w:rPr>
        <w:rFonts w:ascii="Courier New" w:hAnsi="Courier New" w:cs="Courier New" w:hint="default"/>
      </w:rPr>
    </w:lvl>
    <w:lvl w:ilvl="5" w:tplc="FFFFFFFF" w:tentative="1">
      <w:start w:val="1"/>
      <w:numFmt w:val="bullet"/>
      <w:lvlText w:val=""/>
      <w:lvlJc w:val="left"/>
      <w:pPr>
        <w:ind w:left="5879" w:hanging="360"/>
      </w:pPr>
      <w:rPr>
        <w:rFonts w:ascii="Wingdings" w:hAnsi="Wingdings" w:hint="default"/>
      </w:rPr>
    </w:lvl>
    <w:lvl w:ilvl="6" w:tplc="FFFFFFFF" w:tentative="1">
      <w:start w:val="1"/>
      <w:numFmt w:val="bullet"/>
      <w:lvlText w:val=""/>
      <w:lvlJc w:val="left"/>
      <w:pPr>
        <w:ind w:left="6599" w:hanging="360"/>
      </w:pPr>
      <w:rPr>
        <w:rFonts w:ascii="Symbol" w:hAnsi="Symbol" w:hint="default"/>
      </w:rPr>
    </w:lvl>
    <w:lvl w:ilvl="7" w:tplc="FFFFFFFF" w:tentative="1">
      <w:start w:val="1"/>
      <w:numFmt w:val="bullet"/>
      <w:lvlText w:val="o"/>
      <w:lvlJc w:val="left"/>
      <w:pPr>
        <w:ind w:left="7319" w:hanging="360"/>
      </w:pPr>
      <w:rPr>
        <w:rFonts w:ascii="Courier New" w:hAnsi="Courier New" w:cs="Courier New" w:hint="default"/>
      </w:rPr>
    </w:lvl>
    <w:lvl w:ilvl="8" w:tplc="FFFFFFFF" w:tentative="1">
      <w:start w:val="1"/>
      <w:numFmt w:val="bullet"/>
      <w:lvlText w:val=""/>
      <w:lvlJc w:val="left"/>
      <w:pPr>
        <w:ind w:left="8039" w:hanging="360"/>
      </w:pPr>
      <w:rPr>
        <w:rFonts w:ascii="Wingdings" w:hAnsi="Wingdings" w:hint="default"/>
      </w:rPr>
    </w:lvl>
  </w:abstractNum>
  <w:abstractNum w:abstractNumId="20" w15:restartNumberingAfterBreak="0">
    <w:nsid w:val="31E9741F"/>
    <w:multiLevelType w:val="hybridMultilevel"/>
    <w:tmpl w:val="0CAC7D4E"/>
    <w:lvl w:ilvl="0" w:tplc="FFFFFFFF">
      <w:start w:val="1"/>
      <w:numFmt w:val="bullet"/>
      <w:pStyle w:val="BulletList2"/>
      <w:lvlText w:val=""/>
      <w:lvlJc w:val="left"/>
      <w:pPr>
        <w:tabs>
          <w:tab w:val="num" w:pos="1077"/>
        </w:tabs>
        <w:ind w:left="1077" w:hanging="357"/>
      </w:pPr>
      <w:rPr>
        <w:rFonts w:ascii="Symbol" w:hAnsi="Symbol" w:hint="default"/>
        <w:color w:val="00000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3CC668D"/>
    <w:multiLevelType w:val="hybridMultilevel"/>
    <w:tmpl w:val="594C4DAE"/>
    <w:lvl w:ilvl="0" w:tplc="FFFFFFFF">
      <w:start w:val="1"/>
      <w:numFmt w:val="bullet"/>
      <w:pStyle w:val="Bullet4"/>
      <w:lvlText w:val=""/>
      <w:lvlJc w:val="left"/>
      <w:pPr>
        <w:tabs>
          <w:tab w:val="num" w:pos="2676"/>
        </w:tabs>
        <w:ind w:left="2676" w:hanging="357"/>
      </w:pPr>
      <w:rPr>
        <w:rFonts w:ascii="Symbol" w:hAnsi="Symbol" w:hint="default"/>
        <w:color w:val="00000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23" w15:restartNumberingAfterBreak="0">
    <w:nsid w:val="38130038"/>
    <w:multiLevelType w:val="hybridMultilevel"/>
    <w:tmpl w:val="FF8A0FAE"/>
    <w:lvl w:ilvl="0" w:tplc="FFFFFFFF">
      <w:start w:val="1"/>
      <w:numFmt w:val="bullet"/>
      <w:pStyle w:val="ClauseBullet2"/>
      <w:lvlText w:val=""/>
      <w:lvlJc w:val="left"/>
      <w:pPr>
        <w:ind w:left="1440" w:hanging="360"/>
      </w:pPr>
      <w:rPr>
        <w:rFonts w:ascii="Symbol" w:hAnsi="Symbol" w:hint="default"/>
        <w:color w:val="00000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44D67987"/>
    <w:multiLevelType w:val="hybridMultilevel"/>
    <w:tmpl w:val="EBD6FB80"/>
    <w:lvl w:ilvl="0" w:tplc="FFFFFFFF">
      <w:start w:val="1"/>
      <w:numFmt w:val="bullet"/>
      <w:pStyle w:val="subclause1Bullet2"/>
      <w:lvlText w:val=""/>
      <w:lvlJc w:val="left"/>
      <w:pPr>
        <w:ind w:left="1440" w:hanging="360"/>
      </w:pPr>
      <w:rPr>
        <w:rFonts w:ascii="Symbol" w:hAnsi="Symbol" w:hint="default"/>
        <w:color w:val="00000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44E96665"/>
    <w:multiLevelType w:val="hybridMultilevel"/>
    <w:tmpl w:val="EF1E142A"/>
    <w:lvl w:ilvl="0" w:tplc="FFFFFFFF">
      <w:start w:val="1"/>
      <w:numFmt w:val="bullet"/>
      <w:pStyle w:val="subclause3Bullet1"/>
      <w:lvlText w:val=""/>
      <w:lvlJc w:val="left"/>
      <w:pPr>
        <w:ind w:left="2988" w:hanging="360"/>
      </w:pPr>
      <w:rPr>
        <w:rFonts w:ascii="Symbol" w:hAnsi="Symbol" w:hint="default"/>
        <w:color w:val="000000"/>
      </w:rPr>
    </w:lvl>
    <w:lvl w:ilvl="1" w:tplc="FFFFFFFF" w:tentative="1">
      <w:start w:val="1"/>
      <w:numFmt w:val="bullet"/>
      <w:lvlText w:val="o"/>
      <w:lvlJc w:val="left"/>
      <w:pPr>
        <w:ind w:left="3708" w:hanging="360"/>
      </w:pPr>
      <w:rPr>
        <w:rFonts w:ascii="Courier New" w:hAnsi="Courier New" w:cs="Courier New" w:hint="default"/>
      </w:rPr>
    </w:lvl>
    <w:lvl w:ilvl="2" w:tplc="FFFFFFFF" w:tentative="1">
      <w:start w:val="1"/>
      <w:numFmt w:val="bullet"/>
      <w:lvlText w:val=""/>
      <w:lvlJc w:val="left"/>
      <w:pPr>
        <w:ind w:left="4428" w:hanging="360"/>
      </w:pPr>
      <w:rPr>
        <w:rFonts w:ascii="Wingdings" w:hAnsi="Wingdings" w:hint="default"/>
      </w:rPr>
    </w:lvl>
    <w:lvl w:ilvl="3" w:tplc="FFFFFFFF" w:tentative="1">
      <w:start w:val="1"/>
      <w:numFmt w:val="bullet"/>
      <w:lvlText w:val=""/>
      <w:lvlJc w:val="left"/>
      <w:pPr>
        <w:ind w:left="5148" w:hanging="360"/>
      </w:pPr>
      <w:rPr>
        <w:rFonts w:ascii="Symbol" w:hAnsi="Symbol" w:hint="default"/>
      </w:rPr>
    </w:lvl>
    <w:lvl w:ilvl="4" w:tplc="FFFFFFFF" w:tentative="1">
      <w:start w:val="1"/>
      <w:numFmt w:val="bullet"/>
      <w:lvlText w:val="o"/>
      <w:lvlJc w:val="left"/>
      <w:pPr>
        <w:ind w:left="5868" w:hanging="360"/>
      </w:pPr>
      <w:rPr>
        <w:rFonts w:ascii="Courier New" w:hAnsi="Courier New" w:cs="Courier New" w:hint="default"/>
      </w:rPr>
    </w:lvl>
    <w:lvl w:ilvl="5" w:tplc="FFFFFFFF" w:tentative="1">
      <w:start w:val="1"/>
      <w:numFmt w:val="bullet"/>
      <w:lvlText w:val=""/>
      <w:lvlJc w:val="left"/>
      <w:pPr>
        <w:ind w:left="6588" w:hanging="360"/>
      </w:pPr>
      <w:rPr>
        <w:rFonts w:ascii="Wingdings" w:hAnsi="Wingdings" w:hint="default"/>
      </w:rPr>
    </w:lvl>
    <w:lvl w:ilvl="6" w:tplc="FFFFFFFF" w:tentative="1">
      <w:start w:val="1"/>
      <w:numFmt w:val="bullet"/>
      <w:lvlText w:val=""/>
      <w:lvlJc w:val="left"/>
      <w:pPr>
        <w:ind w:left="7308" w:hanging="360"/>
      </w:pPr>
      <w:rPr>
        <w:rFonts w:ascii="Symbol" w:hAnsi="Symbol" w:hint="default"/>
      </w:rPr>
    </w:lvl>
    <w:lvl w:ilvl="7" w:tplc="FFFFFFFF" w:tentative="1">
      <w:start w:val="1"/>
      <w:numFmt w:val="bullet"/>
      <w:lvlText w:val="o"/>
      <w:lvlJc w:val="left"/>
      <w:pPr>
        <w:ind w:left="8028" w:hanging="360"/>
      </w:pPr>
      <w:rPr>
        <w:rFonts w:ascii="Courier New" w:hAnsi="Courier New" w:cs="Courier New" w:hint="default"/>
      </w:rPr>
    </w:lvl>
    <w:lvl w:ilvl="8" w:tplc="FFFFFFFF" w:tentative="1">
      <w:start w:val="1"/>
      <w:numFmt w:val="bullet"/>
      <w:lvlText w:val=""/>
      <w:lvlJc w:val="left"/>
      <w:pPr>
        <w:ind w:left="8748" w:hanging="360"/>
      </w:pPr>
      <w:rPr>
        <w:rFonts w:ascii="Wingdings" w:hAnsi="Wingdings" w:hint="default"/>
      </w:rPr>
    </w:lvl>
  </w:abstractNum>
  <w:abstractNum w:abstractNumId="26" w15:restartNumberingAfterBreak="0">
    <w:nsid w:val="46AC04C6"/>
    <w:multiLevelType w:val="hybridMultilevel"/>
    <w:tmpl w:val="E6C47700"/>
    <w:lvl w:ilvl="0" w:tplc="FFFFFFFF">
      <w:start w:val="1"/>
      <w:numFmt w:val="bullet"/>
      <w:pStyle w:val="subclause2Bullet1"/>
      <w:lvlText w:val=""/>
      <w:lvlJc w:val="left"/>
      <w:pPr>
        <w:ind w:left="2279" w:hanging="360"/>
      </w:pPr>
      <w:rPr>
        <w:rFonts w:ascii="Symbol" w:hAnsi="Symbol" w:hint="default"/>
        <w:color w:val="000000"/>
      </w:rPr>
    </w:lvl>
    <w:lvl w:ilvl="1" w:tplc="FFFFFFFF" w:tentative="1">
      <w:start w:val="1"/>
      <w:numFmt w:val="bullet"/>
      <w:lvlText w:val="o"/>
      <w:lvlJc w:val="left"/>
      <w:pPr>
        <w:ind w:left="2999" w:hanging="360"/>
      </w:pPr>
      <w:rPr>
        <w:rFonts w:ascii="Courier New" w:hAnsi="Courier New" w:cs="Courier New" w:hint="default"/>
      </w:rPr>
    </w:lvl>
    <w:lvl w:ilvl="2" w:tplc="FFFFFFFF" w:tentative="1">
      <w:start w:val="1"/>
      <w:numFmt w:val="bullet"/>
      <w:lvlText w:val=""/>
      <w:lvlJc w:val="left"/>
      <w:pPr>
        <w:ind w:left="3719" w:hanging="360"/>
      </w:pPr>
      <w:rPr>
        <w:rFonts w:ascii="Wingdings" w:hAnsi="Wingdings" w:hint="default"/>
      </w:rPr>
    </w:lvl>
    <w:lvl w:ilvl="3" w:tplc="FFFFFFFF" w:tentative="1">
      <w:start w:val="1"/>
      <w:numFmt w:val="bullet"/>
      <w:lvlText w:val=""/>
      <w:lvlJc w:val="left"/>
      <w:pPr>
        <w:ind w:left="4439" w:hanging="360"/>
      </w:pPr>
      <w:rPr>
        <w:rFonts w:ascii="Symbol" w:hAnsi="Symbol" w:hint="default"/>
      </w:rPr>
    </w:lvl>
    <w:lvl w:ilvl="4" w:tplc="FFFFFFFF" w:tentative="1">
      <w:start w:val="1"/>
      <w:numFmt w:val="bullet"/>
      <w:lvlText w:val="o"/>
      <w:lvlJc w:val="left"/>
      <w:pPr>
        <w:ind w:left="5159" w:hanging="360"/>
      </w:pPr>
      <w:rPr>
        <w:rFonts w:ascii="Courier New" w:hAnsi="Courier New" w:cs="Courier New" w:hint="default"/>
      </w:rPr>
    </w:lvl>
    <w:lvl w:ilvl="5" w:tplc="FFFFFFFF" w:tentative="1">
      <w:start w:val="1"/>
      <w:numFmt w:val="bullet"/>
      <w:lvlText w:val=""/>
      <w:lvlJc w:val="left"/>
      <w:pPr>
        <w:ind w:left="5879" w:hanging="360"/>
      </w:pPr>
      <w:rPr>
        <w:rFonts w:ascii="Wingdings" w:hAnsi="Wingdings" w:hint="default"/>
      </w:rPr>
    </w:lvl>
    <w:lvl w:ilvl="6" w:tplc="FFFFFFFF" w:tentative="1">
      <w:start w:val="1"/>
      <w:numFmt w:val="bullet"/>
      <w:lvlText w:val=""/>
      <w:lvlJc w:val="left"/>
      <w:pPr>
        <w:ind w:left="6599" w:hanging="360"/>
      </w:pPr>
      <w:rPr>
        <w:rFonts w:ascii="Symbol" w:hAnsi="Symbol" w:hint="default"/>
      </w:rPr>
    </w:lvl>
    <w:lvl w:ilvl="7" w:tplc="FFFFFFFF" w:tentative="1">
      <w:start w:val="1"/>
      <w:numFmt w:val="bullet"/>
      <w:lvlText w:val="o"/>
      <w:lvlJc w:val="left"/>
      <w:pPr>
        <w:ind w:left="7319" w:hanging="360"/>
      </w:pPr>
      <w:rPr>
        <w:rFonts w:ascii="Courier New" w:hAnsi="Courier New" w:cs="Courier New" w:hint="default"/>
      </w:rPr>
    </w:lvl>
    <w:lvl w:ilvl="8" w:tplc="FFFFFFFF" w:tentative="1">
      <w:start w:val="1"/>
      <w:numFmt w:val="bullet"/>
      <w:lvlText w:val=""/>
      <w:lvlJc w:val="left"/>
      <w:pPr>
        <w:ind w:left="8039" w:hanging="360"/>
      </w:pPr>
      <w:rPr>
        <w:rFonts w:ascii="Wingdings" w:hAnsi="Wingdings" w:hint="default"/>
      </w:rPr>
    </w:lvl>
  </w:abstractNum>
  <w:abstractNum w:abstractNumId="27" w15:restartNumberingAfterBreak="0">
    <w:nsid w:val="47F42723"/>
    <w:multiLevelType w:val="hybridMultilevel"/>
    <w:tmpl w:val="C5A02EE6"/>
    <w:lvl w:ilvl="0" w:tplc="FFFFFFFF">
      <w:start w:val="1"/>
      <w:numFmt w:val="bullet"/>
      <w:pStyle w:val="subclause1Bullet1"/>
      <w:lvlText w:val=""/>
      <w:lvlJc w:val="left"/>
      <w:pPr>
        <w:ind w:left="1440" w:hanging="360"/>
      </w:pPr>
      <w:rPr>
        <w:rFonts w:ascii="Symbol" w:hAnsi="Symbol" w:hint="default"/>
        <w:color w:val="00000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55CB0AF0"/>
    <w:multiLevelType w:val="hybridMultilevel"/>
    <w:tmpl w:val="EB98B43A"/>
    <w:lvl w:ilvl="0" w:tplc="FFFFFFFF">
      <w:start w:val="1"/>
      <w:numFmt w:val="decimal"/>
      <w:pStyle w:val="LongQuestionPara"/>
      <w:lvlText w:val="%1."/>
      <w:lvlJc w:val="left"/>
      <w:pPr>
        <w:ind w:left="360" w:hanging="360"/>
      </w:pPr>
      <w:rPr>
        <w:rFonts w:hint="default"/>
        <w:b/>
        <w:i w:val="0"/>
        <w:color w:val="00000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0" w15:restartNumberingAfterBreak="0">
    <w:nsid w:val="5D206610"/>
    <w:multiLevelType w:val="hybridMultilevel"/>
    <w:tmpl w:val="31700046"/>
    <w:lvl w:ilvl="0" w:tplc="FFFFFFFF">
      <w:start w:val="1"/>
      <w:numFmt w:val="lowerLetter"/>
      <w:lvlText w:val="(%1)"/>
      <w:lvlJc w:val="left"/>
      <w:pPr>
        <w:ind w:left="1440" w:hanging="360"/>
      </w:pPr>
      <w:rPr>
        <w:rFonts w:hint="default"/>
        <w:color w:val="00000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61071422"/>
    <w:multiLevelType w:val="hybridMultilevel"/>
    <w:tmpl w:val="59B858D8"/>
    <w:lvl w:ilvl="0" w:tplc="FFFFFFFF">
      <w:start w:val="1"/>
      <w:numFmt w:val="bullet"/>
      <w:pStyle w:val="ClauseBullet1"/>
      <w:lvlText w:val=""/>
      <w:lvlJc w:val="left"/>
      <w:pPr>
        <w:ind w:left="1080" w:hanging="360"/>
      </w:pPr>
      <w:rPr>
        <w:rFonts w:ascii="Symbol" w:hAnsi="Symbol" w:hint="default"/>
        <w:color w:val="00000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642371CD"/>
    <w:multiLevelType w:val="hybridMultilevel"/>
    <w:tmpl w:val="3B76A654"/>
    <w:lvl w:ilvl="0" w:tplc="FFFFFFFF">
      <w:start w:val="1"/>
      <w:numFmt w:val="bullet"/>
      <w:pStyle w:val="subclause3Bullet2"/>
      <w:lvlText w:val=""/>
      <w:lvlJc w:val="left"/>
      <w:pPr>
        <w:ind w:left="3748" w:hanging="360"/>
      </w:pPr>
      <w:rPr>
        <w:rFonts w:ascii="Symbol" w:hAnsi="Symbol" w:hint="default"/>
        <w:color w:val="000000"/>
      </w:rPr>
    </w:lvl>
    <w:lvl w:ilvl="1" w:tplc="FFFFFFFF" w:tentative="1">
      <w:start w:val="1"/>
      <w:numFmt w:val="bullet"/>
      <w:lvlText w:val="o"/>
      <w:lvlJc w:val="left"/>
      <w:pPr>
        <w:ind w:left="4468" w:hanging="360"/>
      </w:pPr>
      <w:rPr>
        <w:rFonts w:ascii="Courier New" w:hAnsi="Courier New" w:cs="Courier New" w:hint="default"/>
      </w:rPr>
    </w:lvl>
    <w:lvl w:ilvl="2" w:tplc="FFFFFFFF" w:tentative="1">
      <w:start w:val="1"/>
      <w:numFmt w:val="bullet"/>
      <w:lvlText w:val=""/>
      <w:lvlJc w:val="left"/>
      <w:pPr>
        <w:ind w:left="5188" w:hanging="360"/>
      </w:pPr>
      <w:rPr>
        <w:rFonts w:ascii="Wingdings" w:hAnsi="Wingdings" w:hint="default"/>
      </w:rPr>
    </w:lvl>
    <w:lvl w:ilvl="3" w:tplc="FFFFFFFF" w:tentative="1">
      <w:start w:val="1"/>
      <w:numFmt w:val="bullet"/>
      <w:lvlText w:val=""/>
      <w:lvlJc w:val="left"/>
      <w:pPr>
        <w:ind w:left="5908" w:hanging="360"/>
      </w:pPr>
      <w:rPr>
        <w:rFonts w:ascii="Symbol" w:hAnsi="Symbol" w:hint="default"/>
      </w:rPr>
    </w:lvl>
    <w:lvl w:ilvl="4" w:tplc="FFFFFFFF" w:tentative="1">
      <w:start w:val="1"/>
      <w:numFmt w:val="bullet"/>
      <w:lvlText w:val="o"/>
      <w:lvlJc w:val="left"/>
      <w:pPr>
        <w:ind w:left="6628" w:hanging="360"/>
      </w:pPr>
      <w:rPr>
        <w:rFonts w:ascii="Courier New" w:hAnsi="Courier New" w:cs="Courier New" w:hint="default"/>
      </w:rPr>
    </w:lvl>
    <w:lvl w:ilvl="5" w:tplc="FFFFFFFF" w:tentative="1">
      <w:start w:val="1"/>
      <w:numFmt w:val="bullet"/>
      <w:lvlText w:val=""/>
      <w:lvlJc w:val="left"/>
      <w:pPr>
        <w:ind w:left="7348" w:hanging="360"/>
      </w:pPr>
      <w:rPr>
        <w:rFonts w:ascii="Wingdings" w:hAnsi="Wingdings" w:hint="default"/>
      </w:rPr>
    </w:lvl>
    <w:lvl w:ilvl="6" w:tplc="FFFFFFFF" w:tentative="1">
      <w:start w:val="1"/>
      <w:numFmt w:val="bullet"/>
      <w:lvlText w:val=""/>
      <w:lvlJc w:val="left"/>
      <w:pPr>
        <w:ind w:left="8068" w:hanging="360"/>
      </w:pPr>
      <w:rPr>
        <w:rFonts w:ascii="Symbol" w:hAnsi="Symbol" w:hint="default"/>
      </w:rPr>
    </w:lvl>
    <w:lvl w:ilvl="7" w:tplc="FFFFFFFF" w:tentative="1">
      <w:start w:val="1"/>
      <w:numFmt w:val="bullet"/>
      <w:lvlText w:val="o"/>
      <w:lvlJc w:val="left"/>
      <w:pPr>
        <w:ind w:left="8788" w:hanging="360"/>
      </w:pPr>
      <w:rPr>
        <w:rFonts w:ascii="Courier New" w:hAnsi="Courier New" w:cs="Courier New" w:hint="default"/>
      </w:rPr>
    </w:lvl>
    <w:lvl w:ilvl="8" w:tplc="FFFFFFFF" w:tentative="1">
      <w:start w:val="1"/>
      <w:numFmt w:val="bullet"/>
      <w:lvlText w:val=""/>
      <w:lvlJc w:val="left"/>
      <w:pPr>
        <w:ind w:left="9508" w:hanging="360"/>
      </w:pPr>
      <w:rPr>
        <w:rFonts w:ascii="Wingdings" w:hAnsi="Wingdings" w:hint="default"/>
      </w:rPr>
    </w:lvl>
  </w:abstractNum>
  <w:abstractNum w:abstractNumId="33"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34" w15:restartNumberingAfterBreak="0">
    <w:nsid w:val="6A14466B"/>
    <w:multiLevelType w:val="hybridMultilevel"/>
    <w:tmpl w:val="2402A666"/>
    <w:lvl w:ilvl="0" w:tplc="FFFFFFFF">
      <w:start w:val="1"/>
      <w:numFmt w:val="bullet"/>
      <w:pStyle w:val="BulletList1"/>
      <w:lvlText w:val="·"/>
      <w:lvlJc w:val="left"/>
      <w:pPr>
        <w:tabs>
          <w:tab w:val="num" w:pos="360"/>
        </w:tabs>
        <w:ind w:left="360" w:hanging="360"/>
      </w:pPr>
      <w:rPr>
        <w:rFonts w:ascii="Symbol" w:hAnsi="Symbol" w:hint="default"/>
        <w:color w:val="000000"/>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color w:val="000000"/>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77D61255"/>
    <w:multiLevelType w:val="multilevel"/>
    <w:tmpl w:val="A468D63A"/>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38" w15:restartNumberingAfterBreak="0">
    <w:nsid w:val="78C31C79"/>
    <w:multiLevelType w:val="hybridMultilevel"/>
    <w:tmpl w:val="0BBA56BC"/>
    <w:lvl w:ilvl="0" w:tplc="FFFFFFFF">
      <w:start w:val="1"/>
      <w:numFmt w:val="decimal"/>
      <w:lvlText w:val="%1."/>
      <w:lvlJc w:val="left"/>
      <w:pPr>
        <w:ind w:left="1440" w:hanging="360"/>
      </w:pPr>
      <w:rPr>
        <w:color w:val="00000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15:restartNumberingAfterBreak="0">
    <w:nsid w:val="7DB5644F"/>
    <w:multiLevelType w:val="hybridMultilevel"/>
    <w:tmpl w:val="8BCC9C08"/>
    <w:lvl w:ilvl="0" w:tplc="FFFFFFFF">
      <w:start w:val="1"/>
      <w:numFmt w:val="bullet"/>
      <w:pStyle w:val="BulletList3"/>
      <w:lvlText w:val=""/>
      <w:lvlJc w:val="left"/>
      <w:pPr>
        <w:tabs>
          <w:tab w:val="num" w:pos="1945"/>
        </w:tabs>
        <w:ind w:left="1945" w:hanging="357"/>
      </w:pPr>
      <w:rPr>
        <w:rFonts w:ascii="Symbol" w:hAnsi="Symbol" w:hint="default"/>
        <w:color w:val="00000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578831857">
    <w:abstractNumId w:val="33"/>
  </w:num>
  <w:num w:numId="2" w16cid:durableId="1934051085">
    <w:abstractNumId w:val="34"/>
  </w:num>
  <w:num w:numId="3" w16cid:durableId="1994527813">
    <w:abstractNumId w:val="20"/>
  </w:num>
  <w:num w:numId="4" w16cid:durableId="1159691536">
    <w:abstractNumId w:val="39"/>
  </w:num>
  <w:num w:numId="5" w16cid:durableId="334260065">
    <w:abstractNumId w:val="36"/>
  </w:num>
  <w:num w:numId="6" w16cid:durableId="1047922133">
    <w:abstractNumId w:val="15"/>
  </w:num>
  <w:num w:numId="7" w16cid:durableId="2073430410">
    <w:abstractNumId w:val="22"/>
  </w:num>
  <w:num w:numId="8" w16cid:durableId="444541551">
    <w:abstractNumId w:val="21"/>
  </w:num>
  <w:num w:numId="9" w16cid:durableId="356125805">
    <w:abstractNumId w:val="18"/>
  </w:num>
  <w:num w:numId="10" w16cid:durableId="1920824960">
    <w:abstractNumId w:val="29"/>
  </w:num>
  <w:num w:numId="11" w16cid:durableId="1445348178">
    <w:abstractNumId w:val="17"/>
  </w:num>
  <w:num w:numId="12" w16cid:durableId="1759789222">
    <w:abstractNumId w:val="28"/>
  </w:num>
  <w:num w:numId="13" w16cid:durableId="1671323075">
    <w:abstractNumId w:val="31"/>
  </w:num>
  <w:num w:numId="14" w16cid:durableId="993295429">
    <w:abstractNumId w:val="23"/>
  </w:num>
  <w:num w:numId="15" w16cid:durableId="769466737">
    <w:abstractNumId w:val="27"/>
  </w:num>
  <w:num w:numId="16" w16cid:durableId="741753494">
    <w:abstractNumId w:val="25"/>
  </w:num>
  <w:num w:numId="17" w16cid:durableId="1152794663">
    <w:abstractNumId w:val="26"/>
  </w:num>
  <w:num w:numId="18" w16cid:durableId="1201437243">
    <w:abstractNumId w:val="24"/>
  </w:num>
  <w:num w:numId="19" w16cid:durableId="111486457">
    <w:abstractNumId w:val="19"/>
  </w:num>
  <w:num w:numId="20" w16cid:durableId="2022656451">
    <w:abstractNumId w:val="32"/>
  </w:num>
  <w:num w:numId="21" w16cid:durableId="7684884">
    <w:abstractNumId w:val="11"/>
  </w:num>
  <w:num w:numId="22" w16cid:durableId="292946142">
    <w:abstractNumId w:val="13"/>
  </w:num>
  <w:num w:numId="23" w16cid:durableId="9813910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01666696">
    <w:abstractNumId w:val="35"/>
  </w:num>
  <w:num w:numId="25" w16cid:durableId="2086292638">
    <w:abstractNumId w:val="37"/>
  </w:num>
  <w:num w:numId="26" w16cid:durableId="219174040">
    <w:abstractNumId w:val="14"/>
  </w:num>
  <w:num w:numId="27" w16cid:durableId="42561340">
    <w:abstractNumId w:val="16"/>
  </w:num>
  <w:num w:numId="28" w16cid:durableId="776606797">
    <w:abstractNumId w:val="30"/>
  </w:num>
  <w:num w:numId="29" w16cid:durableId="1924296203">
    <w:abstractNumId w:val="9"/>
  </w:num>
  <w:num w:numId="30" w16cid:durableId="1701663175">
    <w:abstractNumId w:val="7"/>
  </w:num>
  <w:num w:numId="31" w16cid:durableId="143934898">
    <w:abstractNumId w:val="6"/>
  </w:num>
  <w:num w:numId="32" w16cid:durableId="253363600">
    <w:abstractNumId w:val="5"/>
  </w:num>
  <w:num w:numId="33" w16cid:durableId="97675691">
    <w:abstractNumId w:val="4"/>
  </w:num>
  <w:num w:numId="34" w16cid:durableId="291443606">
    <w:abstractNumId w:val="8"/>
  </w:num>
  <w:num w:numId="35" w16cid:durableId="521748197">
    <w:abstractNumId w:val="3"/>
  </w:num>
  <w:num w:numId="36" w16cid:durableId="132334072">
    <w:abstractNumId w:val="2"/>
  </w:num>
  <w:num w:numId="37" w16cid:durableId="266616764">
    <w:abstractNumId w:val="1"/>
  </w:num>
  <w:num w:numId="38" w16cid:durableId="1545872818">
    <w:abstractNumId w:val="0"/>
  </w:num>
  <w:num w:numId="39" w16cid:durableId="136047534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42002206">
    <w:abstractNumId w:val="12"/>
  </w:num>
  <w:num w:numId="41" w16cid:durableId="2016497616">
    <w:abstractNumId w:val="10"/>
  </w:num>
  <w:num w:numId="42" w16cid:durableId="74430498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PartsVariable" w:val="&lt;docParts&gt;_x005f_x000d__x005f_x000a_  &lt;Precedent&gt;agreement&lt;/Precedent&gt;_x005f_x000d__x005f_x000a_  &lt;Operative&gt;Clause&lt;/Operative&gt;_x005f_x000d__x005f_x000a_  &lt;TemplateType&gt;null&lt;/TemplateType&gt;_x005f_x000d__x005f_x000a_  &lt;SignaturePageBreakType&gt;Yes without message&lt;/SignaturePageBreakType&gt;_x005f_x000d__x005f_x000a_&lt;/docParts&gt;"/>
    <w:docVar w:name="gentXMLPartID" w:val="{C5E1F438-7A30-4D5B-8B03-D489361A7443}"/>
  </w:docVars>
  <w:rsids>
    <w:rsidRoot w:val="00EC375F"/>
    <w:rsid w:val="00061341"/>
    <w:rsid w:val="00D307BE"/>
    <w:rsid w:val="00EC375F"/>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chartTrackingRefBased/>
  <w15:docId w15:val="{195BF765-3121-4259-B5EC-5232A878A9B8}"/>
  <w:footnotePr>
    <w:footnote w:id="-1"/>
    <w:footnote w:id="0"/>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B59"/>
    <w:pPr>
      <w:spacing w:after="200" w:line="240" w:lineRule="atLeast"/>
    </w:pPr>
    <w:rPr>
      <w:rFonts w:ascii="Arial" w:eastAsia="Arial" w:hAnsi="Arial" w:cs="Arial"/>
      <w:color w:val="000000"/>
      <w:sz w:val="22"/>
      <w:szCs w:val="22"/>
    </w:rPr>
  </w:style>
  <w:style w:type="paragraph" w:styleId="Heading1">
    <w:name w:val="heading 1"/>
    <w:basedOn w:val="Normal"/>
    <w:next w:val="Normal"/>
    <w:link w:val="Heading1Char"/>
    <w:uiPriority w:val="9"/>
    <w:qFormat/>
    <w:rsid w:val="00780B59"/>
    <w:pPr>
      <w:keepNext/>
      <w:keepLines/>
      <w:numPr>
        <w:numId w:val="10"/>
      </w:numPr>
      <w:spacing w:before="480" w:after="0"/>
      <w:outlineLvl w:val="0"/>
    </w:pPr>
    <w:rPr>
      <w:rFonts w:ascii="Cambria" w:eastAsia="Times New Roman" w:hAnsi="Cambria" w:cs="Times New Roman"/>
      <w:b/>
      <w:bCs/>
      <w:sz w:val="28"/>
      <w:szCs w:val="28"/>
    </w:rPr>
  </w:style>
  <w:style w:type="paragraph" w:styleId="Heading2">
    <w:name w:val="heading 2"/>
    <w:basedOn w:val="Normal"/>
    <w:next w:val="Normal"/>
    <w:link w:val="Heading2Char"/>
    <w:uiPriority w:val="9"/>
    <w:qFormat/>
    <w:rsid w:val="00780B59"/>
    <w:pPr>
      <w:keepNext/>
      <w:keepLines/>
      <w:numPr>
        <w:ilvl w:val="1"/>
        <w:numId w:val="10"/>
      </w:numPr>
      <w:spacing w:before="200" w:after="0"/>
      <w:outlineLvl w:val="1"/>
    </w:pPr>
    <w:rPr>
      <w:rFonts w:ascii="Cambria" w:eastAsia="Times New Roman" w:hAnsi="Cambria" w:cs="Times New Roman"/>
      <w:b/>
      <w:bCs/>
      <w:sz w:val="26"/>
      <w:szCs w:val="26"/>
    </w:rPr>
  </w:style>
  <w:style w:type="paragraph" w:styleId="Heading3">
    <w:name w:val="heading 3"/>
    <w:basedOn w:val="Normal"/>
    <w:next w:val="Normal"/>
    <w:link w:val="Heading3Char"/>
    <w:uiPriority w:val="9"/>
    <w:qFormat/>
    <w:rsid w:val="00780B59"/>
    <w:pPr>
      <w:keepNext/>
      <w:keepLines/>
      <w:numPr>
        <w:ilvl w:val="2"/>
        <w:numId w:val="10"/>
      </w:numPr>
      <w:spacing w:before="200" w:after="0"/>
      <w:outlineLvl w:val="2"/>
    </w:pPr>
    <w:rPr>
      <w:rFonts w:ascii="Cambria" w:eastAsia="Times New Roman" w:hAnsi="Cambria" w:cs="Times New Roman"/>
      <w:b/>
      <w:bCs/>
    </w:rPr>
  </w:style>
  <w:style w:type="paragraph" w:styleId="Heading4">
    <w:name w:val="heading 4"/>
    <w:basedOn w:val="Normal"/>
    <w:next w:val="Normal"/>
    <w:link w:val="Heading4Char"/>
    <w:uiPriority w:val="9"/>
    <w:qFormat/>
    <w:rsid w:val="00780B59"/>
    <w:pPr>
      <w:keepNext/>
      <w:keepLines/>
      <w:numPr>
        <w:ilvl w:val="3"/>
        <w:numId w:val="10"/>
      </w:numPr>
      <w:spacing w:before="200" w:after="0"/>
      <w:outlineLvl w:val="3"/>
    </w:pPr>
    <w:rPr>
      <w:rFonts w:ascii="Cambria" w:eastAsia="Times New Roman" w:hAnsi="Cambria" w:cs="Times New Roman"/>
      <w:b/>
      <w:bCs/>
      <w:i/>
      <w:iCs/>
    </w:rPr>
  </w:style>
  <w:style w:type="paragraph" w:styleId="Heading5">
    <w:name w:val="heading 5"/>
    <w:basedOn w:val="Normal"/>
    <w:next w:val="Normal"/>
    <w:link w:val="Heading5Char"/>
    <w:uiPriority w:val="9"/>
    <w:qFormat/>
    <w:rsid w:val="00780B59"/>
    <w:pPr>
      <w:keepNext/>
      <w:keepLines/>
      <w:numPr>
        <w:ilvl w:val="4"/>
        <w:numId w:val="10"/>
      </w:numPr>
      <w:spacing w:before="200" w:after="0"/>
      <w:outlineLvl w:val="4"/>
    </w:pPr>
    <w:rPr>
      <w:rFonts w:ascii="Cambria" w:eastAsia="Times New Roman" w:hAnsi="Cambria" w:cs="Times New Roman"/>
    </w:rPr>
  </w:style>
  <w:style w:type="paragraph" w:styleId="Heading6">
    <w:name w:val="heading 6"/>
    <w:basedOn w:val="Normal"/>
    <w:next w:val="Normal"/>
    <w:link w:val="Heading6Char"/>
    <w:uiPriority w:val="9"/>
    <w:qFormat/>
    <w:rsid w:val="00780B59"/>
    <w:pPr>
      <w:keepNext/>
      <w:keepLines/>
      <w:numPr>
        <w:ilvl w:val="5"/>
        <w:numId w:val="10"/>
      </w:numPr>
      <w:spacing w:before="200" w:after="0"/>
      <w:outlineLvl w:val="5"/>
    </w:pPr>
    <w:rPr>
      <w:rFonts w:ascii="Cambria" w:eastAsia="Times New Roman" w:hAnsi="Cambria" w:cs="Times New Roman"/>
      <w:i/>
      <w:iCs/>
    </w:rPr>
  </w:style>
  <w:style w:type="paragraph" w:styleId="Heading7">
    <w:name w:val="heading 7"/>
    <w:basedOn w:val="Normal"/>
    <w:next w:val="Normal"/>
    <w:link w:val="Heading7Char"/>
    <w:uiPriority w:val="9"/>
    <w:qFormat/>
    <w:rsid w:val="00780B59"/>
    <w:pPr>
      <w:keepNext/>
      <w:keepLines/>
      <w:numPr>
        <w:ilvl w:val="6"/>
        <w:numId w:val="10"/>
      </w:numPr>
      <w:spacing w:before="200" w:after="0"/>
      <w:outlineLvl w:val="6"/>
    </w:pPr>
    <w:rPr>
      <w:rFonts w:ascii="Cambria" w:eastAsia="Times New Roman" w:hAnsi="Cambria" w:cs="Times New Roman"/>
      <w:i/>
      <w:iCs/>
    </w:rPr>
  </w:style>
  <w:style w:type="paragraph" w:styleId="Heading8">
    <w:name w:val="heading 8"/>
    <w:basedOn w:val="Normal"/>
    <w:next w:val="Normal"/>
    <w:link w:val="Heading8Char"/>
    <w:uiPriority w:val="9"/>
    <w:qFormat/>
    <w:rsid w:val="00780B59"/>
    <w:pPr>
      <w:keepNext/>
      <w:keepLines/>
      <w:numPr>
        <w:ilvl w:val="7"/>
        <w:numId w:val="10"/>
      </w:numPr>
      <w:spacing w:before="200" w:after="0"/>
      <w:outlineLvl w:val="7"/>
    </w:pPr>
    <w:rPr>
      <w:rFonts w:ascii="Cambria" w:eastAsia="Times New Roman" w:hAnsi="Cambria" w:cs="Times New Roman"/>
      <w:sz w:val="20"/>
      <w:szCs w:val="20"/>
    </w:rPr>
  </w:style>
  <w:style w:type="paragraph" w:styleId="Heading9">
    <w:name w:val="heading 9"/>
    <w:basedOn w:val="Normal"/>
    <w:next w:val="Normal"/>
    <w:link w:val="Heading9Char"/>
    <w:uiPriority w:val="9"/>
    <w:qFormat/>
    <w:rsid w:val="00780B59"/>
    <w:pPr>
      <w:keepNext/>
      <w:keepLines/>
      <w:numPr>
        <w:ilvl w:val="8"/>
        <w:numId w:val="10"/>
      </w:numPr>
      <w:spacing w:before="200" w:after="0"/>
      <w:outlineLvl w:val="8"/>
    </w:pPr>
    <w:rPr>
      <w:rFonts w:ascii="Cambria" w:eastAsia="Times New Roman" w:hAnsi="Cambria" w:cs="Times New Roman"/>
      <w:i/>
      <w:iCs/>
      <w:sz w:val="20"/>
      <w:szCs w:val="20"/>
    </w:rPr>
  </w:style>
  <w:style w:type="character" w:default="1" w:styleId="DefaultParagraphFont">
    <w:name w:val="Default Paragraph Font"/>
    <w:uiPriority w:val="1"/>
    <w:semiHidden/>
    <w:unhideWhenUsed/>
    <w:rsid w:val="00780B59"/>
    <w:rPr>
      <w:rFonts w:ascii="Arial" w:eastAsia="Arial" w:hAnsi="Arial" w:cs="Arial"/>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rsid w:val="00780B59"/>
  </w:style>
  <w:style w:type="paragraph" w:customStyle="1" w:styleId="Abstract">
    <w:name w:val="Abstract"/>
    <w:link w:val="AbstractChar"/>
    <w:rsid w:val="00780B59"/>
    <w:pPr>
      <w:spacing w:after="120"/>
    </w:pPr>
    <w:rPr>
      <w:rFonts w:ascii="Arial" w:hAnsi="Arial"/>
      <w:color w:val="000000"/>
      <w:sz w:val="24"/>
      <w:szCs w:val="24"/>
      <w:lang w:eastAsia="en-US"/>
    </w:rPr>
  </w:style>
  <w:style w:type="character" w:customStyle="1" w:styleId="AbstractChar">
    <w:name w:val="Abstract Char"/>
    <w:link w:val="Abstract"/>
    <w:rsid w:val="00780B59"/>
    <w:rPr>
      <w:rFonts w:ascii="Arial" w:eastAsia="Times New Roman" w:hAnsi="Arial" w:cs="Times New Roman"/>
      <w:color w:val="000000"/>
      <w:sz w:val="24"/>
      <w:szCs w:val="24"/>
      <w:lang w:val="en-US" w:eastAsia="en-US"/>
    </w:rPr>
  </w:style>
  <w:style w:type="paragraph" w:customStyle="1" w:styleId="Annex">
    <w:name w:val="Annex"/>
    <w:basedOn w:val="Paragraph"/>
    <w:next w:val="Paragraph"/>
    <w:qFormat/>
    <w:rsid w:val="00780B59"/>
    <w:pPr>
      <w:numPr>
        <w:numId w:val="11"/>
      </w:numPr>
      <w:spacing w:before="240" w:after="240"/>
      <w:ind w:left="0" w:firstLine="0"/>
    </w:pPr>
    <w:rPr>
      <w:b/>
    </w:rPr>
  </w:style>
  <w:style w:type="paragraph" w:customStyle="1" w:styleId="AuthoringGroup">
    <w:name w:val="Authoring Group"/>
    <w:link w:val="AuthoringGroupChar"/>
    <w:rsid w:val="00780B59"/>
    <w:pPr>
      <w:spacing w:after="120"/>
    </w:pPr>
    <w:rPr>
      <w:rFonts w:ascii="Arial" w:hAnsi="Arial"/>
      <w:color w:val="000000"/>
      <w:sz w:val="24"/>
      <w:szCs w:val="22"/>
      <w:lang w:eastAsia="en-US"/>
    </w:rPr>
  </w:style>
  <w:style w:type="character" w:customStyle="1" w:styleId="AuthoringGroupChar">
    <w:name w:val="Authoring Group Char"/>
    <w:link w:val="AuthoringGroup"/>
    <w:rsid w:val="00780B59"/>
    <w:rPr>
      <w:rFonts w:ascii="Arial" w:eastAsia="Times New Roman" w:hAnsi="Arial" w:cs="Times New Roman"/>
      <w:color w:val="000000"/>
      <w:sz w:val="24"/>
      <w:lang w:val="en-US" w:eastAsia="en-US"/>
    </w:rPr>
  </w:style>
  <w:style w:type="paragraph" w:customStyle="1" w:styleId="Background">
    <w:name w:val="Background"/>
    <w:aliases w:val="(A) Background"/>
    <w:basedOn w:val="Normal"/>
    <w:rsid w:val="00780B59"/>
    <w:pPr>
      <w:numPr>
        <w:numId w:val="1"/>
      </w:numPr>
      <w:spacing w:before="120" w:after="120" w:line="300" w:lineRule="atLeast"/>
      <w:jc w:val="both"/>
    </w:pPr>
    <w:rPr>
      <w:rFonts w:eastAsia="Times New Roman" w:cs="Times New Roman"/>
      <w:szCs w:val="20"/>
      <w:lang w:eastAsia="en-US"/>
    </w:rPr>
  </w:style>
  <w:style w:type="paragraph" w:customStyle="1" w:styleId="BulletList1">
    <w:name w:val="Bullet List 1"/>
    <w:aliases w:val="Bullet1"/>
    <w:basedOn w:val="Normal"/>
    <w:rsid w:val="00780B59"/>
    <w:pPr>
      <w:numPr>
        <w:numId w:val="2"/>
      </w:numPr>
      <w:spacing w:after="240" w:line="300" w:lineRule="atLeast"/>
      <w:jc w:val="both"/>
    </w:pPr>
    <w:rPr>
      <w:rFonts w:eastAsia="Times New Roman" w:cs="Times New Roman"/>
      <w:szCs w:val="20"/>
      <w:lang w:eastAsia="en-US"/>
    </w:rPr>
  </w:style>
  <w:style w:type="paragraph" w:customStyle="1" w:styleId="BulletList2">
    <w:name w:val="Bullet List 2"/>
    <w:aliases w:val="Bullet2"/>
    <w:basedOn w:val="Normal"/>
    <w:rsid w:val="00780B59"/>
    <w:pPr>
      <w:numPr>
        <w:numId w:val="3"/>
      </w:numPr>
      <w:spacing w:after="120" w:line="240" w:lineRule="auto"/>
      <w:ind w:left="1080" w:hanging="720"/>
      <w:jc w:val="both"/>
    </w:pPr>
    <w:rPr>
      <w:rFonts w:eastAsia="Times New Roman" w:cs="Times New Roman"/>
      <w:szCs w:val="20"/>
      <w:lang w:eastAsia="en-US"/>
    </w:rPr>
  </w:style>
  <w:style w:type="paragraph" w:customStyle="1" w:styleId="BulletList3">
    <w:name w:val="Bullet List 3"/>
    <w:aliases w:val="Bullet3"/>
    <w:basedOn w:val="Normal"/>
    <w:rsid w:val="00780B59"/>
    <w:pPr>
      <w:numPr>
        <w:numId w:val="4"/>
      </w:numPr>
      <w:spacing w:after="240" w:line="240" w:lineRule="auto"/>
      <w:jc w:val="both"/>
    </w:pPr>
    <w:rPr>
      <w:rFonts w:eastAsia="Times New Roman" w:cs="Times New Roman"/>
      <w:szCs w:val="20"/>
      <w:lang w:eastAsia="en-US"/>
    </w:rPr>
  </w:style>
  <w:style w:type="paragraph" w:customStyle="1" w:styleId="TitleClause">
    <w:name w:val="Title Clause"/>
    <w:basedOn w:val="Normal"/>
    <w:rsid w:val="00780B59"/>
    <w:pPr>
      <w:keepNext/>
      <w:numPr>
        <w:numId w:val="23"/>
      </w:numPr>
      <w:spacing w:before="240" w:after="240" w:line="300" w:lineRule="atLeast"/>
      <w:jc w:val="both"/>
      <w:outlineLvl w:val="0"/>
    </w:pPr>
    <w:rPr>
      <w:rFonts w:eastAsia="Times New Roman" w:cs="Times New Roman"/>
      <w:b/>
      <w:kern w:val="28"/>
      <w:szCs w:val="20"/>
      <w:lang w:eastAsia="en-US"/>
    </w:rPr>
  </w:style>
  <w:style w:type="paragraph" w:customStyle="1" w:styleId="ClauseNoTitle">
    <w:name w:val="Clause No Title"/>
    <w:basedOn w:val="TitleClause"/>
    <w:rsid w:val="00780B59"/>
    <w:rPr>
      <w:b w:val="0"/>
      <w:smallCaps/>
    </w:rPr>
  </w:style>
  <w:style w:type="paragraph" w:customStyle="1" w:styleId="ClosingPara">
    <w:name w:val="Closing Para"/>
    <w:basedOn w:val="Normal"/>
    <w:rsid w:val="00780B59"/>
    <w:pPr>
      <w:spacing w:before="120" w:after="240" w:line="300" w:lineRule="atLeast"/>
      <w:jc w:val="both"/>
    </w:pPr>
    <w:rPr>
      <w:rFonts w:eastAsia="Times New Roman" w:hAnsi="Times New Roman" w:cs="Times New Roman"/>
      <w:szCs w:val="20"/>
      <w:lang w:eastAsia="en-US"/>
    </w:rPr>
  </w:style>
  <w:style w:type="paragraph" w:customStyle="1" w:styleId="ClosingSignOff">
    <w:name w:val="Closing SignOff"/>
    <w:basedOn w:val="Normal"/>
    <w:rsid w:val="00780B59"/>
    <w:pPr>
      <w:spacing w:after="120" w:line="300" w:lineRule="atLeast"/>
      <w:jc w:val="both"/>
    </w:pPr>
    <w:rPr>
      <w:rFonts w:eastAsia="Times New Roman" w:hAnsi="Times New Roman" w:cs="Times New Roman"/>
      <w:szCs w:val="20"/>
      <w:lang w:eastAsia="en-US"/>
    </w:rPr>
  </w:style>
  <w:style w:type="paragraph" w:customStyle="1" w:styleId="CoversheetTitle">
    <w:name w:val="Coversheet Title"/>
    <w:basedOn w:val="Normal"/>
    <w:autoRedefine/>
    <w:rsid w:val="00780B59"/>
    <w:pPr>
      <w:spacing w:before="480" w:after="480" w:line="300" w:lineRule="atLeast"/>
      <w:jc w:val="center"/>
    </w:pPr>
    <w:rPr>
      <w:rFonts w:eastAsia="Times New Roman" w:cs="Times New Roman"/>
      <w:b/>
      <w:smallCaps/>
      <w:sz w:val="28"/>
      <w:szCs w:val="20"/>
      <w:lang w:eastAsia="en-US"/>
    </w:rPr>
  </w:style>
  <w:style w:type="paragraph" w:customStyle="1" w:styleId="CoverSheetHeading">
    <w:name w:val="Cover Sheet Heading"/>
    <w:aliases w:val="Coversheet Title2"/>
    <w:basedOn w:val="CoversheetTitle"/>
    <w:rsid w:val="00780B59"/>
  </w:style>
  <w:style w:type="paragraph" w:customStyle="1" w:styleId="CoverSheetSubjectText">
    <w:name w:val="Cover Sheet Subject Text"/>
    <w:basedOn w:val="Normal"/>
    <w:rsid w:val="00780B59"/>
    <w:pPr>
      <w:spacing w:after="0" w:line="300" w:lineRule="atLeast"/>
      <w:jc w:val="center"/>
    </w:pPr>
    <w:rPr>
      <w:rFonts w:eastAsia="Times New Roman" w:cs="Times New Roman"/>
      <w:szCs w:val="20"/>
      <w:lang w:eastAsia="en-US"/>
    </w:rPr>
  </w:style>
  <w:style w:type="paragraph" w:customStyle="1" w:styleId="CoverSheetSubjectTitle">
    <w:name w:val="Cover Sheet Subject Title"/>
    <w:basedOn w:val="Normal"/>
    <w:rsid w:val="00780B59"/>
    <w:pPr>
      <w:spacing w:after="0" w:line="300" w:lineRule="atLeast"/>
      <w:jc w:val="center"/>
    </w:pPr>
    <w:rPr>
      <w:rFonts w:eastAsia="Times New Roman" w:cs="Times New Roman"/>
      <w:szCs w:val="20"/>
      <w:lang w:eastAsia="en-US"/>
    </w:rPr>
  </w:style>
  <w:style w:type="paragraph" w:customStyle="1" w:styleId="DefinedTermPara">
    <w:name w:val="Defined Term Para"/>
    <w:basedOn w:val="Paragraph"/>
    <w:qFormat/>
    <w:rsid w:val="00780B59"/>
    <w:pPr>
      <w:numPr>
        <w:numId w:val="24"/>
      </w:numPr>
    </w:pPr>
  </w:style>
  <w:style w:type="paragraph" w:customStyle="1" w:styleId="DescriptiveHeading">
    <w:name w:val="DescriptiveHeading"/>
    <w:next w:val="Paragraph"/>
    <w:link w:val="DescriptiveHeadingChar"/>
    <w:rsid w:val="00780B59"/>
    <w:pPr>
      <w:spacing w:before="360" w:after="360"/>
      <w:outlineLvl w:val="0"/>
    </w:pPr>
    <w:rPr>
      <w:rFonts w:ascii="Arial" w:hAnsi="Arial"/>
      <w:b/>
      <w:color w:val="000000"/>
      <w:sz w:val="22"/>
      <w:szCs w:val="22"/>
      <w:lang w:eastAsia="en-US"/>
    </w:rPr>
  </w:style>
  <w:style w:type="character" w:customStyle="1" w:styleId="DescriptiveHeadingChar">
    <w:name w:val="DescriptiveHeading Char"/>
    <w:link w:val="DescriptiveHeading"/>
    <w:rsid w:val="00780B59"/>
    <w:rPr>
      <w:rFonts w:ascii="Arial" w:eastAsia="Times New Roman" w:hAnsi="Arial" w:cs="Times New Roman"/>
      <w:b/>
      <w:color w:val="000000"/>
      <w:lang w:val="en-US" w:eastAsia="en-US"/>
    </w:rPr>
  </w:style>
  <w:style w:type="paragraph" w:customStyle="1" w:styleId="DraftingnoteSection1Para">
    <w:name w:val="Draftingnote Section1 Para"/>
    <w:basedOn w:val="Normal"/>
    <w:rsid w:val="00780B59"/>
    <w:pPr>
      <w:spacing w:after="120" w:line="300" w:lineRule="atLeast"/>
      <w:jc w:val="both"/>
    </w:pPr>
    <w:rPr>
      <w:rFonts w:eastAsia="Times New Roman" w:hAnsi="Times New Roman" w:cs="Times New Roman"/>
      <w:szCs w:val="20"/>
      <w:lang w:eastAsia="en-US"/>
    </w:rPr>
  </w:style>
  <w:style w:type="paragraph" w:customStyle="1" w:styleId="DraftingnoteSection1Title">
    <w:name w:val="Draftingnote Section1 Title"/>
    <w:basedOn w:val="Normal"/>
    <w:rsid w:val="00780B59"/>
    <w:pPr>
      <w:spacing w:after="120" w:line="300" w:lineRule="atLeast"/>
      <w:jc w:val="both"/>
    </w:pPr>
    <w:rPr>
      <w:rFonts w:eastAsia="Times New Roman" w:hAnsi="Times New Roman" w:cs="Times New Roman"/>
      <w:b/>
      <w:sz w:val="36"/>
      <w:szCs w:val="20"/>
      <w:lang w:eastAsia="en-US"/>
    </w:rPr>
  </w:style>
  <w:style w:type="paragraph" w:customStyle="1" w:styleId="DraftingnoteSection2Para">
    <w:name w:val="Draftingnote Section2 Para"/>
    <w:basedOn w:val="Normal"/>
    <w:rsid w:val="00780B59"/>
    <w:pPr>
      <w:spacing w:after="120" w:line="300" w:lineRule="atLeast"/>
      <w:jc w:val="both"/>
    </w:pPr>
    <w:rPr>
      <w:rFonts w:eastAsia="Times New Roman" w:hAnsi="Times New Roman" w:cs="Times New Roman"/>
      <w:szCs w:val="20"/>
      <w:lang w:eastAsia="en-US"/>
    </w:rPr>
  </w:style>
  <w:style w:type="paragraph" w:customStyle="1" w:styleId="DraftingnoteSection2Title">
    <w:name w:val="Draftingnote Section2 Title"/>
    <w:basedOn w:val="Normal"/>
    <w:rsid w:val="00780B59"/>
    <w:pPr>
      <w:spacing w:after="120" w:line="300" w:lineRule="atLeast"/>
      <w:jc w:val="both"/>
    </w:pPr>
    <w:rPr>
      <w:rFonts w:eastAsia="Times New Roman" w:hAnsi="Times New Roman" w:cs="Times New Roman"/>
      <w:b/>
      <w:sz w:val="28"/>
      <w:szCs w:val="20"/>
      <w:lang w:eastAsia="en-US"/>
    </w:rPr>
  </w:style>
  <w:style w:type="paragraph" w:customStyle="1" w:styleId="DraftingnoteSection3Para">
    <w:name w:val="Draftingnote Section3 Para"/>
    <w:basedOn w:val="Normal"/>
    <w:rsid w:val="00780B59"/>
    <w:pPr>
      <w:spacing w:after="120" w:line="300" w:lineRule="atLeast"/>
      <w:jc w:val="both"/>
    </w:pPr>
    <w:rPr>
      <w:rFonts w:eastAsia="Times New Roman" w:hAnsi="Times New Roman" w:cs="Times New Roman"/>
      <w:szCs w:val="20"/>
      <w:lang w:eastAsia="en-US"/>
    </w:rPr>
  </w:style>
  <w:style w:type="paragraph" w:customStyle="1" w:styleId="DraftingnoteSection3Title">
    <w:name w:val="Draftingnote Section3 Title"/>
    <w:basedOn w:val="Normal"/>
    <w:rsid w:val="00780B59"/>
    <w:pPr>
      <w:spacing w:after="120" w:line="300" w:lineRule="atLeast"/>
      <w:jc w:val="both"/>
    </w:pPr>
    <w:rPr>
      <w:rFonts w:eastAsia="Times New Roman" w:hAnsi="Times New Roman" w:cs="Times New Roman"/>
      <w:b/>
      <w:i/>
      <w:sz w:val="28"/>
      <w:szCs w:val="20"/>
      <w:lang w:eastAsia="en-US"/>
    </w:rPr>
  </w:style>
  <w:style w:type="paragraph" w:customStyle="1" w:styleId="DraftingnoteSection4Para">
    <w:name w:val="Draftingnote Section4 Para"/>
    <w:basedOn w:val="Normal"/>
    <w:rsid w:val="00780B59"/>
    <w:pPr>
      <w:spacing w:after="120" w:line="300" w:lineRule="atLeast"/>
      <w:jc w:val="both"/>
    </w:pPr>
    <w:rPr>
      <w:rFonts w:eastAsia="Times New Roman" w:hAnsi="Times New Roman" w:cs="Times New Roman"/>
      <w:szCs w:val="20"/>
      <w:lang w:eastAsia="en-US"/>
    </w:rPr>
  </w:style>
  <w:style w:type="paragraph" w:customStyle="1" w:styleId="DraftingnoteSection4Title">
    <w:name w:val="Draftingnote Section4 Title"/>
    <w:basedOn w:val="Normal"/>
    <w:rsid w:val="00780B59"/>
    <w:pPr>
      <w:spacing w:after="120" w:line="300" w:lineRule="atLeast"/>
      <w:jc w:val="both"/>
    </w:pPr>
    <w:rPr>
      <w:rFonts w:eastAsia="Times New Roman" w:hAnsi="Times New Roman" w:cs="Times New Roman"/>
      <w:b/>
      <w:i/>
      <w:sz w:val="28"/>
      <w:szCs w:val="20"/>
      <w:lang w:eastAsia="en-US"/>
    </w:rPr>
  </w:style>
  <w:style w:type="paragraph" w:customStyle="1" w:styleId="DraftingnoteTitle">
    <w:name w:val="Draftingnote Title"/>
    <w:basedOn w:val="Normal"/>
    <w:rsid w:val="00780B59"/>
    <w:pPr>
      <w:spacing w:after="120" w:line="300" w:lineRule="atLeast"/>
      <w:jc w:val="both"/>
    </w:pPr>
    <w:rPr>
      <w:rFonts w:eastAsia="Times New Roman" w:cs="Times New Roman"/>
      <w:b/>
      <w:sz w:val="28"/>
      <w:szCs w:val="20"/>
      <w:lang w:eastAsia="en-US"/>
    </w:rPr>
  </w:style>
  <w:style w:type="paragraph" w:customStyle="1" w:styleId="FulltextBridgehead">
    <w:name w:val="Fulltext Bridgehead"/>
    <w:basedOn w:val="Normal"/>
    <w:rsid w:val="00780B59"/>
    <w:pPr>
      <w:spacing w:after="120" w:line="300" w:lineRule="atLeast"/>
      <w:jc w:val="both"/>
    </w:pPr>
    <w:rPr>
      <w:rFonts w:eastAsia="Times New Roman" w:hAnsi="Times New Roman" w:cs="Times New Roman"/>
      <w:b/>
      <w:sz w:val="48"/>
      <w:szCs w:val="20"/>
      <w:lang w:eastAsia="en-US"/>
    </w:rPr>
  </w:style>
  <w:style w:type="paragraph" w:customStyle="1" w:styleId="FulltextSection1Para">
    <w:name w:val="Fulltext Section1 Para"/>
    <w:basedOn w:val="Normal"/>
    <w:rsid w:val="00780B59"/>
    <w:pPr>
      <w:spacing w:after="120" w:line="300" w:lineRule="atLeast"/>
      <w:jc w:val="both"/>
    </w:pPr>
    <w:rPr>
      <w:rFonts w:eastAsia="Times New Roman" w:hAnsi="Times New Roman" w:cs="Times New Roman"/>
      <w:szCs w:val="20"/>
      <w:lang w:eastAsia="en-US"/>
    </w:rPr>
  </w:style>
  <w:style w:type="paragraph" w:customStyle="1" w:styleId="FulltextSection1Title">
    <w:name w:val="Fulltext Section1 Title"/>
    <w:basedOn w:val="Normal"/>
    <w:rsid w:val="00780B59"/>
    <w:pPr>
      <w:spacing w:after="120" w:line="300" w:lineRule="atLeast"/>
      <w:jc w:val="both"/>
    </w:pPr>
    <w:rPr>
      <w:rFonts w:eastAsia="Times New Roman" w:hAnsi="Times New Roman" w:cs="Times New Roman"/>
      <w:b/>
      <w:sz w:val="36"/>
      <w:szCs w:val="20"/>
      <w:lang w:eastAsia="en-US"/>
    </w:rPr>
  </w:style>
  <w:style w:type="paragraph" w:customStyle="1" w:styleId="FulltextSection2Para">
    <w:name w:val="Fulltext Section2 Para"/>
    <w:basedOn w:val="Normal"/>
    <w:rsid w:val="00780B59"/>
    <w:pPr>
      <w:spacing w:after="120" w:line="300" w:lineRule="atLeast"/>
      <w:jc w:val="both"/>
    </w:pPr>
    <w:rPr>
      <w:rFonts w:eastAsia="Times New Roman" w:hAnsi="Times New Roman" w:cs="Times New Roman"/>
      <w:szCs w:val="20"/>
      <w:lang w:eastAsia="en-US"/>
    </w:rPr>
  </w:style>
  <w:style w:type="paragraph" w:customStyle="1" w:styleId="FulltextSection2Title">
    <w:name w:val="Fulltext Section2 Title"/>
    <w:basedOn w:val="Normal"/>
    <w:rsid w:val="00780B59"/>
    <w:pPr>
      <w:spacing w:after="120" w:line="300" w:lineRule="atLeast"/>
      <w:jc w:val="both"/>
    </w:pPr>
    <w:rPr>
      <w:rFonts w:eastAsia="Times New Roman" w:hAnsi="Times New Roman" w:cs="Times New Roman"/>
      <w:b/>
      <w:sz w:val="28"/>
      <w:szCs w:val="20"/>
      <w:lang w:eastAsia="en-US"/>
    </w:rPr>
  </w:style>
  <w:style w:type="paragraph" w:customStyle="1" w:styleId="FulltextSection3Para">
    <w:name w:val="Fulltext Section3 Para"/>
    <w:basedOn w:val="Normal"/>
    <w:rsid w:val="00780B59"/>
    <w:pPr>
      <w:spacing w:after="120" w:line="300" w:lineRule="atLeast"/>
      <w:jc w:val="both"/>
    </w:pPr>
    <w:rPr>
      <w:rFonts w:eastAsia="Times New Roman" w:hAnsi="Times New Roman" w:cs="Times New Roman"/>
      <w:szCs w:val="20"/>
      <w:lang w:eastAsia="en-US"/>
    </w:rPr>
  </w:style>
  <w:style w:type="paragraph" w:customStyle="1" w:styleId="FulltextSection3Title">
    <w:name w:val="Fulltext Section3 Title"/>
    <w:basedOn w:val="Normal"/>
    <w:rsid w:val="00780B59"/>
    <w:pPr>
      <w:spacing w:after="120" w:line="300" w:lineRule="atLeast"/>
      <w:jc w:val="both"/>
    </w:pPr>
    <w:rPr>
      <w:rFonts w:eastAsia="Times New Roman" w:hAnsi="Times New Roman" w:cs="Times New Roman"/>
      <w:b/>
      <w:i/>
      <w:sz w:val="28"/>
      <w:szCs w:val="20"/>
      <w:lang w:eastAsia="en-US"/>
    </w:rPr>
  </w:style>
  <w:style w:type="paragraph" w:customStyle="1" w:styleId="FulltextSection4Para">
    <w:name w:val="Fulltext Section4 Para"/>
    <w:basedOn w:val="Normal"/>
    <w:rsid w:val="00780B59"/>
    <w:pPr>
      <w:spacing w:after="120" w:line="300" w:lineRule="atLeast"/>
      <w:jc w:val="both"/>
    </w:pPr>
    <w:rPr>
      <w:rFonts w:eastAsia="Times New Roman" w:hAnsi="Times New Roman" w:cs="Times New Roman"/>
      <w:szCs w:val="20"/>
      <w:lang w:eastAsia="en-US"/>
    </w:rPr>
  </w:style>
  <w:style w:type="paragraph" w:customStyle="1" w:styleId="FulltextSection4Title">
    <w:name w:val="Fulltext Section4 Title"/>
    <w:basedOn w:val="Normal"/>
    <w:rsid w:val="00780B59"/>
    <w:pPr>
      <w:spacing w:after="120" w:line="300" w:lineRule="atLeast"/>
      <w:jc w:val="both"/>
    </w:pPr>
    <w:rPr>
      <w:rFonts w:eastAsia="Times New Roman" w:hAnsi="Times New Roman" w:cs="Times New Roman"/>
      <w:b/>
      <w:i/>
      <w:sz w:val="28"/>
      <w:szCs w:val="20"/>
      <w:lang w:eastAsia="en-US"/>
    </w:rPr>
  </w:style>
  <w:style w:type="paragraph" w:customStyle="1" w:styleId="GlossItemGlossdefPara">
    <w:name w:val="GlossItem Glossdef Para"/>
    <w:basedOn w:val="Normal"/>
    <w:rsid w:val="00780B59"/>
    <w:pPr>
      <w:spacing w:after="120" w:line="300" w:lineRule="atLeast"/>
      <w:jc w:val="both"/>
    </w:pPr>
    <w:rPr>
      <w:rFonts w:eastAsia="Times New Roman" w:hAnsi="Times New Roman" w:cs="Times New Roman"/>
      <w:szCs w:val="20"/>
      <w:lang w:eastAsia="en-US"/>
    </w:rPr>
  </w:style>
  <w:style w:type="paragraph" w:customStyle="1" w:styleId="GlossItemGlossterm">
    <w:name w:val="GlossItem Glossterm"/>
    <w:basedOn w:val="Normal"/>
    <w:rsid w:val="00780B59"/>
    <w:pPr>
      <w:spacing w:after="120" w:line="300" w:lineRule="atLeast"/>
      <w:jc w:val="both"/>
    </w:pPr>
    <w:rPr>
      <w:rFonts w:eastAsia="Times New Roman" w:hAnsi="Times New Roman" w:cs="Times New Roman"/>
      <w:b/>
      <w:sz w:val="48"/>
      <w:szCs w:val="20"/>
      <w:lang w:eastAsia="en-US"/>
    </w:rPr>
  </w:style>
  <w:style w:type="paragraph" w:customStyle="1" w:styleId="HeadingAddressLine">
    <w:name w:val="Heading Address Line"/>
    <w:basedOn w:val="Normal"/>
    <w:rsid w:val="00780B59"/>
    <w:pPr>
      <w:spacing w:after="120" w:line="300" w:lineRule="atLeast"/>
      <w:jc w:val="both"/>
    </w:pPr>
    <w:rPr>
      <w:rFonts w:eastAsia="Times New Roman" w:hAnsi="Times New Roman" w:cs="Times New Roman"/>
      <w:szCs w:val="20"/>
      <w:lang w:eastAsia="en-US"/>
    </w:rPr>
  </w:style>
  <w:style w:type="paragraph" w:customStyle="1" w:styleId="HeadingDate">
    <w:name w:val="Heading Date"/>
    <w:basedOn w:val="Normal"/>
    <w:rsid w:val="00780B59"/>
    <w:pPr>
      <w:spacing w:after="120" w:line="300" w:lineRule="atLeast"/>
      <w:jc w:val="both"/>
    </w:pPr>
    <w:rPr>
      <w:rFonts w:eastAsia="Times New Roman" w:hAnsi="Times New Roman" w:cs="Times New Roman"/>
      <w:szCs w:val="20"/>
      <w:lang w:eastAsia="en-US"/>
    </w:rPr>
  </w:style>
  <w:style w:type="paragraph" w:customStyle="1" w:styleId="HeadingLetterheadBasedOnAttribute">
    <w:name w:val="Heading Letterhead Based On Attribute"/>
    <w:basedOn w:val="Normal"/>
    <w:rsid w:val="00780B59"/>
    <w:pPr>
      <w:spacing w:after="120" w:line="300" w:lineRule="atLeast"/>
      <w:jc w:val="both"/>
    </w:pPr>
    <w:rPr>
      <w:rFonts w:eastAsia="Times New Roman" w:hAnsi="Times New Roman" w:cs="Times New Roman"/>
      <w:szCs w:val="20"/>
      <w:lang w:eastAsia="en-US"/>
    </w:rPr>
  </w:style>
  <w:style w:type="paragraph" w:customStyle="1" w:styleId="HeadingSalutation">
    <w:name w:val="Heading Salutation"/>
    <w:basedOn w:val="Normal"/>
    <w:rsid w:val="00780B59"/>
    <w:pPr>
      <w:spacing w:after="120" w:line="300" w:lineRule="atLeast"/>
      <w:jc w:val="both"/>
    </w:pPr>
    <w:rPr>
      <w:rFonts w:eastAsia="Times New Roman" w:hAnsi="Times New Roman" w:cs="Times New Roman"/>
      <w:szCs w:val="20"/>
      <w:lang w:eastAsia="en-US"/>
    </w:rPr>
  </w:style>
  <w:style w:type="paragraph" w:customStyle="1" w:styleId="IgnoredSpacing">
    <w:name w:val="Ignored Spacing"/>
    <w:link w:val="IgnoredSpacingChar"/>
    <w:rsid w:val="00780B59"/>
    <w:pPr>
      <w:spacing w:after="120"/>
    </w:pPr>
    <w:rPr>
      <w:rFonts w:ascii="Arial" w:hAnsi="Arial"/>
      <w:color w:val="000000"/>
      <w:sz w:val="24"/>
      <w:szCs w:val="24"/>
      <w:lang w:eastAsia="en-US"/>
    </w:rPr>
  </w:style>
  <w:style w:type="character" w:customStyle="1" w:styleId="IgnoredSpacingChar">
    <w:name w:val="Ignored Spacing Char"/>
    <w:link w:val="IgnoredSpacing"/>
    <w:rsid w:val="00780B59"/>
    <w:rPr>
      <w:rFonts w:ascii="Arial" w:eastAsia="Times New Roman" w:hAnsi="Arial" w:cs="Times New Roman"/>
      <w:color w:val="000000"/>
      <w:sz w:val="24"/>
      <w:szCs w:val="24"/>
      <w:lang w:val="en-US" w:eastAsia="en-US"/>
    </w:rPr>
  </w:style>
  <w:style w:type="paragraph" w:customStyle="1" w:styleId="InternalAuthor">
    <w:name w:val="Internal Author"/>
    <w:link w:val="InternalAuthorChar"/>
    <w:rsid w:val="00780B59"/>
    <w:pPr>
      <w:spacing w:after="120"/>
    </w:pPr>
    <w:rPr>
      <w:rFonts w:ascii="Arial" w:hAnsi="Arial"/>
      <w:color w:val="000000"/>
      <w:sz w:val="24"/>
      <w:szCs w:val="22"/>
      <w:lang w:eastAsia="en-US"/>
    </w:rPr>
  </w:style>
  <w:style w:type="character" w:customStyle="1" w:styleId="InternalAuthorChar">
    <w:name w:val="Internal Author Char"/>
    <w:link w:val="InternalAuthor"/>
    <w:rsid w:val="00780B59"/>
    <w:rPr>
      <w:rFonts w:ascii="Arial" w:eastAsia="Times New Roman" w:hAnsi="Arial" w:cs="Times New Roman"/>
      <w:color w:val="000000"/>
      <w:sz w:val="24"/>
      <w:lang w:val="en-US" w:eastAsia="en-US"/>
    </w:rPr>
  </w:style>
  <w:style w:type="paragraph" w:customStyle="1" w:styleId="MaintenanceEditor">
    <w:name w:val="Maintenance Editor"/>
    <w:link w:val="MaintenanceEditorChar"/>
    <w:rsid w:val="00780B59"/>
    <w:pPr>
      <w:spacing w:after="120"/>
    </w:pPr>
    <w:rPr>
      <w:rFonts w:ascii="Arial" w:hAnsi="Arial"/>
      <w:color w:val="000000"/>
      <w:sz w:val="24"/>
      <w:szCs w:val="22"/>
      <w:lang w:eastAsia="en-US"/>
    </w:rPr>
  </w:style>
  <w:style w:type="character" w:customStyle="1" w:styleId="MaintenanceEditorChar">
    <w:name w:val="Maintenance Editor Char"/>
    <w:link w:val="MaintenanceEditor"/>
    <w:rsid w:val="00780B59"/>
    <w:rPr>
      <w:rFonts w:ascii="Arial" w:eastAsia="Times New Roman" w:hAnsi="Arial" w:cs="Times New Roman"/>
      <w:color w:val="000000"/>
      <w:sz w:val="24"/>
      <w:lang w:val="en-US" w:eastAsia="en-US"/>
    </w:rPr>
  </w:style>
  <w:style w:type="paragraph" w:customStyle="1" w:styleId="ParaClause">
    <w:name w:val="Para Clause"/>
    <w:basedOn w:val="Normal"/>
    <w:rsid w:val="00780B59"/>
    <w:pPr>
      <w:spacing w:before="120" w:after="120" w:line="300" w:lineRule="atLeast"/>
      <w:ind w:left="720"/>
      <w:jc w:val="both"/>
    </w:pPr>
    <w:rPr>
      <w:rFonts w:eastAsia="Times New Roman" w:cs="Times New Roman"/>
      <w:szCs w:val="20"/>
      <w:lang w:eastAsia="en-US"/>
    </w:rPr>
  </w:style>
  <w:style w:type="paragraph" w:customStyle="1" w:styleId="Parasubclause1">
    <w:name w:val="Para subclause 1"/>
    <w:aliases w:val="BIWS Heading 2"/>
    <w:basedOn w:val="Normal"/>
    <w:rsid w:val="00780B59"/>
    <w:pPr>
      <w:spacing w:before="240" w:after="120" w:line="300" w:lineRule="atLeast"/>
      <w:ind w:left="720"/>
      <w:jc w:val="both"/>
    </w:pPr>
    <w:rPr>
      <w:rFonts w:eastAsia="Times New Roman" w:cs="Times New Roman"/>
      <w:szCs w:val="20"/>
      <w:lang w:eastAsia="en-US"/>
    </w:rPr>
  </w:style>
  <w:style w:type="paragraph" w:customStyle="1" w:styleId="Untitledsubclause1">
    <w:name w:val="Untitled subclause 1"/>
    <w:basedOn w:val="Normal"/>
    <w:rsid w:val="00780B59"/>
    <w:pPr>
      <w:numPr>
        <w:ilvl w:val="1"/>
        <w:numId w:val="23"/>
      </w:numPr>
      <w:spacing w:before="280" w:after="120" w:line="300" w:lineRule="atLeast"/>
      <w:jc w:val="both"/>
      <w:outlineLvl w:val="1"/>
    </w:pPr>
    <w:rPr>
      <w:rFonts w:eastAsia="Times New Roman" w:cs="Times New Roman"/>
      <w:szCs w:val="20"/>
      <w:lang w:eastAsia="en-US"/>
    </w:rPr>
  </w:style>
  <w:style w:type="paragraph" w:customStyle="1" w:styleId="Parasubclause2">
    <w:name w:val="Para subclause 2"/>
    <w:aliases w:val="BIWS Heading 3"/>
    <w:basedOn w:val="Normal"/>
    <w:rsid w:val="00780B59"/>
    <w:pPr>
      <w:spacing w:after="240" w:line="300" w:lineRule="atLeast"/>
      <w:ind w:left="1559"/>
      <w:jc w:val="both"/>
    </w:pPr>
    <w:rPr>
      <w:rFonts w:eastAsia="Times New Roman" w:cs="Times New Roman"/>
      <w:szCs w:val="20"/>
      <w:lang w:eastAsia="en-US"/>
    </w:rPr>
  </w:style>
  <w:style w:type="paragraph" w:customStyle="1" w:styleId="Untitledsubclause2">
    <w:name w:val="Untitled subclause 2"/>
    <w:basedOn w:val="Normal"/>
    <w:rsid w:val="00780B59"/>
    <w:pPr>
      <w:numPr>
        <w:ilvl w:val="2"/>
        <w:numId w:val="23"/>
      </w:numPr>
      <w:spacing w:after="120" w:line="300" w:lineRule="atLeast"/>
      <w:jc w:val="both"/>
      <w:outlineLvl w:val="2"/>
    </w:pPr>
    <w:rPr>
      <w:rFonts w:eastAsia="Times New Roman" w:cs="Times New Roman"/>
      <w:szCs w:val="20"/>
      <w:lang w:eastAsia="en-US"/>
    </w:rPr>
  </w:style>
  <w:style w:type="paragraph" w:customStyle="1" w:styleId="Parasubclause3">
    <w:name w:val="Para subclause 3"/>
    <w:aliases w:val="BIWS Heading 4"/>
    <w:basedOn w:val="Normal"/>
    <w:next w:val="Untitledsubclause2"/>
    <w:rsid w:val="00780B59"/>
    <w:pPr>
      <w:spacing w:after="120" w:line="300" w:lineRule="atLeast"/>
      <w:ind w:left="2268"/>
      <w:jc w:val="both"/>
    </w:pPr>
    <w:rPr>
      <w:rFonts w:eastAsia="Times New Roman" w:cs="Times New Roman"/>
      <w:szCs w:val="20"/>
      <w:lang w:eastAsia="en-US"/>
    </w:rPr>
  </w:style>
  <w:style w:type="paragraph" w:customStyle="1" w:styleId="Untitledsubclause3">
    <w:name w:val="Untitled subclause 3"/>
    <w:basedOn w:val="Normal"/>
    <w:rsid w:val="00780B59"/>
    <w:pPr>
      <w:numPr>
        <w:ilvl w:val="3"/>
        <w:numId w:val="23"/>
      </w:numPr>
      <w:tabs>
        <w:tab w:val="left" w:pos="2261"/>
      </w:tabs>
      <w:spacing w:after="120" w:line="300" w:lineRule="atLeast"/>
      <w:jc w:val="both"/>
      <w:outlineLvl w:val="3"/>
    </w:pPr>
    <w:rPr>
      <w:rFonts w:eastAsia="Times New Roman" w:cs="Times New Roman"/>
      <w:szCs w:val="20"/>
      <w:lang w:eastAsia="en-US"/>
    </w:rPr>
  </w:style>
  <w:style w:type="paragraph" w:customStyle="1" w:styleId="Parasubclause4">
    <w:name w:val="Para subclause 4"/>
    <w:aliases w:val="BIWS Heading 5"/>
    <w:basedOn w:val="Parasubclause3"/>
    <w:rsid w:val="00780B59"/>
    <w:pPr>
      <w:spacing w:after="240"/>
      <w:ind w:left="3028"/>
    </w:pPr>
  </w:style>
  <w:style w:type="paragraph" w:customStyle="1" w:styleId="Untitledsubclause4">
    <w:name w:val="Untitled subclause 4"/>
    <w:basedOn w:val="Normal"/>
    <w:rsid w:val="00780B59"/>
    <w:pPr>
      <w:numPr>
        <w:ilvl w:val="4"/>
        <w:numId w:val="23"/>
      </w:numPr>
      <w:spacing w:after="120" w:line="300" w:lineRule="atLeast"/>
      <w:jc w:val="both"/>
      <w:outlineLvl w:val="4"/>
    </w:pPr>
    <w:rPr>
      <w:rFonts w:eastAsia="Times New Roman" w:cs="Times New Roman"/>
      <w:szCs w:val="20"/>
      <w:lang w:eastAsia="en-US"/>
    </w:rPr>
  </w:style>
  <w:style w:type="paragraph" w:customStyle="1" w:styleId="Para">
    <w:name w:val="Para"/>
    <w:aliases w:val="PLC Style - Normal"/>
    <w:basedOn w:val="Normal"/>
    <w:rsid w:val="00780B59"/>
    <w:pPr>
      <w:spacing w:after="120" w:line="300" w:lineRule="atLeast"/>
      <w:jc w:val="both"/>
    </w:pPr>
    <w:rPr>
      <w:rFonts w:eastAsia="Times New Roman" w:cs="Times New Roman"/>
      <w:szCs w:val="20"/>
      <w:lang w:eastAsia="en-US"/>
    </w:rPr>
  </w:style>
  <w:style w:type="paragraph" w:customStyle="1" w:styleId="Parties">
    <w:name w:val="Parties"/>
    <w:aliases w:val="(1) Parties"/>
    <w:basedOn w:val="Normal"/>
    <w:rsid w:val="00780B59"/>
    <w:pPr>
      <w:numPr>
        <w:numId w:val="5"/>
      </w:numPr>
      <w:spacing w:before="120" w:after="120" w:line="300" w:lineRule="atLeast"/>
      <w:jc w:val="both"/>
    </w:pPr>
    <w:rPr>
      <w:rFonts w:eastAsia="Times New Roman" w:cs="Times New Roman"/>
      <w:szCs w:val="20"/>
      <w:lang w:eastAsia="en-US"/>
    </w:rPr>
  </w:style>
  <w:style w:type="paragraph" w:customStyle="1" w:styleId="ResourceHistoryAuthor">
    <w:name w:val="Resource History Author"/>
    <w:link w:val="ResourceHistoryAuthorChar"/>
    <w:rsid w:val="00780B59"/>
    <w:pPr>
      <w:spacing w:after="120"/>
    </w:pPr>
    <w:rPr>
      <w:rFonts w:ascii="Arial" w:hAnsi="Arial"/>
      <w:color w:val="000000"/>
      <w:sz w:val="24"/>
      <w:szCs w:val="24"/>
      <w:lang w:eastAsia="en-US"/>
    </w:rPr>
  </w:style>
  <w:style w:type="character" w:customStyle="1" w:styleId="ResourceHistoryAuthorChar">
    <w:name w:val="Resource History Author Char"/>
    <w:link w:val="ResourceHistoryAuthor"/>
    <w:rsid w:val="00780B59"/>
    <w:rPr>
      <w:rFonts w:ascii="Arial" w:eastAsia="Times New Roman" w:hAnsi="Arial" w:cs="Times New Roman"/>
      <w:color w:val="000000"/>
      <w:sz w:val="24"/>
      <w:szCs w:val="24"/>
      <w:lang w:val="en-US" w:eastAsia="en-US"/>
    </w:rPr>
  </w:style>
  <w:style w:type="paragraph" w:customStyle="1" w:styleId="ResourceHistoryDate">
    <w:name w:val="Resource History Date"/>
    <w:link w:val="ResourceHistoryDateChar"/>
    <w:rsid w:val="00780B59"/>
    <w:pPr>
      <w:spacing w:after="120"/>
    </w:pPr>
    <w:rPr>
      <w:rFonts w:ascii="Arial" w:hAnsi="Arial"/>
      <w:color w:val="000000"/>
      <w:sz w:val="24"/>
      <w:szCs w:val="24"/>
      <w:lang w:eastAsia="en-US"/>
    </w:rPr>
  </w:style>
  <w:style w:type="character" w:customStyle="1" w:styleId="ResourceHistoryDateChar">
    <w:name w:val="Resource History Date Char"/>
    <w:link w:val="ResourceHistoryDate"/>
    <w:rsid w:val="00780B59"/>
    <w:rPr>
      <w:rFonts w:ascii="Arial" w:eastAsia="Times New Roman" w:hAnsi="Arial" w:cs="Times New Roman"/>
      <w:color w:val="000000"/>
      <w:sz w:val="24"/>
      <w:szCs w:val="24"/>
      <w:lang w:val="en-US" w:eastAsia="en-US"/>
    </w:rPr>
  </w:style>
  <w:style w:type="paragraph" w:customStyle="1" w:styleId="ResourceHistoryDesc">
    <w:name w:val="Resource History Desc"/>
    <w:link w:val="ResourceHistoryDescChar"/>
    <w:rsid w:val="00780B59"/>
    <w:pPr>
      <w:spacing w:after="120"/>
    </w:pPr>
    <w:rPr>
      <w:rFonts w:ascii="Verdana" w:hAnsi="Verdana"/>
      <w:color w:val="000000"/>
      <w:sz w:val="18"/>
      <w:szCs w:val="24"/>
      <w:lang w:eastAsia="en-US"/>
    </w:rPr>
  </w:style>
  <w:style w:type="character" w:customStyle="1" w:styleId="ResourceHistoryDescChar">
    <w:name w:val="Resource History Desc Char"/>
    <w:link w:val="ResourceHistoryDesc"/>
    <w:rsid w:val="00780B59"/>
    <w:rPr>
      <w:rFonts w:ascii="Verdana" w:eastAsia="Times New Roman" w:hAnsi="Verdana" w:cs="Times New Roman"/>
      <w:color w:val="000000"/>
      <w:sz w:val="18"/>
      <w:szCs w:val="24"/>
      <w:lang w:val="en-US" w:eastAsia="en-US"/>
    </w:rPr>
  </w:style>
  <w:style w:type="paragraph" w:customStyle="1" w:styleId="ResourceHistoryTitle">
    <w:name w:val="Resource History Title"/>
    <w:link w:val="ResourceHistoryTitleChar"/>
    <w:rsid w:val="00780B59"/>
    <w:pPr>
      <w:spacing w:after="120"/>
    </w:pPr>
    <w:rPr>
      <w:rFonts w:ascii="Arial" w:hAnsi="Arial"/>
      <w:b/>
      <w:bCs/>
      <w:color w:val="000000"/>
      <w:sz w:val="24"/>
      <w:szCs w:val="22"/>
      <w:lang w:eastAsia="en-US"/>
    </w:rPr>
  </w:style>
  <w:style w:type="character" w:customStyle="1" w:styleId="ResourceHistoryTitleChar">
    <w:name w:val="Resource History Title Char"/>
    <w:link w:val="ResourceHistoryTitle"/>
    <w:rsid w:val="00780B59"/>
    <w:rPr>
      <w:rFonts w:ascii="Arial" w:eastAsia="Times New Roman" w:hAnsi="Arial" w:cs="Times New Roman"/>
      <w:b/>
      <w:bCs/>
      <w:color w:val="000000"/>
      <w:sz w:val="24"/>
      <w:lang w:val="en-US" w:eastAsia="en-US"/>
    </w:rPr>
  </w:style>
  <w:style w:type="paragraph" w:customStyle="1" w:styleId="ResourceType">
    <w:name w:val="Resource Type"/>
    <w:link w:val="ResourceTypeChar"/>
    <w:rsid w:val="00780B59"/>
    <w:pPr>
      <w:spacing w:after="120"/>
    </w:pPr>
    <w:rPr>
      <w:rFonts w:ascii="Arial" w:hAnsi="Arial"/>
      <w:color w:val="000000"/>
      <w:sz w:val="24"/>
      <w:szCs w:val="24"/>
      <w:lang w:eastAsia="en-US"/>
    </w:rPr>
  </w:style>
  <w:style w:type="character" w:customStyle="1" w:styleId="ResourceTypeChar">
    <w:name w:val="Resource Type Char"/>
    <w:link w:val="ResourceType"/>
    <w:rsid w:val="00780B59"/>
    <w:rPr>
      <w:rFonts w:ascii="Arial" w:eastAsia="Times New Roman" w:hAnsi="Arial" w:cs="Times New Roman"/>
      <w:color w:val="000000"/>
      <w:sz w:val="24"/>
      <w:szCs w:val="24"/>
      <w:lang w:val="en-US" w:eastAsia="en-US"/>
    </w:rPr>
  </w:style>
  <w:style w:type="paragraph" w:customStyle="1" w:styleId="ScheduleHeading-Single">
    <w:name w:val="Schedule Heading - Single"/>
    <w:aliases w:val="Sch   main head inc single"/>
    <w:basedOn w:val="Normal"/>
    <w:next w:val="Normal"/>
    <w:rsid w:val="00780B59"/>
    <w:pPr>
      <w:numPr>
        <w:numId w:val="6"/>
      </w:numPr>
      <w:spacing w:before="240" w:after="360" w:line="300" w:lineRule="atLeast"/>
      <w:jc w:val="both"/>
    </w:pPr>
    <w:rPr>
      <w:rFonts w:eastAsia="Times New Roman" w:cs="Times New Roman"/>
      <w:b/>
      <w:kern w:val="28"/>
      <w:szCs w:val="20"/>
      <w:lang w:eastAsia="en-US"/>
    </w:rPr>
  </w:style>
  <w:style w:type="paragraph" w:customStyle="1" w:styleId="ScheduleHeading">
    <w:name w:val="Schedule Heading"/>
    <w:aliases w:val="Sch   main head"/>
    <w:basedOn w:val="Normal"/>
    <w:next w:val="Normal"/>
    <w:autoRedefine/>
    <w:rsid w:val="00780B59"/>
    <w:pPr>
      <w:keepNext/>
      <w:pageBreakBefore/>
      <w:numPr>
        <w:numId w:val="7"/>
      </w:numPr>
      <w:spacing w:before="240" w:after="360" w:line="300" w:lineRule="atLeast"/>
      <w:jc w:val="center"/>
      <w:outlineLvl w:val="0"/>
    </w:pPr>
    <w:rPr>
      <w:rFonts w:eastAsia="Times New Roman" w:cs="Times New Roman"/>
      <w:b/>
      <w:kern w:val="28"/>
      <w:szCs w:val="20"/>
      <w:lang w:eastAsia="en-US"/>
    </w:rPr>
  </w:style>
  <w:style w:type="paragraph" w:customStyle="1" w:styleId="SectionHeading">
    <w:name w:val="Section Heading"/>
    <w:aliases w:val="1stIntroHeadings"/>
    <w:basedOn w:val="Normal"/>
    <w:next w:val="Normal"/>
    <w:rsid w:val="00780B59"/>
    <w:pPr>
      <w:tabs>
        <w:tab w:val="left" w:pos="709"/>
      </w:tabs>
      <w:spacing w:before="120" w:after="120" w:line="300" w:lineRule="atLeast"/>
      <w:jc w:val="both"/>
    </w:pPr>
    <w:rPr>
      <w:rFonts w:eastAsia="Times New Roman" w:cs="Times New Roman"/>
      <w:b/>
      <w:smallCaps/>
      <w:sz w:val="24"/>
      <w:szCs w:val="20"/>
      <w:lang w:eastAsia="en-US"/>
    </w:rPr>
  </w:style>
  <w:style w:type="paragraph" w:customStyle="1" w:styleId="Shortquestion">
    <w:name w:val="Shortquestion"/>
    <w:basedOn w:val="Normal"/>
    <w:rsid w:val="00780B59"/>
    <w:pPr>
      <w:spacing w:after="120" w:line="300" w:lineRule="atLeast"/>
      <w:jc w:val="both"/>
    </w:pPr>
    <w:rPr>
      <w:rFonts w:eastAsia="Times New Roman" w:hAnsi="Times New Roman" w:cs="Times New Roman"/>
      <w:szCs w:val="20"/>
      <w:lang w:eastAsia="en-US"/>
    </w:rPr>
  </w:style>
  <w:style w:type="paragraph" w:customStyle="1" w:styleId="SpeedreadPara">
    <w:name w:val="Speedread Para"/>
    <w:basedOn w:val="Normal"/>
    <w:rsid w:val="00780B59"/>
    <w:pPr>
      <w:spacing w:after="120" w:line="300" w:lineRule="atLeast"/>
      <w:jc w:val="both"/>
    </w:pPr>
    <w:rPr>
      <w:rFonts w:eastAsia="Times New Roman" w:hAnsi="Times New Roman" w:cs="Times New Roman"/>
      <w:szCs w:val="20"/>
      <w:lang w:eastAsia="en-US"/>
    </w:rPr>
  </w:style>
  <w:style w:type="paragraph" w:customStyle="1" w:styleId="SpeedreadSection1Para">
    <w:name w:val="Speedread Section1 Para"/>
    <w:basedOn w:val="Normal"/>
    <w:rsid w:val="00780B59"/>
    <w:pPr>
      <w:spacing w:after="120" w:line="300" w:lineRule="atLeast"/>
      <w:jc w:val="both"/>
    </w:pPr>
    <w:rPr>
      <w:rFonts w:eastAsia="Times New Roman" w:hAnsi="Times New Roman" w:cs="Times New Roman"/>
      <w:szCs w:val="20"/>
      <w:lang w:eastAsia="en-US"/>
    </w:rPr>
  </w:style>
  <w:style w:type="paragraph" w:customStyle="1" w:styleId="SpeedreadSection1Text">
    <w:name w:val="Speedread Section1 Text"/>
    <w:basedOn w:val="Normal"/>
    <w:rsid w:val="00780B59"/>
    <w:pPr>
      <w:spacing w:after="120" w:line="300" w:lineRule="atLeast"/>
      <w:jc w:val="both"/>
    </w:pPr>
    <w:rPr>
      <w:rFonts w:eastAsia="Times New Roman" w:hAnsi="Times New Roman" w:cs="Times New Roman"/>
      <w:szCs w:val="20"/>
      <w:lang w:eastAsia="en-US"/>
    </w:rPr>
  </w:style>
  <w:style w:type="paragraph" w:customStyle="1" w:styleId="SpeedreadText">
    <w:name w:val="Speedread Text"/>
    <w:basedOn w:val="Normal"/>
    <w:rsid w:val="00780B59"/>
    <w:pPr>
      <w:spacing w:after="120" w:line="300" w:lineRule="atLeast"/>
      <w:jc w:val="both"/>
    </w:pPr>
    <w:rPr>
      <w:rFonts w:eastAsia="Times New Roman" w:hAnsi="Times New Roman" w:cs="Times New Roman"/>
      <w:szCs w:val="20"/>
      <w:lang w:eastAsia="en-US"/>
    </w:rPr>
  </w:style>
  <w:style w:type="paragraph" w:customStyle="1" w:styleId="SpeedreadTitle">
    <w:name w:val="Speedread Title"/>
    <w:basedOn w:val="Normal"/>
    <w:rsid w:val="00780B59"/>
    <w:pPr>
      <w:spacing w:after="120" w:line="300" w:lineRule="atLeast"/>
      <w:jc w:val="both"/>
    </w:pPr>
    <w:rPr>
      <w:rFonts w:eastAsia="Times New Roman" w:hAnsi="Times New Roman" w:cs="Times New Roman"/>
      <w:b/>
      <w:sz w:val="36"/>
      <w:szCs w:val="20"/>
      <w:lang w:eastAsia="en-US"/>
    </w:rPr>
  </w:style>
  <w:style w:type="paragraph" w:customStyle="1" w:styleId="TemplateType">
    <w:name w:val="Template Type"/>
    <w:link w:val="TemplateTypeChar"/>
    <w:rsid w:val="00780B59"/>
    <w:pPr>
      <w:spacing w:after="120"/>
    </w:pPr>
    <w:rPr>
      <w:rFonts w:ascii="Arial" w:hAnsi="Arial"/>
      <w:color w:val="000000"/>
      <w:sz w:val="24"/>
      <w:szCs w:val="24"/>
      <w:lang w:eastAsia="en-US"/>
    </w:rPr>
  </w:style>
  <w:style w:type="character" w:customStyle="1" w:styleId="TemplateTypeChar">
    <w:name w:val="Template Type Char"/>
    <w:link w:val="TemplateType"/>
    <w:rsid w:val="00780B59"/>
    <w:rPr>
      <w:rFonts w:ascii="Arial" w:eastAsia="Times New Roman" w:hAnsi="Arial" w:cs="Times New Roman"/>
      <w:color w:val="000000"/>
      <w:sz w:val="24"/>
      <w:szCs w:val="24"/>
      <w:lang w:val="en-US" w:eastAsia="en-US"/>
    </w:rPr>
  </w:style>
  <w:style w:type="paragraph" w:styleId="Title">
    <w:name w:val="Title"/>
    <w:link w:val="TitleChar"/>
    <w:qFormat/>
    <w:rsid w:val="00780B59"/>
    <w:pPr>
      <w:spacing w:after="120"/>
    </w:pPr>
    <w:rPr>
      <w:rFonts w:ascii="Arial" w:hAnsi="Arial"/>
      <w:color w:val="000000"/>
      <w:sz w:val="24"/>
      <w:szCs w:val="22"/>
      <w:lang w:eastAsia="en-US"/>
    </w:rPr>
  </w:style>
  <w:style w:type="character" w:customStyle="1" w:styleId="TitleChar">
    <w:name w:val="Title Char"/>
    <w:link w:val="Title"/>
    <w:rsid w:val="00780B59"/>
    <w:rPr>
      <w:rFonts w:ascii="Arial" w:eastAsia="Times New Roman" w:hAnsi="Arial" w:cs="Times New Roman"/>
      <w:color w:val="000000"/>
      <w:sz w:val="24"/>
      <w:lang w:val="en-US" w:eastAsia="en-US"/>
    </w:rPr>
  </w:style>
  <w:style w:type="paragraph" w:styleId="Footer">
    <w:name w:val="footer"/>
    <w:basedOn w:val="Normal"/>
    <w:link w:val="FooterChar"/>
    <w:rsid w:val="00780B59"/>
    <w:pPr>
      <w:tabs>
        <w:tab w:val="center" w:pos="4153"/>
        <w:tab w:val="right" w:pos="8306"/>
      </w:tabs>
      <w:spacing w:after="240" w:line="300" w:lineRule="atLeast"/>
      <w:jc w:val="both"/>
    </w:pPr>
    <w:rPr>
      <w:rFonts w:ascii="Times New Roman" w:eastAsia="Times New Roman" w:hAnsi="Times New Roman" w:cs="Times New Roman"/>
      <w:szCs w:val="20"/>
      <w:lang w:eastAsia="en-US"/>
    </w:rPr>
  </w:style>
  <w:style w:type="character" w:customStyle="1" w:styleId="FooterChar">
    <w:name w:val="Footer Char"/>
    <w:basedOn w:val="DefaultParagraphFont"/>
    <w:link w:val="Footer"/>
    <w:rsid w:val="00780B59"/>
    <w:rPr>
      <w:rFonts w:ascii="Times New Roman" w:eastAsia="Times New Roman" w:hAnsi="Times New Roman" w:cs="Times New Roman"/>
      <w:color w:val="000000"/>
      <w:szCs w:val="20"/>
      <w:lang w:eastAsia="en-US"/>
    </w:rPr>
  </w:style>
  <w:style w:type="character" w:styleId="Hyperlink">
    <w:name w:val="Hyperlink"/>
    <w:basedOn w:val="DefaultParagraphFont"/>
    <w:uiPriority w:val="99"/>
    <w:rsid w:val="00780B59"/>
    <w:rPr>
      <w:rFonts w:ascii="Arial" w:eastAsia="Arial" w:hAnsi="Arial" w:cs="Arial"/>
      <w:i/>
      <w:color w:val="000000"/>
      <w:u w:val="single"/>
    </w:rPr>
  </w:style>
  <w:style w:type="paragraph" w:customStyle="1" w:styleId="Bullet4">
    <w:name w:val="Bullet4"/>
    <w:basedOn w:val="Normal"/>
    <w:rsid w:val="00780B59"/>
    <w:pPr>
      <w:numPr>
        <w:numId w:val="8"/>
      </w:numPr>
      <w:spacing w:after="240" w:line="240" w:lineRule="auto"/>
      <w:jc w:val="both"/>
    </w:pPr>
    <w:rPr>
      <w:rFonts w:ascii="Times New Roman" w:eastAsia="Times New Roman" w:hAnsi="Times New Roman" w:cs="Times New Roman"/>
      <w:szCs w:val="20"/>
      <w:lang w:eastAsia="en-US"/>
    </w:rPr>
  </w:style>
  <w:style w:type="paragraph" w:customStyle="1" w:styleId="Paragraph">
    <w:name w:val="Paragraph"/>
    <w:basedOn w:val="Normal"/>
    <w:link w:val="ParagraphChar"/>
    <w:qFormat/>
    <w:rsid w:val="00780B59"/>
    <w:pPr>
      <w:spacing w:after="120" w:line="300" w:lineRule="atLeast"/>
      <w:jc w:val="both"/>
    </w:pPr>
    <w:rPr>
      <w:rFonts w:eastAsia="Times New Roman" w:cs="Times New Roman"/>
      <w:szCs w:val="20"/>
      <w:lang w:eastAsia="en-US"/>
    </w:rPr>
  </w:style>
  <w:style w:type="paragraph" w:customStyle="1" w:styleId="IgnoredTemplateText">
    <w:name w:val="Ignored Template Text"/>
    <w:link w:val="IgnoredTemplateTextChar"/>
    <w:rsid w:val="00780B59"/>
    <w:pPr>
      <w:pBdr>
        <w:top w:val="single" w:sz="4" w:space="1" w:color="auto"/>
        <w:left w:val="single" w:sz="4" w:space="4" w:color="auto"/>
        <w:bottom w:val="single" w:sz="4" w:space="1" w:color="auto"/>
        <w:right w:val="single" w:sz="4" w:space="4" w:color="auto"/>
      </w:pBdr>
      <w:shd w:val="pct15" w:color="auto" w:fill="FBD4B4"/>
      <w:spacing w:after="120"/>
    </w:pPr>
    <w:rPr>
      <w:rFonts w:ascii="Arial" w:hAnsi="Arial"/>
      <w:b/>
      <w:i/>
      <w:color w:val="000000"/>
      <w:sz w:val="22"/>
      <w:szCs w:val="18"/>
      <w:lang w:eastAsia="en-US"/>
    </w:rPr>
  </w:style>
  <w:style w:type="character" w:customStyle="1" w:styleId="IgnoredTemplateTextChar">
    <w:name w:val="Ignored Template Text Char"/>
    <w:link w:val="IgnoredTemplateText"/>
    <w:rsid w:val="00780B59"/>
    <w:rPr>
      <w:rFonts w:ascii="Arial" w:eastAsia="Times New Roman" w:hAnsi="Arial" w:cs="Times New Roman"/>
      <w:b/>
      <w:i/>
      <w:color w:val="000000"/>
      <w:szCs w:val="18"/>
      <w:shd w:val="pct15" w:color="auto" w:fill="FBD4B4"/>
      <w:lang w:val="en-US" w:eastAsia="en-US"/>
    </w:rPr>
  </w:style>
  <w:style w:type="paragraph" w:customStyle="1" w:styleId="InternalTOC">
    <w:name w:val="Internal TOC"/>
    <w:rsid w:val="00780B59"/>
    <w:pPr>
      <w:spacing w:after="120"/>
    </w:pPr>
    <w:rPr>
      <w:rFonts w:ascii="Arial" w:hAnsi="Arial"/>
      <w:color w:val="000000"/>
      <w:sz w:val="22"/>
      <w:szCs w:val="22"/>
      <w:lang w:eastAsia="en-US"/>
    </w:rPr>
  </w:style>
  <w:style w:type="paragraph" w:customStyle="1" w:styleId="HeadingLevel1">
    <w:name w:val="Heading Level 1"/>
    <w:basedOn w:val="Normal"/>
    <w:next w:val="Paragraph"/>
    <w:rsid w:val="00780B59"/>
    <w:pPr>
      <w:keepNext/>
      <w:spacing w:after="120" w:line="300" w:lineRule="atLeast"/>
      <w:jc w:val="both"/>
      <w:outlineLvl w:val="1"/>
    </w:pPr>
    <w:rPr>
      <w:rFonts w:eastAsia="Times New Roman" w:hAnsi="Times New Roman" w:cs="Times New Roman"/>
      <w:b/>
      <w:sz w:val="36"/>
      <w:szCs w:val="20"/>
      <w:lang w:eastAsia="en-US"/>
    </w:rPr>
  </w:style>
  <w:style w:type="paragraph" w:customStyle="1" w:styleId="HeadingLevel2">
    <w:name w:val="Heading Level 2"/>
    <w:basedOn w:val="Normal"/>
    <w:next w:val="Paragraph"/>
    <w:rsid w:val="00780B59"/>
    <w:pPr>
      <w:keepNext/>
      <w:spacing w:after="120" w:line="300" w:lineRule="atLeast"/>
      <w:jc w:val="both"/>
      <w:outlineLvl w:val="2"/>
    </w:pPr>
    <w:rPr>
      <w:rFonts w:eastAsia="Times New Roman" w:hAnsi="Times New Roman" w:cs="Times New Roman"/>
      <w:b/>
      <w:sz w:val="28"/>
      <w:szCs w:val="20"/>
      <w:lang w:eastAsia="en-US"/>
    </w:rPr>
  </w:style>
  <w:style w:type="paragraph" w:customStyle="1" w:styleId="HeadingLevel3">
    <w:name w:val="Heading Level 3"/>
    <w:basedOn w:val="Normal"/>
    <w:next w:val="Paragraph"/>
    <w:rsid w:val="00780B59"/>
    <w:pPr>
      <w:keepNext/>
      <w:spacing w:after="120" w:line="300" w:lineRule="atLeast"/>
      <w:jc w:val="both"/>
      <w:outlineLvl w:val="3"/>
    </w:pPr>
    <w:rPr>
      <w:rFonts w:eastAsia="Times New Roman" w:hAnsi="Times New Roman" w:cs="Times New Roman"/>
      <w:b/>
      <w:i/>
      <w:sz w:val="28"/>
      <w:szCs w:val="20"/>
      <w:lang w:eastAsia="en-US"/>
    </w:rPr>
  </w:style>
  <w:style w:type="paragraph" w:styleId="Header">
    <w:name w:val="header"/>
    <w:basedOn w:val="Normal"/>
    <w:link w:val="HeaderChar"/>
    <w:uiPriority w:val="99"/>
    <w:unhideWhenUsed/>
    <w:rsid w:val="00780B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0B59"/>
    <w:rPr>
      <w:rFonts w:ascii="Arial" w:eastAsia="Arial" w:hAnsi="Arial" w:cs="Arial"/>
      <w:color w:val="000000"/>
    </w:rPr>
  </w:style>
  <w:style w:type="character" w:styleId="PlaceholderText">
    <w:name w:val="Placeholder Text"/>
    <w:basedOn w:val="DefaultParagraphFont"/>
    <w:uiPriority w:val="99"/>
    <w:rsid w:val="00780B59"/>
    <w:rPr>
      <w:rFonts w:ascii="Arial" w:eastAsia="Arial" w:hAnsi="Arial" w:cs="Arial"/>
      <w:color w:val="000000"/>
    </w:rPr>
  </w:style>
  <w:style w:type="paragraph" w:styleId="BalloonText">
    <w:name w:val="Balloon Text"/>
    <w:basedOn w:val="Normal"/>
    <w:link w:val="BalloonTextChar"/>
    <w:uiPriority w:val="99"/>
    <w:semiHidden/>
    <w:unhideWhenUsed/>
    <w:rsid w:val="00780B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0B59"/>
    <w:rPr>
      <w:rFonts w:ascii="Tahoma" w:eastAsia="Arial" w:hAnsi="Tahoma" w:cs="Tahoma"/>
      <w:color w:val="000000"/>
      <w:sz w:val="16"/>
      <w:szCs w:val="16"/>
    </w:rPr>
  </w:style>
  <w:style w:type="paragraph" w:customStyle="1" w:styleId="PinPointRef">
    <w:name w:val="PinPoint Ref"/>
    <w:link w:val="PinPointRefChar"/>
    <w:qFormat/>
    <w:rsid w:val="00780B59"/>
    <w:rPr>
      <w:rFonts w:ascii="Times New Roman" w:hAnsi="Times New Roman"/>
      <w:b/>
      <w:vanish/>
      <w:color w:val="000000"/>
      <w:sz w:val="18"/>
      <w:lang w:eastAsia="en-US"/>
    </w:rPr>
  </w:style>
  <w:style w:type="character" w:customStyle="1" w:styleId="PinPointRefChar">
    <w:name w:val="PinPoint Ref Char"/>
    <w:basedOn w:val="DefaultParagraphFont"/>
    <w:link w:val="PinPointRef"/>
    <w:rsid w:val="00780B59"/>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rsid w:val="00780B59"/>
    <w:pPr>
      <w:spacing w:before="120"/>
      <w:ind w:left="720"/>
    </w:pPr>
    <w:rPr>
      <w:rFonts w:ascii="Arial" w:hAnsi="Arial"/>
      <w:color w:val="000000"/>
      <w:sz w:val="18"/>
      <w:lang w:eastAsia="en-US"/>
    </w:rPr>
  </w:style>
  <w:style w:type="character" w:customStyle="1" w:styleId="BlockQuoteChar">
    <w:name w:val="Block Quote Char"/>
    <w:basedOn w:val="DefaultParagraphFont"/>
    <w:link w:val="BlockQuote"/>
    <w:rsid w:val="00780B59"/>
    <w:rPr>
      <w:rFonts w:ascii="Arial" w:eastAsia="Times New Roman" w:hAnsi="Arial" w:cs="Times New Roman"/>
      <w:color w:val="000000"/>
      <w:sz w:val="18"/>
      <w:szCs w:val="20"/>
      <w:lang w:eastAsia="en-US"/>
    </w:rPr>
  </w:style>
  <w:style w:type="paragraph" w:customStyle="1" w:styleId="ListParagraphLevel1">
    <w:name w:val="List Paragraph Level 1"/>
    <w:link w:val="ListParagraphLevel1Char"/>
    <w:rsid w:val="00780B59"/>
    <w:pPr>
      <w:spacing w:after="120"/>
      <w:ind w:left="357"/>
      <w:jc w:val="both"/>
    </w:pPr>
    <w:rPr>
      <w:rFonts w:ascii="Arial" w:hAnsi="Arial"/>
      <w:color w:val="000000"/>
      <w:sz w:val="22"/>
      <w:szCs w:val="24"/>
      <w:lang w:eastAsia="en-US"/>
    </w:rPr>
  </w:style>
  <w:style w:type="paragraph" w:customStyle="1" w:styleId="ListParagraphLevel2">
    <w:name w:val="List Paragraph Level 2"/>
    <w:link w:val="ListParagraphLevel2Char"/>
    <w:qFormat/>
    <w:rsid w:val="00780B59"/>
    <w:pPr>
      <w:spacing w:after="120"/>
      <w:ind w:left="1077"/>
      <w:jc w:val="both"/>
    </w:pPr>
    <w:rPr>
      <w:rFonts w:ascii="Arial" w:hAnsi="Arial"/>
      <w:color w:val="000000"/>
      <w:sz w:val="22"/>
      <w:szCs w:val="24"/>
      <w:lang w:eastAsia="en-US"/>
    </w:rPr>
  </w:style>
  <w:style w:type="character" w:customStyle="1" w:styleId="ListParagraphLevel1Char">
    <w:name w:val="List Paragraph Level 1 Char"/>
    <w:basedOn w:val="DefaultParagraphFont"/>
    <w:link w:val="ListParagraphLevel1"/>
    <w:rsid w:val="00780B59"/>
    <w:rPr>
      <w:rFonts w:ascii="Arial" w:eastAsia="Times New Roman" w:hAnsi="Arial" w:cs="Times New Roman"/>
      <w:color w:val="000000"/>
      <w:szCs w:val="24"/>
      <w:lang w:val="en-US" w:eastAsia="en-US"/>
    </w:rPr>
  </w:style>
  <w:style w:type="character" w:customStyle="1" w:styleId="ListParagraphLevel2Char">
    <w:name w:val="List Paragraph Level 2 Char"/>
    <w:basedOn w:val="DefaultParagraphFont"/>
    <w:link w:val="ListParagraphLevel2"/>
    <w:rsid w:val="00780B59"/>
    <w:rPr>
      <w:rFonts w:ascii="Arial" w:eastAsia="Times New Roman" w:hAnsi="Arial" w:cs="Times New Roman"/>
      <w:color w:val="000000"/>
      <w:szCs w:val="24"/>
      <w:lang w:val="en-US" w:eastAsia="en-US"/>
    </w:rPr>
  </w:style>
  <w:style w:type="paragraph" w:customStyle="1" w:styleId="IntroDefault">
    <w:name w:val="Intro Default"/>
    <w:basedOn w:val="Paragraph"/>
    <w:qFormat/>
    <w:rsid w:val="00780B59"/>
  </w:style>
  <w:style w:type="paragraph" w:customStyle="1" w:styleId="IntroCustom">
    <w:name w:val="Intro Custom"/>
    <w:basedOn w:val="Paragraph"/>
    <w:qFormat/>
    <w:rsid w:val="00780B59"/>
  </w:style>
  <w:style w:type="paragraph" w:customStyle="1" w:styleId="PrecedentType">
    <w:name w:val="Precedent Type"/>
    <w:basedOn w:val="IgnoredSpacing"/>
    <w:qFormat/>
    <w:rsid w:val="00780B59"/>
  </w:style>
  <w:style w:type="paragraph" w:customStyle="1" w:styleId="Operative">
    <w:name w:val="Operative"/>
    <w:basedOn w:val="IgnoredSpacing"/>
    <w:qFormat/>
    <w:rsid w:val="00780B59"/>
    <w:rPr>
      <w:vanish/>
    </w:rPr>
  </w:style>
  <w:style w:type="paragraph" w:customStyle="1" w:styleId="SpeedreadBulletList1">
    <w:name w:val="Speedread Bullet List 1"/>
    <w:basedOn w:val="BulletList1"/>
    <w:qFormat/>
    <w:rsid w:val="00780B59"/>
  </w:style>
  <w:style w:type="paragraph" w:customStyle="1" w:styleId="PartiesTitle">
    <w:name w:val="Parties Title"/>
    <w:basedOn w:val="Paragraph"/>
    <w:qFormat/>
    <w:rsid w:val="00780B59"/>
    <w:rPr>
      <w:b/>
    </w:rPr>
  </w:style>
  <w:style w:type="table" w:styleId="TableGrid">
    <w:name w:val="Table Grid"/>
    <w:basedOn w:val="TableNormal"/>
    <w:rsid w:val="00780B59"/>
    <w:tblPr>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rsid w:val="00780B59"/>
    <w:pPr>
      <w:numPr>
        <w:numId w:val="9"/>
      </w:numPr>
      <w:shd w:val="clear" w:color="auto" w:fill="D9D9D9"/>
      <w:spacing w:after="120"/>
      <w:ind w:left="357" w:hanging="357"/>
      <w:outlineLvl w:val="0"/>
    </w:pPr>
    <w:rPr>
      <w:rFonts w:ascii="Arial" w:hAnsi="Arial"/>
      <w:color w:val="000000"/>
      <w:sz w:val="22"/>
      <w:szCs w:val="22"/>
      <w:lang w:eastAsia="en-US"/>
    </w:rPr>
  </w:style>
  <w:style w:type="paragraph" w:customStyle="1" w:styleId="BulletList1Pattern">
    <w:name w:val="Bullet List 1 + Pattern"/>
    <w:basedOn w:val="BulletList1"/>
    <w:qFormat/>
    <w:rsid w:val="00780B59"/>
    <w:pPr>
      <w:shd w:val="clear" w:color="auto" w:fill="D9D9D9"/>
      <w:spacing w:after="120" w:line="240" w:lineRule="auto"/>
      <w:ind w:left="714" w:hanging="357"/>
    </w:pPr>
  </w:style>
  <w:style w:type="character" w:customStyle="1" w:styleId="QuestionParagraphChar">
    <w:name w:val="Question Paragraph Char"/>
    <w:basedOn w:val="DefaultParagraphFont"/>
    <w:link w:val="QuestionParagraph"/>
    <w:rsid w:val="00780B59"/>
    <w:rPr>
      <w:rFonts w:ascii="Arial" w:eastAsia="Times New Roman" w:hAnsi="Arial" w:cs="Times New Roman"/>
      <w:color w:val="000000"/>
      <w:shd w:val="clear" w:color="auto" w:fill="D9D9D9"/>
      <w:lang w:val="en-US" w:eastAsia="en-US"/>
    </w:rPr>
  </w:style>
  <w:style w:type="paragraph" w:customStyle="1" w:styleId="BulletList2Pattern">
    <w:name w:val="Bullet List 2 + Pattern"/>
    <w:basedOn w:val="BulletList2"/>
    <w:qFormat/>
    <w:rsid w:val="00780B59"/>
    <w:pPr>
      <w:shd w:val="clear" w:color="auto" w:fill="D9D9D9"/>
      <w:ind w:left="1077"/>
    </w:pPr>
  </w:style>
  <w:style w:type="paragraph" w:customStyle="1" w:styleId="TestimoniumContract">
    <w:name w:val="Testimonium Contract"/>
    <w:basedOn w:val="Paragraph"/>
    <w:qFormat/>
    <w:rsid w:val="00780B59"/>
  </w:style>
  <w:style w:type="paragraph" w:customStyle="1" w:styleId="TestimoniumDeed">
    <w:name w:val="Testimonium Deed"/>
    <w:basedOn w:val="Paragraph"/>
    <w:qFormat/>
    <w:rsid w:val="00780B59"/>
  </w:style>
  <w:style w:type="paragraph" w:customStyle="1" w:styleId="Titlesubclause2">
    <w:name w:val="Title subclause2"/>
    <w:basedOn w:val="Untitledsubclause2"/>
    <w:qFormat/>
    <w:rsid w:val="00780B59"/>
    <w:rPr>
      <w:b/>
    </w:rPr>
  </w:style>
  <w:style w:type="paragraph" w:customStyle="1" w:styleId="Titlesubclause3">
    <w:name w:val="Title subclause3"/>
    <w:basedOn w:val="Untitledsubclause3"/>
    <w:qFormat/>
    <w:rsid w:val="00780B59"/>
    <w:rPr>
      <w:b/>
    </w:rPr>
  </w:style>
  <w:style w:type="paragraph" w:customStyle="1" w:styleId="Titlesubclause4">
    <w:name w:val="Title subclause4"/>
    <w:basedOn w:val="Untitledsubclause4"/>
    <w:qFormat/>
    <w:rsid w:val="00780B59"/>
    <w:rPr>
      <w:b/>
    </w:rPr>
  </w:style>
  <w:style w:type="paragraph" w:customStyle="1" w:styleId="UntitledClause">
    <w:name w:val="Untitled Clause"/>
    <w:basedOn w:val="TitleClause"/>
    <w:qFormat/>
    <w:rsid w:val="00780B59"/>
    <w:pPr>
      <w:spacing w:before="120"/>
    </w:pPr>
    <w:rPr>
      <w:b w:val="0"/>
    </w:rPr>
  </w:style>
  <w:style w:type="paragraph" w:customStyle="1" w:styleId="Titlesubclause1">
    <w:name w:val="Title subclause1"/>
    <w:basedOn w:val="Untitledsubclause1"/>
    <w:qFormat/>
    <w:rsid w:val="00780B59"/>
    <w:pPr>
      <w:spacing w:before="120"/>
    </w:pPr>
    <w:rPr>
      <w:b/>
    </w:rPr>
  </w:style>
  <w:style w:type="paragraph" w:customStyle="1" w:styleId="Schedule">
    <w:name w:val="Schedule"/>
    <w:qFormat/>
    <w:rsid w:val="00780B59"/>
    <w:pPr>
      <w:numPr>
        <w:numId w:val="22"/>
      </w:numPr>
      <w:spacing w:before="240" w:after="240" w:line="240" w:lineRule="atLeast"/>
    </w:pPr>
    <w:rPr>
      <w:rFonts w:ascii="Arial" w:hAnsi="Arial"/>
      <w:b/>
      <w:color w:val="000000"/>
      <w:sz w:val="22"/>
      <w:szCs w:val="22"/>
      <w:lang w:eastAsia="en-US"/>
    </w:rPr>
  </w:style>
  <w:style w:type="character" w:customStyle="1" w:styleId="Heading1Char">
    <w:name w:val="Heading 1 Char"/>
    <w:basedOn w:val="DefaultParagraphFont"/>
    <w:link w:val="Heading1"/>
    <w:uiPriority w:val="9"/>
    <w:rsid w:val="00780B59"/>
    <w:rPr>
      <w:rFonts w:ascii="Cambria" w:eastAsia="Times New Roman" w:hAnsi="Cambria" w:cs="Times New Roman"/>
      <w:b/>
      <w:bCs/>
      <w:color w:val="000000"/>
      <w:sz w:val="28"/>
      <w:szCs w:val="28"/>
    </w:rPr>
  </w:style>
  <w:style w:type="character" w:customStyle="1" w:styleId="Heading2Char">
    <w:name w:val="Heading 2 Char"/>
    <w:basedOn w:val="DefaultParagraphFont"/>
    <w:link w:val="Heading2"/>
    <w:uiPriority w:val="9"/>
    <w:semiHidden/>
    <w:rsid w:val="00780B59"/>
    <w:rPr>
      <w:rFonts w:ascii="Cambria" w:eastAsia="Times New Roman" w:hAnsi="Cambria" w:cs="Times New Roman"/>
      <w:b/>
      <w:bCs/>
      <w:color w:val="000000"/>
      <w:sz w:val="26"/>
      <w:szCs w:val="26"/>
    </w:rPr>
  </w:style>
  <w:style w:type="character" w:customStyle="1" w:styleId="Heading3Char">
    <w:name w:val="Heading 3 Char"/>
    <w:basedOn w:val="DefaultParagraphFont"/>
    <w:link w:val="Heading3"/>
    <w:uiPriority w:val="9"/>
    <w:semiHidden/>
    <w:rsid w:val="00780B59"/>
    <w:rPr>
      <w:rFonts w:ascii="Cambria" w:eastAsia="Times New Roman" w:hAnsi="Cambria" w:cs="Times New Roman"/>
      <w:b/>
      <w:bCs/>
      <w:color w:val="000000"/>
    </w:rPr>
  </w:style>
  <w:style w:type="character" w:customStyle="1" w:styleId="Heading4Char">
    <w:name w:val="Heading 4 Char"/>
    <w:basedOn w:val="DefaultParagraphFont"/>
    <w:link w:val="Heading4"/>
    <w:uiPriority w:val="9"/>
    <w:semiHidden/>
    <w:rsid w:val="00780B59"/>
    <w:rPr>
      <w:rFonts w:ascii="Cambria" w:eastAsia="Times New Roman" w:hAnsi="Cambria" w:cs="Times New Roman"/>
      <w:b/>
      <w:bCs/>
      <w:i/>
      <w:iCs/>
      <w:color w:val="000000"/>
    </w:rPr>
  </w:style>
  <w:style w:type="character" w:customStyle="1" w:styleId="Heading5Char">
    <w:name w:val="Heading 5 Char"/>
    <w:basedOn w:val="DefaultParagraphFont"/>
    <w:link w:val="Heading5"/>
    <w:uiPriority w:val="9"/>
    <w:semiHidden/>
    <w:rsid w:val="00780B59"/>
    <w:rPr>
      <w:rFonts w:ascii="Cambria" w:eastAsia="Times New Roman" w:hAnsi="Cambria" w:cs="Times New Roman"/>
      <w:color w:val="000000"/>
    </w:rPr>
  </w:style>
  <w:style w:type="character" w:customStyle="1" w:styleId="Heading6Char">
    <w:name w:val="Heading 6 Char"/>
    <w:basedOn w:val="DefaultParagraphFont"/>
    <w:link w:val="Heading6"/>
    <w:uiPriority w:val="9"/>
    <w:semiHidden/>
    <w:rsid w:val="00780B59"/>
    <w:rPr>
      <w:rFonts w:ascii="Cambria" w:eastAsia="Times New Roman" w:hAnsi="Cambria" w:cs="Times New Roman"/>
      <w:i/>
      <w:iCs/>
      <w:color w:val="000000"/>
    </w:rPr>
  </w:style>
  <w:style w:type="character" w:customStyle="1" w:styleId="Heading7Char">
    <w:name w:val="Heading 7 Char"/>
    <w:basedOn w:val="DefaultParagraphFont"/>
    <w:link w:val="Heading7"/>
    <w:uiPriority w:val="9"/>
    <w:semiHidden/>
    <w:rsid w:val="00780B59"/>
    <w:rPr>
      <w:rFonts w:ascii="Cambria" w:eastAsia="Times New Roman" w:hAnsi="Cambria" w:cs="Times New Roman"/>
      <w:i/>
      <w:iCs/>
      <w:color w:val="000000"/>
    </w:rPr>
  </w:style>
  <w:style w:type="character" w:customStyle="1" w:styleId="Heading8Char">
    <w:name w:val="Heading 8 Char"/>
    <w:basedOn w:val="DefaultParagraphFont"/>
    <w:link w:val="Heading8"/>
    <w:uiPriority w:val="9"/>
    <w:semiHidden/>
    <w:rsid w:val="00780B59"/>
    <w:rPr>
      <w:rFonts w:ascii="Cambria" w:eastAsia="Times New Roman" w:hAnsi="Cambria" w:cs="Times New Roman"/>
      <w:color w:val="000000"/>
      <w:sz w:val="20"/>
      <w:szCs w:val="20"/>
    </w:rPr>
  </w:style>
  <w:style w:type="character" w:customStyle="1" w:styleId="Heading9Char">
    <w:name w:val="Heading 9 Char"/>
    <w:basedOn w:val="DefaultParagraphFont"/>
    <w:link w:val="Heading9"/>
    <w:uiPriority w:val="9"/>
    <w:semiHidden/>
    <w:rsid w:val="00780B59"/>
    <w:rPr>
      <w:rFonts w:ascii="Cambria" w:eastAsia="Times New Roman" w:hAnsi="Cambria" w:cs="Times New Roman"/>
      <w:i/>
      <w:iCs/>
      <w:color w:val="000000"/>
      <w:sz w:val="20"/>
      <w:szCs w:val="20"/>
    </w:rPr>
  </w:style>
  <w:style w:type="paragraph" w:customStyle="1" w:styleId="ScheduleTitle">
    <w:name w:val="Schedule Title"/>
    <w:basedOn w:val="Paragraph"/>
    <w:qFormat/>
    <w:rsid w:val="00780B59"/>
    <w:rPr>
      <w:b/>
    </w:rPr>
  </w:style>
  <w:style w:type="paragraph" w:customStyle="1" w:styleId="Part">
    <w:name w:val="Part"/>
    <w:basedOn w:val="Paragraph"/>
    <w:qFormat/>
    <w:rsid w:val="00780B59"/>
    <w:pPr>
      <w:numPr>
        <w:ilvl w:val="1"/>
        <w:numId w:val="22"/>
      </w:numPr>
      <w:spacing w:before="240" w:after="240"/>
      <w:jc w:val="left"/>
    </w:pPr>
    <w:rPr>
      <w:b/>
    </w:rPr>
  </w:style>
  <w:style w:type="paragraph" w:customStyle="1" w:styleId="AnnexTitle">
    <w:name w:val="Annex Title"/>
    <w:basedOn w:val="Paragraph"/>
    <w:next w:val="Paragraph"/>
    <w:qFormat/>
    <w:rsid w:val="00780B59"/>
    <w:pPr>
      <w:spacing w:before="240" w:after="240"/>
    </w:pPr>
    <w:rPr>
      <w:b/>
    </w:rPr>
  </w:style>
  <w:style w:type="paragraph" w:customStyle="1" w:styleId="PartTitle">
    <w:name w:val="Part Title"/>
    <w:basedOn w:val="Paragraph"/>
    <w:qFormat/>
    <w:rsid w:val="00780B59"/>
    <w:rPr>
      <w:b/>
    </w:rPr>
  </w:style>
  <w:style w:type="paragraph" w:customStyle="1" w:styleId="Testimonium">
    <w:name w:val="Testimonium"/>
    <w:basedOn w:val="Paragraph"/>
    <w:qFormat/>
    <w:rsid w:val="00780B59"/>
  </w:style>
  <w:style w:type="character" w:customStyle="1" w:styleId="apple-converted-space">
    <w:name w:val="apple-converted-space"/>
    <w:basedOn w:val="DefaultParagraphFont"/>
    <w:rsid w:val="00780B59"/>
    <w:rPr>
      <w:rFonts w:ascii="Arial" w:eastAsia="Arial" w:hAnsi="Arial" w:cs="Arial"/>
      <w:color w:val="000000"/>
    </w:rPr>
  </w:style>
  <w:style w:type="character" w:styleId="Emphasis">
    <w:name w:val="Emphasis"/>
    <w:basedOn w:val="DefaultParagraphFont"/>
    <w:uiPriority w:val="20"/>
    <w:qFormat/>
    <w:rsid w:val="00780B59"/>
    <w:rPr>
      <w:rFonts w:ascii="Arial" w:eastAsia="Arial" w:hAnsi="Arial" w:cs="Arial"/>
      <w:i/>
      <w:iCs/>
      <w:color w:val="000000"/>
    </w:rPr>
  </w:style>
  <w:style w:type="paragraph" w:customStyle="1" w:styleId="NoNumTitle-Clause">
    <w:name w:val="No Num Title - Clause"/>
    <w:basedOn w:val="TitleClause"/>
    <w:qFormat/>
    <w:rsid w:val="00780B59"/>
    <w:pPr>
      <w:numPr>
        <w:numId w:val="0"/>
      </w:numPr>
      <w:ind w:left="720"/>
    </w:pPr>
  </w:style>
  <w:style w:type="paragraph" w:customStyle="1" w:styleId="NoNumTitlesubclause1">
    <w:name w:val="No Num Title subclause1"/>
    <w:basedOn w:val="Titlesubclause1"/>
    <w:qFormat/>
    <w:rsid w:val="00780B59"/>
    <w:pPr>
      <w:numPr>
        <w:ilvl w:val="0"/>
        <w:numId w:val="0"/>
      </w:numPr>
      <w:ind w:left="720"/>
    </w:pPr>
  </w:style>
  <w:style w:type="paragraph" w:customStyle="1" w:styleId="AddressLine">
    <w:name w:val="Address Line"/>
    <w:basedOn w:val="Paragraph"/>
    <w:qFormat/>
    <w:rsid w:val="00780B59"/>
  </w:style>
  <w:style w:type="paragraph" w:styleId="Date">
    <w:name w:val="Date"/>
    <w:basedOn w:val="Paragraph"/>
    <w:qFormat/>
    <w:rsid w:val="00780B59"/>
  </w:style>
  <w:style w:type="paragraph" w:customStyle="1" w:styleId="SalutationPara">
    <w:name w:val="Salutation Para"/>
    <w:basedOn w:val="Paragraph"/>
    <w:next w:val="Paragraph"/>
    <w:qFormat/>
    <w:rsid w:val="00780B59"/>
    <w:pPr>
      <w:spacing w:before="240"/>
    </w:pPr>
  </w:style>
  <w:style w:type="character" w:styleId="FollowedHyperlink">
    <w:name w:val="FollowedHyperlink"/>
    <w:basedOn w:val="DefaultParagraphFont"/>
    <w:uiPriority w:val="99"/>
    <w:semiHidden/>
    <w:unhideWhenUsed/>
    <w:rsid w:val="00780B59"/>
    <w:rPr>
      <w:rFonts w:ascii="Arial" w:eastAsia="Arial" w:hAnsi="Arial" w:cs="Arial"/>
      <w:i/>
      <w:color w:val="000000"/>
      <w:u w:val="single"/>
    </w:rPr>
  </w:style>
  <w:style w:type="character" w:customStyle="1" w:styleId="DefTerm">
    <w:name w:val="DefTerm"/>
    <w:basedOn w:val="DefaultParagraphFont"/>
    <w:uiPriority w:val="1"/>
    <w:qFormat/>
    <w:rsid w:val="00780B59"/>
    <w:rPr>
      <w:rFonts w:ascii="Arial" w:eastAsia="Arial" w:hAnsi="Arial" w:cs="Arial"/>
      <w:b/>
      <w:color w:val="000000"/>
    </w:rPr>
  </w:style>
  <w:style w:type="table" w:customStyle="1" w:styleId="ShadedTable">
    <w:name w:val="Shaded Table"/>
    <w:basedOn w:val="TableNormal"/>
    <w:uiPriority w:val="99"/>
    <w:rsid w:val="00780B59"/>
    <w:tblPr>
      <w:tblBorders>
        <w:top w:val="single" w:sz="4" w:space="0" w:color="auto"/>
        <w:left w:val="single" w:sz="4" w:space="0" w:color="auto"/>
        <w:bottom w:val="single" w:sz="4" w:space="0" w:color="auto"/>
        <w:right w:val="single" w:sz="4" w:space="0" w:color="auto"/>
        <w:insideH w:val="nil"/>
        <w:insideV w:val="nil"/>
      </w:tblBorders>
    </w:tblPr>
    <w:tcPr>
      <w:shd w:val="clear" w:color="auto" w:fill="EEECE1"/>
    </w:tcPr>
  </w:style>
  <w:style w:type="paragraph" w:customStyle="1" w:styleId="Letterhead">
    <w:name w:val="Letterhead"/>
    <w:basedOn w:val="Paragraph"/>
    <w:qFormat/>
    <w:rsid w:val="00780B59"/>
    <w:rPr>
      <w:i/>
    </w:rPr>
  </w:style>
  <w:style w:type="paragraph" w:customStyle="1" w:styleId="LetterTitle">
    <w:name w:val="Letter Title"/>
    <w:basedOn w:val="Paragraph"/>
    <w:qFormat/>
    <w:rsid w:val="00780B59"/>
    <w:rPr>
      <w:b/>
    </w:rPr>
  </w:style>
  <w:style w:type="paragraph" w:customStyle="1" w:styleId="LongQuestionPara">
    <w:name w:val="Long Question Para"/>
    <w:basedOn w:val="Paragraph"/>
    <w:link w:val="LongQuestionParaChar"/>
    <w:rsid w:val="00780B59"/>
    <w:pPr>
      <w:numPr>
        <w:numId w:val="12"/>
      </w:numPr>
      <w:spacing w:before="240" w:after="240" w:line="240" w:lineRule="auto"/>
      <w:outlineLvl w:val="1"/>
    </w:pPr>
    <w:rPr>
      <w:sz w:val="20"/>
    </w:rPr>
  </w:style>
  <w:style w:type="character" w:customStyle="1" w:styleId="LongQuestionParaChar">
    <w:name w:val="Long Question Para Char"/>
    <w:basedOn w:val="DefaultParagraphFont"/>
    <w:link w:val="LongQuestionPara"/>
    <w:rsid w:val="00780B59"/>
    <w:rPr>
      <w:rFonts w:ascii="Arial" w:eastAsia="Times New Roman" w:hAnsi="Arial" w:cs="Times New Roman"/>
      <w:color w:val="000000"/>
      <w:sz w:val="20"/>
      <w:szCs w:val="20"/>
      <w:lang w:val="en-US" w:eastAsia="en-US"/>
    </w:rPr>
  </w:style>
  <w:style w:type="paragraph" w:customStyle="1" w:styleId="ShortQuestionPara">
    <w:name w:val="Short Question Para"/>
    <w:basedOn w:val="Paragraph"/>
    <w:link w:val="ShortQuestionParaChar"/>
    <w:rsid w:val="00780B59"/>
    <w:pPr>
      <w:shd w:val="clear" w:color="auto" w:fill="D9D9D9"/>
      <w:tabs>
        <w:tab w:val="left" w:pos="270"/>
      </w:tabs>
      <w:spacing w:after="40" w:line="240" w:lineRule="auto"/>
      <w:outlineLvl w:val="1"/>
    </w:pPr>
    <w:rPr>
      <w:bCs/>
      <w:sz w:val="20"/>
    </w:rPr>
  </w:style>
  <w:style w:type="character" w:customStyle="1" w:styleId="ShortQuestionParaChar">
    <w:name w:val="Short Question Para Char"/>
    <w:basedOn w:val="DefaultParagraphFont"/>
    <w:link w:val="ShortQuestionPara"/>
    <w:rsid w:val="00780B59"/>
    <w:rPr>
      <w:rFonts w:ascii="Arial" w:eastAsia="Times New Roman" w:hAnsi="Arial" w:cs="Times New Roman"/>
      <w:bCs/>
      <w:color w:val="000000"/>
      <w:sz w:val="20"/>
      <w:szCs w:val="20"/>
      <w:shd w:val="clear" w:color="auto" w:fill="D9D9D9"/>
      <w:lang w:val="en-US" w:eastAsia="en-US"/>
    </w:rPr>
  </w:style>
  <w:style w:type="character" w:customStyle="1" w:styleId="ParagraphChar">
    <w:name w:val="Paragraph Char"/>
    <w:basedOn w:val="DefaultParagraphFont"/>
    <w:link w:val="Paragraph"/>
    <w:rsid w:val="00780B59"/>
    <w:rPr>
      <w:rFonts w:ascii="Arial" w:eastAsia="Times New Roman" w:hAnsi="Arial" w:cs="Times New Roman"/>
      <w:color w:val="000000"/>
      <w:szCs w:val="20"/>
      <w:lang w:eastAsia="en-US"/>
    </w:rPr>
  </w:style>
  <w:style w:type="paragraph" w:customStyle="1" w:styleId="811D3A974D454A258B71E3C4DE24C4F210">
    <w:name w:val="811D3A974D454A258B71E3C4DE24C4F210"/>
    <w:rsid w:val="00780B59"/>
    <w:pPr>
      <w:spacing w:after="120"/>
    </w:pPr>
    <w:rPr>
      <w:rFonts w:ascii="Arial" w:hAnsi="Arial"/>
      <w:color w:val="000000"/>
      <w:sz w:val="24"/>
      <w:szCs w:val="22"/>
      <w:lang w:eastAsia="en-US"/>
    </w:rPr>
  </w:style>
  <w:style w:type="paragraph" w:customStyle="1" w:styleId="ListParagraphLevel3">
    <w:name w:val="List Paragraph Level 3"/>
    <w:qFormat/>
    <w:rsid w:val="00780B59"/>
    <w:pPr>
      <w:spacing w:after="120"/>
      <w:ind w:left="2160"/>
    </w:pPr>
    <w:rPr>
      <w:rFonts w:ascii="Times New Roman" w:hAnsi="Times New Roman"/>
      <w:color w:val="000000"/>
      <w:sz w:val="24"/>
      <w:lang w:eastAsia="en-US"/>
    </w:rPr>
  </w:style>
  <w:style w:type="paragraph" w:customStyle="1" w:styleId="DocumentTitle">
    <w:name w:val="Document Title"/>
    <w:basedOn w:val="Paragraph"/>
    <w:qFormat/>
    <w:rsid w:val="00780B59"/>
    <w:pPr>
      <w:jc w:val="center"/>
    </w:pPr>
    <w:rPr>
      <w:sz w:val="28"/>
    </w:rPr>
  </w:style>
  <w:style w:type="paragraph" w:customStyle="1" w:styleId="Title-Clause">
    <w:name w:val="Title - Clause"/>
    <w:aliases w:val="BIWS Heading 1"/>
    <w:basedOn w:val="Normal"/>
    <w:rsid w:val="00780B59"/>
    <w:pPr>
      <w:keepNext/>
      <w:tabs>
        <w:tab w:val="num" w:pos="720"/>
      </w:tabs>
      <w:spacing w:before="240" w:after="240" w:line="300" w:lineRule="atLeast"/>
      <w:ind w:left="720" w:hanging="720"/>
      <w:jc w:val="both"/>
      <w:outlineLvl w:val="0"/>
    </w:pPr>
    <w:rPr>
      <w:rFonts w:eastAsia="Times New Roman" w:cs="Times New Roman"/>
      <w:b/>
      <w:kern w:val="28"/>
      <w:szCs w:val="20"/>
      <w:lang w:eastAsia="en-US"/>
    </w:rPr>
  </w:style>
  <w:style w:type="paragraph" w:customStyle="1" w:styleId="Para-Clause-nonum">
    <w:name w:val="Para - Clause - no num"/>
    <w:aliases w:val="Body  clause"/>
    <w:basedOn w:val="Normal"/>
    <w:next w:val="Title-Clause"/>
    <w:rsid w:val="00780B59"/>
    <w:pPr>
      <w:spacing w:before="120" w:after="120" w:line="300" w:lineRule="atLeast"/>
      <w:ind w:left="720"/>
      <w:jc w:val="both"/>
    </w:pPr>
    <w:rPr>
      <w:rFonts w:eastAsia="Times New Roman" w:cs="Times New Roman"/>
      <w:szCs w:val="20"/>
      <w:lang w:eastAsia="en-US"/>
    </w:rPr>
  </w:style>
  <w:style w:type="paragraph" w:customStyle="1" w:styleId="Para-Clause">
    <w:name w:val="Para - Clause"/>
    <w:basedOn w:val="Title-Clause"/>
    <w:qFormat/>
    <w:rsid w:val="00780B59"/>
    <w:pPr>
      <w:spacing w:before="120"/>
    </w:pPr>
    <w:rPr>
      <w:b w:val="0"/>
    </w:rPr>
  </w:style>
  <w:style w:type="paragraph" w:customStyle="1" w:styleId="CoversheetParagraph">
    <w:name w:val="Coversheet Paragraph"/>
    <w:basedOn w:val="Normal"/>
    <w:autoRedefine/>
    <w:rsid w:val="00780B59"/>
    <w:pPr>
      <w:spacing w:after="0" w:line="300" w:lineRule="atLeast"/>
      <w:jc w:val="center"/>
    </w:pPr>
    <w:rPr>
      <w:rFonts w:ascii="Times New Roman" w:eastAsia="Times New Roman" w:hAnsi="Times New Roman" w:cs="Times New Roman"/>
      <w:szCs w:val="20"/>
      <w:lang w:eastAsia="en-US"/>
    </w:rPr>
  </w:style>
  <w:style w:type="paragraph" w:customStyle="1" w:styleId="CoversheetIntro">
    <w:name w:val="Coversheet Intro"/>
    <w:basedOn w:val="CoversheetTitle"/>
    <w:qFormat/>
    <w:rsid w:val="00780B59"/>
    <w:rPr>
      <w:smallCaps w:val="0"/>
      <w:sz w:val="22"/>
    </w:rPr>
  </w:style>
  <w:style w:type="paragraph" w:customStyle="1" w:styleId="CoversheetStaticText">
    <w:name w:val="Coversheet Static Text"/>
    <w:basedOn w:val="CoversheetIntro"/>
    <w:qFormat/>
    <w:rsid w:val="00780B59"/>
    <w:rPr>
      <w:b w:val="0"/>
    </w:rPr>
  </w:style>
  <w:style w:type="paragraph" w:customStyle="1" w:styleId="CoversheetParty">
    <w:name w:val="Coversheet Party"/>
    <w:basedOn w:val="CoversheetIntro"/>
    <w:qFormat/>
    <w:rsid w:val="00780B59"/>
  </w:style>
  <w:style w:type="paragraph" w:customStyle="1" w:styleId="NoNumUntitledClause">
    <w:name w:val="No Num Untitled Clause"/>
    <w:basedOn w:val="UntitledClause"/>
    <w:qFormat/>
    <w:rsid w:val="00780B59"/>
    <w:pPr>
      <w:numPr>
        <w:numId w:val="0"/>
      </w:numPr>
      <w:ind w:left="720"/>
    </w:pPr>
  </w:style>
  <w:style w:type="paragraph" w:customStyle="1" w:styleId="BackgroundSubclause1">
    <w:name w:val="Background Subclause1"/>
    <w:basedOn w:val="Background"/>
    <w:qFormat/>
    <w:rsid w:val="00780B59"/>
    <w:pPr>
      <w:numPr>
        <w:ilvl w:val="1"/>
      </w:numPr>
    </w:pPr>
  </w:style>
  <w:style w:type="paragraph" w:customStyle="1" w:styleId="BackgroundSubclause2">
    <w:name w:val="Background Subclause2"/>
    <w:basedOn w:val="Background"/>
    <w:qFormat/>
    <w:rsid w:val="00780B59"/>
    <w:pPr>
      <w:numPr>
        <w:ilvl w:val="3"/>
      </w:numPr>
    </w:pPr>
  </w:style>
  <w:style w:type="paragraph" w:customStyle="1" w:styleId="HeadingLevel2CQA">
    <w:name w:val="Heading Level 2 CQA"/>
    <w:basedOn w:val="HeadingLevel2"/>
    <w:qFormat/>
    <w:rsid w:val="00780B59"/>
  </w:style>
  <w:style w:type="paragraph" w:customStyle="1" w:styleId="ClauseBullet1">
    <w:name w:val="Clause Bullet 1"/>
    <w:basedOn w:val="ParaClause"/>
    <w:qFormat/>
    <w:rsid w:val="00780B59"/>
    <w:pPr>
      <w:numPr>
        <w:numId w:val="13"/>
      </w:numPr>
      <w:ind w:left="1077" w:hanging="357"/>
      <w:outlineLvl w:val="0"/>
    </w:pPr>
  </w:style>
  <w:style w:type="paragraph" w:customStyle="1" w:styleId="ClauseBullet2">
    <w:name w:val="Clause Bullet 2"/>
    <w:basedOn w:val="ParaClause"/>
    <w:qFormat/>
    <w:rsid w:val="00780B59"/>
    <w:pPr>
      <w:numPr>
        <w:numId w:val="14"/>
      </w:numPr>
      <w:ind w:left="1434" w:hanging="357"/>
      <w:outlineLvl w:val="1"/>
    </w:pPr>
  </w:style>
  <w:style w:type="paragraph" w:customStyle="1" w:styleId="subclause1Bullet1">
    <w:name w:val="subclause 1 Bullet 1"/>
    <w:basedOn w:val="Parasubclause1"/>
    <w:qFormat/>
    <w:rsid w:val="00780B59"/>
    <w:pPr>
      <w:numPr>
        <w:numId w:val="15"/>
      </w:numPr>
      <w:ind w:left="1077" w:hanging="357"/>
    </w:pPr>
  </w:style>
  <w:style w:type="paragraph" w:customStyle="1" w:styleId="subclause2Bullet1">
    <w:name w:val="subclause 2 Bullet 1"/>
    <w:basedOn w:val="Parasubclause2"/>
    <w:qFormat/>
    <w:rsid w:val="00780B59"/>
    <w:pPr>
      <w:numPr>
        <w:numId w:val="17"/>
      </w:numPr>
      <w:ind w:left="1434" w:hanging="357"/>
    </w:pPr>
  </w:style>
  <w:style w:type="paragraph" w:customStyle="1" w:styleId="subclause3Bullet1">
    <w:name w:val="subclause 3 Bullet 1"/>
    <w:basedOn w:val="Parasubclause3"/>
    <w:qFormat/>
    <w:rsid w:val="00780B59"/>
    <w:pPr>
      <w:numPr>
        <w:numId w:val="16"/>
      </w:numPr>
      <w:ind w:left="2273" w:hanging="357"/>
    </w:pPr>
  </w:style>
  <w:style w:type="paragraph" w:customStyle="1" w:styleId="subclause1Bullet2">
    <w:name w:val="subclause 1 Bullet 2"/>
    <w:basedOn w:val="Parasubclause1"/>
    <w:qFormat/>
    <w:rsid w:val="00780B59"/>
    <w:pPr>
      <w:numPr>
        <w:numId w:val="18"/>
      </w:numPr>
      <w:ind w:left="1434" w:hanging="357"/>
    </w:pPr>
  </w:style>
  <w:style w:type="paragraph" w:customStyle="1" w:styleId="subclause2Bullet2">
    <w:name w:val="subclause 2 Bullet 2"/>
    <w:basedOn w:val="Parasubclause2"/>
    <w:qFormat/>
    <w:rsid w:val="00780B59"/>
    <w:pPr>
      <w:numPr>
        <w:numId w:val="19"/>
      </w:numPr>
      <w:ind w:left="2273" w:hanging="357"/>
    </w:pPr>
  </w:style>
  <w:style w:type="paragraph" w:customStyle="1" w:styleId="subclause3Bullet2">
    <w:name w:val="subclause 3 Bullet 2"/>
    <w:basedOn w:val="Parasubclause3"/>
    <w:qFormat/>
    <w:rsid w:val="00780B59"/>
    <w:pPr>
      <w:numPr>
        <w:numId w:val="20"/>
      </w:numPr>
      <w:ind w:left="2982" w:hanging="357"/>
    </w:pPr>
  </w:style>
  <w:style w:type="paragraph" w:customStyle="1" w:styleId="DefinedTermBullet">
    <w:name w:val="Defined Term Bullet"/>
    <w:basedOn w:val="DefinedTermPara"/>
    <w:qFormat/>
    <w:rsid w:val="00780B59"/>
    <w:pPr>
      <w:numPr>
        <w:numId w:val="21"/>
      </w:numPr>
    </w:pPr>
  </w:style>
  <w:style w:type="paragraph" w:customStyle="1" w:styleId="DefinedTermNumber">
    <w:name w:val="Defined Term Number"/>
    <w:basedOn w:val="DefinedTermPara"/>
    <w:qFormat/>
    <w:rsid w:val="00780B59"/>
    <w:pPr>
      <w:numPr>
        <w:ilvl w:val="1"/>
      </w:numPr>
    </w:pPr>
  </w:style>
  <w:style w:type="paragraph" w:customStyle="1" w:styleId="AdditionalTitle">
    <w:name w:val="Additional Title"/>
    <w:basedOn w:val="Paragraph"/>
    <w:qFormat/>
    <w:rsid w:val="00780B59"/>
    <w:pPr>
      <w:jc w:val="left"/>
    </w:pPr>
    <w:rPr>
      <w:b/>
      <w:sz w:val="24"/>
    </w:rPr>
  </w:style>
  <w:style w:type="character" w:customStyle="1" w:styleId="error">
    <w:name w:val="error"/>
    <w:basedOn w:val="DefaultParagraphFont"/>
    <w:rsid w:val="00780B59"/>
    <w:rPr>
      <w:rFonts w:ascii="Arial" w:eastAsia="Arial" w:hAnsi="Arial" w:cs="Arial"/>
      <w:color w:val="000000"/>
    </w:rPr>
  </w:style>
  <w:style w:type="paragraph" w:customStyle="1" w:styleId="NoNumUntitledsubclause1">
    <w:name w:val="No Num Untitled subclause 1"/>
    <w:basedOn w:val="Untitledsubclause1"/>
    <w:qFormat/>
    <w:rsid w:val="00780B59"/>
    <w:pPr>
      <w:numPr>
        <w:ilvl w:val="0"/>
        <w:numId w:val="0"/>
      </w:numPr>
      <w:ind w:left="720"/>
    </w:pPr>
  </w:style>
  <w:style w:type="paragraph" w:customStyle="1" w:styleId="BackgroundParaClause">
    <w:name w:val="Background Para Clause"/>
    <w:basedOn w:val="Background"/>
    <w:qFormat/>
    <w:rsid w:val="00780B59"/>
    <w:pPr>
      <w:numPr>
        <w:numId w:val="0"/>
      </w:numPr>
    </w:pPr>
  </w:style>
  <w:style w:type="paragraph" w:customStyle="1" w:styleId="BackgroundParaSubclause1">
    <w:name w:val="Background Para Subclause1"/>
    <w:basedOn w:val="BackgroundSubclause1"/>
    <w:qFormat/>
    <w:rsid w:val="00780B59"/>
    <w:pPr>
      <w:numPr>
        <w:ilvl w:val="0"/>
        <w:numId w:val="0"/>
      </w:numPr>
      <w:ind w:left="994"/>
    </w:pPr>
  </w:style>
  <w:style w:type="paragraph" w:customStyle="1" w:styleId="BackgroundParaSubclause2">
    <w:name w:val="Background Para Subclause2"/>
    <w:basedOn w:val="BackgroundSubclause2"/>
    <w:qFormat/>
    <w:rsid w:val="00780B59"/>
    <w:pPr>
      <w:numPr>
        <w:ilvl w:val="0"/>
        <w:numId w:val="0"/>
      </w:numPr>
      <w:ind w:left="1701"/>
    </w:pPr>
  </w:style>
  <w:style w:type="paragraph" w:customStyle="1" w:styleId="ClauseBulletPara">
    <w:name w:val="Clause Bullet Para"/>
    <w:basedOn w:val="ClauseBullet1"/>
    <w:qFormat/>
    <w:rsid w:val="00780B59"/>
    <w:pPr>
      <w:numPr>
        <w:numId w:val="0"/>
      </w:numPr>
      <w:ind w:left="1080"/>
    </w:pPr>
  </w:style>
  <w:style w:type="paragraph" w:customStyle="1" w:styleId="ClauseBullet2Para">
    <w:name w:val="Clause Bullet 2 Para"/>
    <w:basedOn w:val="ClauseBullet2"/>
    <w:qFormat/>
    <w:rsid w:val="00780B59"/>
    <w:pPr>
      <w:numPr>
        <w:numId w:val="0"/>
      </w:numPr>
      <w:ind w:left="1440"/>
    </w:pPr>
  </w:style>
  <w:style w:type="paragraph" w:customStyle="1" w:styleId="ACTJurisdictionCheckList">
    <w:name w:val="ACTJurisdictionCheckList"/>
    <w:basedOn w:val="Normal"/>
    <w:rsid w:val="00780B59"/>
    <w:pPr>
      <w:spacing w:after="120" w:line="300" w:lineRule="atLeast"/>
    </w:pPr>
    <w:rPr>
      <w:b/>
      <w:sz w:val="28"/>
    </w:rPr>
  </w:style>
  <w:style w:type="paragraph" w:customStyle="1" w:styleId="JurisdictionDraftingnoteTitle">
    <w:name w:val="Jurisdiction Draftingnote Title"/>
    <w:basedOn w:val="DraftingnoteTitle"/>
    <w:qFormat/>
    <w:rsid w:val="00780B59"/>
  </w:style>
  <w:style w:type="paragraph" w:customStyle="1" w:styleId="ScheduleTitleClause">
    <w:name w:val="Schedule Title Clause"/>
    <w:basedOn w:val="Normal"/>
    <w:rsid w:val="00780B59"/>
    <w:pPr>
      <w:keepNext/>
      <w:numPr>
        <w:ilvl w:val="2"/>
        <w:numId w:val="22"/>
      </w:numPr>
      <w:spacing w:before="240" w:after="240" w:line="300" w:lineRule="atLeast"/>
      <w:jc w:val="both"/>
      <w:outlineLvl w:val="0"/>
    </w:pPr>
    <w:rPr>
      <w:rFonts w:eastAsia="Times New Roman" w:cs="Times New Roman"/>
      <w:b/>
      <w:kern w:val="28"/>
      <w:szCs w:val="20"/>
      <w:lang w:eastAsia="en-US"/>
    </w:rPr>
  </w:style>
  <w:style w:type="paragraph" w:customStyle="1" w:styleId="ScheduleUntitledsubclause1">
    <w:name w:val="Schedule Untitled subclause 1"/>
    <w:basedOn w:val="Normal"/>
    <w:rsid w:val="00780B59"/>
    <w:pPr>
      <w:numPr>
        <w:ilvl w:val="3"/>
        <w:numId w:val="22"/>
      </w:numPr>
      <w:spacing w:before="280" w:after="120" w:line="300" w:lineRule="atLeast"/>
      <w:jc w:val="both"/>
      <w:outlineLvl w:val="1"/>
    </w:pPr>
    <w:rPr>
      <w:rFonts w:eastAsia="Times New Roman" w:cs="Times New Roman"/>
      <w:szCs w:val="20"/>
      <w:lang w:eastAsia="en-US"/>
    </w:rPr>
  </w:style>
  <w:style w:type="paragraph" w:customStyle="1" w:styleId="ScheduleUntitledsubclause2">
    <w:name w:val="Schedule Untitled subclause 2"/>
    <w:basedOn w:val="Normal"/>
    <w:rsid w:val="00780B59"/>
    <w:pPr>
      <w:numPr>
        <w:ilvl w:val="4"/>
        <w:numId w:val="22"/>
      </w:numPr>
      <w:spacing w:after="120" w:line="300" w:lineRule="atLeast"/>
      <w:jc w:val="both"/>
      <w:outlineLvl w:val="2"/>
    </w:pPr>
    <w:rPr>
      <w:rFonts w:eastAsia="Times New Roman" w:cs="Times New Roman"/>
      <w:szCs w:val="20"/>
      <w:lang w:eastAsia="en-US"/>
    </w:rPr>
  </w:style>
  <w:style w:type="paragraph" w:customStyle="1" w:styleId="ScheduleUntitledsubclause3">
    <w:name w:val="Schedule Untitled subclause 3"/>
    <w:basedOn w:val="Normal"/>
    <w:rsid w:val="00780B59"/>
    <w:pPr>
      <w:numPr>
        <w:ilvl w:val="5"/>
        <w:numId w:val="22"/>
      </w:numPr>
      <w:tabs>
        <w:tab w:val="left" w:pos="2261"/>
      </w:tabs>
      <w:spacing w:after="120" w:line="300" w:lineRule="atLeast"/>
      <w:jc w:val="both"/>
      <w:outlineLvl w:val="3"/>
    </w:pPr>
    <w:rPr>
      <w:rFonts w:eastAsia="Times New Roman" w:cs="Times New Roman"/>
      <w:szCs w:val="20"/>
      <w:lang w:eastAsia="en-US"/>
    </w:rPr>
  </w:style>
  <w:style w:type="paragraph" w:customStyle="1" w:styleId="ScheduleUntitledsubclause4">
    <w:name w:val="Schedule Untitled subclause 4"/>
    <w:basedOn w:val="Normal"/>
    <w:rsid w:val="00780B59"/>
    <w:pPr>
      <w:spacing w:after="120" w:line="300" w:lineRule="atLeast"/>
      <w:jc w:val="both"/>
      <w:outlineLvl w:val="4"/>
    </w:pPr>
    <w:rPr>
      <w:rFonts w:eastAsia="Times New Roman" w:cs="Times New Roman"/>
      <w:szCs w:val="20"/>
      <w:lang w:eastAsia="en-US"/>
    </w:rPr>
  </w:style>
  <w:style w:type="paragraph" w:customStyle="1" w:styleId="BulletListPattern1">
    <w:name w:val="Bullet List Pattern 1"/>
    <w:basedOn w:val="BulletList1"/>
    <w:qFormat/>
    <w:rsid w:val="00780B59"/>
    <w:pPr>
      <w:shd w:val="clear" w:color="auto" w:fill="D9D9D9"/>
      <w:spacing w:after="120" w:line="240" w:lineRule="auto"/>
      <w:ind w:left="714" w:hanging="357"/>
    </w:pPr>
  </w:style>
  <w:style w:type="paragraph" w:customStyle="1" w:styleId="BulletListPattern2">
    <w:name w:val="Bullet List Pattern 2"/>
    <w:basedOn w:val="BulletList2"/>
    <w:qFormat/>
    <w:rsid w:val="00780B59"/>
    <w:pPr>
      <w:shd w:val="clear" w:color="auto" w:fill="D9D9D9"/>
      <w:ind w:left="1077"/>
    </w:pPr>
  </w:style>
  <w:style w:type="paragraph" w:customStyle="1" w:styleId="ScheduleUntitledClause">
    <w:name w:val="Schedule Untitled Clause"/>
    <w:basedOn w:val="ScheduleTitleClause"/>
    <w:qFormat/>
    <w:rsid w:val="00780B59"/>
    <w:pPr>
      <w:spacing w:before="120"/>
    </w:pPr>
    <w:rPr>
      <w:b w:val="0"/>
    </w:rPr>
  </w:style>
  <w:style w:type="paragraph" w:customStyle="1" w:styleId="EmptyClausePara">
    <w:name w:val="Empty Clause Para"/>
    <w:basedOn w:val="IgnoredSpacing"/>
    <w:qFormat/>
    <w:rsid w:val="00780B59"/>
  </w:style>
  <w:style w:type="paragraph" w:styleId="ListParagraph">
    <w:name w:val="List Paragraph"/>
    <w:basedOn w:val="Normal"/>
    <w:uiPriority w:val="34"/>
    <w:qFormat/>
    <w:rsid w:val="00780B59"/>
    <w:pPr>
      <w:ind w:left="720"/>
      <w:contextualSpacing/>
    </w:pPr>
  </w:style>
  <w:style w:type="paragraph" w:customStyle="1" w:styleId="ScheduleTitlesubclause1">
    <w:name w:val="Schedule Title subclause1"/>
    <w:basedOn w:val="ScheduleUntitledsubclause1"/>
    <w:qFormat/>
    <w:rsid w:val="00780B59"/>
    <w:pPr>
      <w:spacing w:before="120"/>
    </w:pPr>
    <w:rPr>
      <w:b/>
    </w:rPr>
  </w:style>
  <w:style w:type="paragraph" w:customStyle="1" w:styleId="835FF0B0D5344FE4A8EE41F54AA7E17C16">
    <w:name w:val="835FF0B0D5344FE4A8EE41F54AA7E17C16"/>
    <w:rsid w:val="00BD4B12"/>
    <w:pPr>
      <w:spacing w:after="120"/>
    </w:pPr>
    <w:rPr>
      <w:rFonts w:ascii="Arial" w:hAnsi="Arial"/>
      <w:color w:val="000000"/>
      <w:sz w:val="24"/>
      <w:szCs w:val="24"/>
      <w:lang w:eastAsia="en-US"/>
    </w:rPr>
  </w:style>
  <w:style w:type="paragraph" w:customStyle="1" w:styleId="Question">
    <w:name w:val="Question"/>
    <w:basedOn w:val="Normal"/>
    <w:qFormat/>
    <w:rsid w:val="00BD1CC7"/>
    <w:pPr>
      <w:spacing w:after="0" w:line="240" w:lineRule="auto"/>
    </w:pPr>
    <w:rPr>
      <w:rFonts w:ascii="Calibri" w:eastAsia="Times New Roman" w:hAnsi="Calibri" w:cs="Times New Roman"/>
      <w:b/>
      <w:sz w:val="24"/>
      <w:szCs w:val="24"/>
      <w:lang w:eastAsia="en-US"/>
    </w:rPr>
  </w:style>
  <w:style w:type="character" w:customStyle="1" w:styleId="cohidesearchterm">
    <w:name w:val="co_hidesearchterm"/>
    <w:basedOn w:val="DefaultParagraphFont"/>
    <w:rsid w:val="00652717"/>
    <w:rPr>
      <w:rFonts w:ascii="Arial" w:eastAsia="Arial" w:hAnsi="Arial" w:cs="Arial"/>
      <w:color w:val="000000"/>
    </w:rPr>
  </w:style>
  <w:style w:type="paragraph" w:styleId="TOC1">
    <w:name w:val="toc 1"/>
    <w:basedOn w:val="Normal"/>
    <w:next w:val="Normal"/>
    <w:autoRedefine/>
    <w:rsid w:val="00805BCE"/>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55124">
      <w:bodyDiv w:val="1"/>
      <w:marLeft w:val="0"/>
      <w:marRight w:val="0"/>
      <w:marTop w:val="0"/>
      <w:marBottom w:val="0"/>
      <w:divBdr>
        <w:top w:val="none" w:sz="0" w:space="0" w:color="auto"/>
        <w:left w:val="none" w:sz="0" w:space="0" w:color="auto"/>
        <w:bottom w:val="none" w:sz="0" w:space="0" w:color="auto"/>
        <w:right w:val="none" w:sz="0" w:space="0" w:color="auto"/>
      </w:divBdr>
    </w:div>
    <w:div w:id="376321614">
      <w:bodyDiv w:val="1"/>
      <w:marLeft w:val="0"/>
      <w:marRight w:val="0"/>
      <w:marTop w:val="0"/>
      <w:marBottom w:val="0"/>
      <w:divBdr>
        <w:top w:val="none" w:sz="0" w:space="0" w:color="auto"/>
        <w:left w:val="none" w:sz="0" w:space="0" w:color="auto"/>
        <w:bottom w:val="none" w:sz="0" w:space="0" w:color="auto"/>
        <w:right w:val="none" w:sz="0" w:space="0" w:color="auto"/>
      </w:divBdr>
      <w:divsChild>
        <w:div w:id="703823685">
          <w:marLeft w:val="0"/>
          <w:marRight w:val="0"/>
          <w:marTop w:val="0"/>
          <w:marBottom w:val="0"/>
          <w:divBdr>
            <w:top w:val="none" w:sz="0" w:space="0" w:color="auto"/>
            <w:left w:val="none" w:sz="0" w:space="0" w:color="auto"/>
            <w:bottom w:val="none" w:sz="0" w:space="0" w:color="auto"/>
            <w:right w:val="none" w:sz="0" w:space="0" w:color="auto"/>
          </w:divBdr>
          <w:divsChild>
            <w:div w:id="1668895574">
              <w:marLeft w:val="0"/>
              <w:marRight w:val="0"/>
              <w:marTop w:val="0"/>
              <w:marBottom w:val="0"/>
              <w:divBdr>
                <w:top w:val="none" w:sz="0" w:space="0" w:color="auto"/>
                <w:left w:val="none" w:sz="0" w:space="0" w:color="auto"/>
                <w:bottom w:val="none" w:sz="0" w:space="0" w:color="auto"/>
                <w:right w:val="none" w:sz="0" w:space="0" w:color="auto"/>
              </w:divBdr>
            </w:div>
          </w:divsChild>
        </w:div>
        <w:div w:id="1386441924">
          <w:marLeft w:val="0"/>
          <w:marRight w:val="0"/>
          <w:marTop w:val="0"/>
          <w:marBottom w:val="0"/>
          <w:divBdr>
            <w:top w:val="none" w:sz="0" w:space="0" w:color="auto"/>
            <w:left w:val="none" w:sz="0" w:space="0" w:color="auto"/>
            <w:bottom w:val="none" w:sz="0" w:space="0" w:color="auto"/>
            <w:right w:val="none" w:sz="0" w:space="0" w:color="auto"/>
          </w:divBdr>
          <w:divsChild>
            <w:div w:id="1704789738">
              <w:marLeft w:val="0"/>
              <w:marRight w:val="0"/>
              <w:marTop w:val="0"/>
              <w:marBottom w:val="0"/>
              <w:divBdr>
                <w:top w:val="none" w:sz="0" w:space="0" w:color="auto"/>
                <w:left w:val="none" w:sz="0" w:space="0" w:color="auto"/>
                <w:bottom w:val="none" w:sz="0" w:space="0" w:color="auto"/>
                <w:right w:val="none" w:sz="0" w:space="0" w:color="auto"/>
              </w:divBdr>
            </w:div>
          </w:divsChild>
        </w:div>
        <w:div w:id="1838301698">
          <w:marLeft w:val="0"/>
          <w:marRight w:val="0"/>
          <w:marTop w:val="0"/>
          <w:marBottom w:val="0"/>
          <w:divBdr>
            <w:top w:val="none" w:sz="0" w:space="0" w:color="auto"/>
            <w:left w:val="none" w:sz="0" w:space="0" w:color="auto"/>
            <w:bottom w:val="none" w:sz="0" w:space="0" w:color="auto"/>
            <w:right w:val="none" w:sz="0" w:space="0" w:color="auto"/>
          </w:divBdr>
          <w:divsChild>
            <w:div w:id="135210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096333">
      <w:bodyDiv w:val="1"/>
      <w:marLeft w:val="0"/>
      <w:marRight w:val="0"/>
      <w:marTop w:val="0"/>
      <w:marBottom w:val="0"/>
      <w:divBdr>
        <w:top w:val="none" w:sz="0" w:space="0" w:color="auto"/>
        <w:left w:val="none" w:sz="0" w:space="0" w:color="auto"/>
        <w:bottom w:val="none" w:sz="0" w:space="0" w:color="auto"/>
        <w:right w:val="none" w:sz="0" w:space="0" w:color="auto"/>
      </w:divBdr>
      <w:divsChild>
        <w:div w:id="286278869">
          <w:marLeft w:val="0"/>
          <w:marRight w:val="0"/>
          <w:marTop w:val="0"/>
          <w:marBottom w:val="0"/>
          <w:divBdr>
            <w:top w:val="none" w:sz="0" w:space="0" w:color="auto"/>
            <w:left w:val="none" w:sz="0" w:space="0" w:color="auto"/>
            <w:bottom w:val="none" w:sz="0" w:space="0" w:color="auto"/>
            <w:right w:val="none" w:sz="0" w:space="0" w:color="auto"/>
          </w:divBdr>
          <w:divsChild>
            <w:div w:id="332608763">
              <w:marLeft w:val="0"/>
              <w:marRight w:val="0"/>
              <w:marTop w:val="0"/>
              <w:marBottom w:val="0"/>
              <w:divBdr>
                <w:top w:val="none" w:sz="0" w:space="0" w:color="auto"/>
                <w:left w:val="none" w:sz="0" w:space="0" w:color="auto"/>
                <w:bottom w:val="none" w:sz="0" w:space="0" w:color="auto"/>
                <w:right w:val="none" w:sz="0" w:space="0" w:color="auto"/>
              </w:divBdr>
            </w:div>
          </w:divsChild>
        </w:div>
        <w:div w:id="300890789">
          <w:marLeft w:val="0"/>
          <w:marRight w:val="0"/>
          <w:marTop w:val="0"/>
          <w:marBottom w:val="0"/>
          <w:divBdr>
            <w:top w:val="none" w:sz="0" w:space="0" w:color="auto"/>
            <w:left w:val="none" w:sz="0" w:space="0" w:color="auto"/>
            <w:bottom w:val="none" w:sz="0" w:space="0" w:color="auto"/>
            <w:right w:val="none" w:sz="0" w:space="0" w:color="auto"/>
          </w:divBdr>
          <w:divsChild>
            <w:div w:id="2061979864">
              <w:marLeft w:val="0"/>
              <w:marRight w:val="0"/>
              <w:marTop w:val="0"/>
              <w:marBottom w:val="0"/>
              <w:divBdr>
                <w:top w:val="none" w:sz="0" w:space="0" w:color="auto"/>
                <w:left w:val="none" w:sz="0" w:space="0" w:color="auto"/>
                <w:bottom w:val="none" w:sz="0" w:space="0" w:color="auto"/>
                <w:right w:val="none" w:sz="0" w:space="0" w:color="auto"/>
              </w:divBdr>
            </w:div>
          </w:divsChild>
        </w:div>
        <w:div w:id="402682674">
          <w:marLeft w:val="0"/>
          <w:marRight w:val="0"/>
          <w:marTop w:val="0"/>
          <w:marBottom w:val="0"/>
          <w:divBdr>
            <w:top w:val="none" w:sz="0" w:space="0" w:color="auto"/>
            <w:left w:val="none" w:sz="0" w:space="0" w:color="auto"/>
            <w:bottom w:val="none" w:sz="0" w:space="0" w:color="auto"/>
            <w:right w:val="none" w:sz="0" w:space="0" w:color="auto"/>
          </w:divBdr>
          <w:divsChild>
            <w:div w:id="153112472">
              <w:marLeft w:val="0"/>
              <w:marRight w:val="0"/>
              <w:marTop w:val="0"/>
              <w:marBottom w:val="0"/>
              <w:divBdr>
                <w:top w:val="none" w:sz="0" w:space="0" w:color="auto"/>
                <w:left w:val="none" w:sz="0" w:space="0" w:color="auto"/>
                <w:bottom w:val="none" w:sz="0" w:space="0" w:color="auto"/>
                <w:right w:val="none" w:sz="0" w:space="0" w:color="auto"/>
              </w:divBdr>
            </w:div>
          </w:divsChild>
        </w:div>
        <w:div w:id="560943347">
          <w:marLeft w:val="0"/>
          <w:marRight w:val="0"/>
          <w:marTop w:val="0"/>
          <w:marBottom w:val="0"/>
          <w:divBdr>
            <w:top w:val="none" w:sz="0" w:space="0" w:color="auto"/>
            <w:left w:val="none" w:sz="0" w:space="0" w:color="auto"/>
            <w:bottom w:val="none" w:sz="0" w:space="0" w:color="auto"/>
            <w:right w:val="none" w:sz="0" w:space="0" w:color="auto"/>
          </w:divBdr>
          <w:divsChild>
            <w:div w:id="910890910">
              <w:marLeft w:val="0"/>
              <w:marRight w:val="0"/>
              <w:marTop w:val="0"/>
              <w:marBottom w:val="0"/>
              <w:divBdr>
                <w:top w:val="none" w:sz="0" w:space="0" w:color="auto"/>
                <w:left w:val="none" w:sz="0" w:space="0" w:color="auto"/>
                <w:bottom w:val="none" w:sz="0" w:space="0" w:color="auto"/>
                <w:right w:val="none" w:sz="0" w:space="0" w:color="auto"/>
              </w:divBdr>
            </w:div>
          </w:divsChild>
        </w:div>
        <w:div w:id="614794705">
          <w:marLeft w:val="0"/>
          <w:marRight w:val="0"/>
          <w:marTop w:val="0"/>
          <w:marBottom w:val="0"/>
          <w:divBdr>
            <w:top w:val="none" w:sz="0" w:space="0" w:color="auto"/>
            <w:left w:val="none" w:sz="0" w:space="0" w:color="auto"/>
            <w:bottom w:val="none" w:sz="0" w:space="0" w:color="auto"/>
            <w:right w:val="none" w:sz="0" w:space="0" w:color="auto"/>
          </w:divBdr>
          <w:divsChild>
            <w:div w:id="1093554136">
              <w:marLeft w:val="0"/>
              <w:marRight w:val="0"/>
              <w:marTop w:val="0"/>
              <w:marBottom w:val="0"/>
              <w:divBdr>
                <w:top w:val="none" w:sz="0" w:space="0" w:color="auto"/>
                <w:left w:val="none" w:sz="0" w:space="0" w:color="auto"/>
                <w:bottom w:val="none" w:sz="0" w:space="0" w:color="auto"/>
                <w:right w:val="none" w:sz="0" w:space="0" w:color="auto"/>
              </w:divBdr>
            </w:div>
          </w:divsChild>
        </w:div>
        <w:div w:id="1282612841">
          <w:marLeft w:val="0"/>
          <w:marRight w:val="0"/>
          <w:marTop w:val="0"/>
          <w:marBottom w:val="0"/>
          <w:divBdr>
            <w:top w:val="none" w:sz="0" w:space="0" w:color="auto"/>
            <w:left w:val="none" w:sz="0" w:space="0" w:color="auto"/>
            <w:bottom w:val="none" w:sz="0" w:space="0" w:color="auto"/>
            <w:right w:val="none" w:sz="0" w:space="0" w:color="auto"/>
          </w:divBdr>
          <w:divsChild>
            <w:div w:id="1759792652">
              <w:marLeft w:val="0"/>
              <w:marRight w:val="0"/>
              <w:marTop w:val="0"/>
              <w:marBottom w:val="0"/>
              <w:divBdr>
                <w:top w:val="none" w:sz="0" w:space="0" w:color="auto"/>
                <w:left w:val="none" w:sz="0" w:space="0" w:color="auto"/>
                <w:bottom w:val="none" w:sz="0" w:space="0" w:color="auto"/>
                <w:right w:val="none" w:sz="0" w:space="0" w:color="auto"/>
              </w:divBdr>
            </w:div>
          </w:divsChild>
        </w:div>
        <w:div w:id="1635327866">
          <w:marLeft w:val="0"/>
          <w:marRight w:val="0"/>
          <w:marTop w:val="0"/>
          <w:marBottom w:val="0"/>
          <w:divBdr>
            <w:top w:val="none" w:sz="0" w:space="0" w:color="auto"/>
            <w:left w:val="none" w:sz="0" w:space="0" w:color="auto"/>
            <w:bottom w:val="none" w:sz="0" w:space="0" w:color="auto"/>
            <w:right w:val="none" w:sz="0" w:space="0" w:color="auto"/>
          </w:divBdr>
          <w:divsChild>
            <w:div w:id="1657102799">
              <w:marLeft w:val="0"/>
              <w:marRight w:val="0"/>
              <w:marTop w:val="0"/>
              <w:marBottom w:val="0"/>
              <w:divBdr>
                <w:top w:val="none" w:sz="0" w:space="0" w:color="auto"/>
                <w:left w:val="none" w:sz="0" w:space="0" w:color="auto"/>
                <w:bottom w:val="none" w:sz="0" w:space="0" w:color="auto"/>
                <w:right w:val="none" w:sz="0" w:space="0" w:color="auto"/>
              </w:divBdr>
            </w:div>
          </w:divsChild>
        </w:div>
        <w:div w:id="2026978976">
          <w:marLeft w:val="0"/>
          <w:marRight w:val="0"/>
          <w:marTop w:val="0"/>
          <w:marBottom w:val="0"/>
          <w:divBdr>
            <w:top w:val="none" w:sz="0" w:space="0" w:color="auto"/>
            <w:left w:val="none" w:sz="0" w:space="0" w:color="auto"/>
            <w:bottom w:val="none" w:sz="0" w:space="0" w:color="auto"/>
            <w:right w:val="none" w:sz="0" w:space="0" w:color="auto"/>
          </w:divBdr>
          <w:divsChild>
            <w:div w:id="161894402">
              <w:marLeft w:val="0"/>
              <w:marRight w:val="0"/>
              <w:marTop w:val="0"/>
              <w:marBottom w:val="0"/>
              <w:divBdr>
                <w:top w:val="none" w:sz="0" w:space="0" w:color="auto"/>
                <w:left w:val="none" w:sz="0" w:space="0" w:color="auto"/>
                <w:bottom w:val="none" w:sz="0" w:space="0" w:color="auto"/>
                <w:right w:val="none" w:sz="0" w:space="0" w:color="auto"/>
              </w:divBdr>
            </w:div>
          </w:divsChild>
        </w:div>
        <w:div w:id="2120024897">
          <w:marLeft w:val="0"/>
          <w:marRight w:val="0"/>
          <w:marTop w:val="0"/>
          <w:marBottom w:val="0"/>
          <w:divBdr>
            <w:top w:val="none" w:sz="0" w:space="0" w:color="auto"/>
            <w:left w:val="none" w:sz="0" w:space="0" w:color="auto"/>
            <w:bottom w:val="none" w:sz="0" w:space="0" w:color="auto"/>
            <w:right w:val="none" w:sz="0" w:space="0" w:color="auto"/>
          </w:divBdr>
          <w:divsChild>
            <w:div w:id="157647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014076">
      <w:bodyDiv w:val="1"/>
      <w:marLeft w:val="0"/>
      <w:marRight w:val="0"/>
      <w:marTop w:val="0"/>
      <w:marBottom w:val="0"/>
      <w:divBdr>
        <w:top w:val="none" w:sz="0" w:space="0" w:color="auto"/>
        <w:left w:val="none" w:sz="0" w:space="0" w:color="auto"/>
        <w:bottom w:val="none" w:sz="0" w:space="0" w:color="auto"/>
        <w:right w:val="none" w:sz="0" w:space="0" w:color="auto"/>
      </w:divBdr>
      <w:divsChild>
        <w:div w:id="549191898">
          <w:marLeft w:val="0"/>
          <w:marRight w:val="0"/>
          <w:marTop w:val="0"/>
          <w:marBottom w:val="0"/>
          <w:divBdr>
            <w:top w:val="none" w:sz="0" w:space="0" w:color="auto"/>
            <w:left w:val="none" w:sz="0" w:space="0" w:color="auto"/>
            <w:bottom w:val="none" w:sz="0" w:space="0" w:color="auto"/>
            <w:right w:val="none" w:sz="0" w:space="0" w:color="auto"/>
          </w:divBdr>
          <w:divsChild>
            <w:div w:id="1125541089">
              <w:marLeft w:val="0"/>
              <w:marRight w:val="0"/>
              <w:marTop w:val="0"/>
              <w:marBottom w:val="0"/>
              <w:divBdr>
                <w:top w:val="none" w:sz="0" w:space="0" w:color="auto"/>
                <w:left w:val="none" w:sz="0" w:space="0" w:color="auto"/>
                <w:bottom w:val="none" w:sz="0" w:space="0" w:color="auto"/>
                <w:right w:val="none" w:sz="0" w:space="0" w:color="auto"/>
              </w:divBdr>
            </w:div>
          </w:divsChild>
        </w:div>
        <w:div w:id="1680808066">
          <w:marLeft w:val="0"/>
          <w:marRight w:val="0"/>
          <w:marTop w:val="0"/>
          <w:marBottom w:val="0"/>
          <w:divBdr>
            <w:top w:val="none" w:sz="0" w:space="0" w:color="auto"/>
            <w:left w:val="none" w:sz="0" w:space="0" w:color="auto"/>
            <w:bottom w:val="none" w:sz="0" w:space="0" w:color="auto"/>
            <w:right w:val="none" w:sz="0" w:space="0" w:color="auto"/>
          </w:divBdr>
          <w:divsChild>
            <w:div w:id="44821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81356">
      <w:bodyDiv w:val="1"/>
      <w:marLeft w:val="0"/>
      <w:marRight w:val="0"/>
      <w:marTop w:val="0"/>
      <w:marBottom w:val="0"/>
      <w:divBdr>
        <w:top w:val="none" w:sz="0" w:space="0" w:color="auto"/>
        <w:left w:val="none" w:sz="0" w:space="0" w:color="auto"/>
        <w:bottom w:val="none" w:sz="0" w:space="0" w:color="auto"/>
        <w:right w:val="none" w:sz="0" w:space="0" w:color="auto"/>
      </w:divBdr>
    </w:div>
    <w:div w:id="892304987">
      <w:bodyDiv w:val="1"/>
      <w:marLeft w:val="0"/>
      <w:marRight w:val="0"/>
      <w:marTop w:val="0"/>
      <w:marBottom w:val="0"/>
      <w:divBdr>
        <w:top w:val="none" w:sz="0" w:space="0" w:color="auto"/>
        <w:left w:val="none" w:sz="0" w:space="0" w:color="auto"/>
        <w:bottom w:val="none" w:sz="0" w:space="0" w:color="auto"/>
        <w:right w:val="none" w:sz="0" w:space="0" w:color="auto"/>
      </w:divBdr>
    </w:div>
    <w:div w:id="1168211648">
      <w:bodyDiv w:val="1"/>
      <w:marLeft w:val="0"/>
      <w:marRight w:val="0"/>
      <w:marTop w:val="0"/>
      <w:marBottom w:val="0"/>
      <w:divBdr>
        <w:top w:val="none" w:sz="0" w:space="0" w:color="auto"/>
        <w:left w:val="none" w:sz="0" w:space="0" w:color="auto"/>
        <w:bottom w:val="none" w:sz="0" w:space="0" w:color="auto"/>
        <w:right w:val="none" w:sz="0" w:space="0" w:color="auto"/>
      </w:divBdr>
    </w:div>
    <w:div w:id="1452279787">
      <w:bodyDiv w:val="1"/>
      <w:marLeft w:val="0"/>
      <w:marRight w:val="0"/>
      <w:marTop w:val="0"/>
      <w:marBottom w:val="0"/>
      <w:divBdr>
        <w:top w:val="none" w:sz="0" w:space="0" w:color="auto"/>
        <w:left w:val="none" w:sz="0" w:space="0" w:color="auto"/>
        <w:bottom w:val="none" w:sz="0" w:space="0" w:color="auto"/>
        <w:right w:val="none" w:sz="0" w:space="0" w:color="auto"/>
      </w:divBdr>
    </w:div>
    <w:div w:id="1564104268">
      <w:bodyDiv w:val="1"/>
      <w:marLeft w:val="0"/>
      <w:marRight w:val="0"/>
      <w:marTop w:val="0"/>
      <w:marBottom w:val="0"/>
      <w:divBdr>
        <w:top w:val="none" w:sz="0" w:space="0" w:color="auto"/>
        <w:left w:val="none" w:sz="0" w:space="0" w:color="auto"/>
        <w:bottom w:val="none" w:sz="0" w:space="0" w:color="auto"/>
        <w:right w:val="none" w:sz="0" w:space="0" w:color="auto"/>
      </w:divBdr>
      <w:divsChild>
        <w:div w:id="328018640">
          <w:marLeft w:val="0"/>
          <w:marRight w:val="0"/>
          <w:marTop w:val="0"/>
          <w:marBottom w:val="0"/>
          <w:divBdr>
            <w:top w:val="none" w:sz="0" w:space="0" w:color="auto"/>
            <w:left w:val="none" w:sz="0" w:space="0" w:color="auto"/>
            <w:bottom w:val="none" w:sz="0" w:space="0" w:color="auto"/>
            <w:right w:val="none" w:sz="0" w:space="0" w:color="auto"/>
          </w:divBdr>
          <w:divsChild>
            <w:div w:id="2003585149">
              <w:marLeft w:val="0"/>
              <w:marRight w:val="0"/>
              <w:marTop w:val="0"/>
              <w:marBottom w:val="0"/>
              <w:divBdr>
                <w:top w:val="none" w:sz="0" w:space="0" w:color="auto"/>
                <w:left w:val="none" w:sz="0" w:space="0" w:color="auto"/>
                <w:bottom w:val="none" w:sz="0" w:space="0" w:color="auto"/>
                <w:right w:val="none" w:sz="0" w:space="0" w:color="auto"/>
              </w:divBdr>
            </w:div>
          </w:divsChild>
        </w:div>
        <w:div w:id="393813777">
          <w:marLeft w:val="0"/>
          <w:marRight w:val="0"/>
          <w:marTop w:val="0"/>
          <w:marBottom w:val="0"/>
          <w:divBdr>
            <w:top w:val="none" w:sz="0" w:space="0" w:color="auto"/>
            <w:left w:val="none" w:sz="0" w:space="0" w:color="auto"/>
            <w:bottom w:val="none" w:sz="0" w:space="0" w:color="auto"/>
            <w:right w:val="none" w:sz="0" w:space="0" w:color="auto"/>
          </w:divBdr>
          <w:divsChild>
            <w:div w:id="64034922">
              <w:marLeft w:val="0"/>
              <w:marRight w:val="0"/>
              <w:marTop w:val="0"/>
              <w:marBottom w:val="0"/>
              <w:divBdr>
                <w:top w:val="none" w:sz="0" w:space="0" w:color="auto"/>
                <w:left w:val="none" w:sz="0" w:space="0" w:color="auto"/>
                <w:bottom w:val="none" w:sz="0" w:space="0" w:color="auto"/>
                <w:right w:val="none" w:sz="0" w:space="0" w:color="auto"/>
              </w:divBdr>
            </w:div>
          </w:divsChild>
        </w:div>
        <w:div w:id="782699288">
          <w:marLeft w:val="0"/>
          <w:marRight w:val="0"/>
          <w:marTop w:val="0"/>
          <w:marBottom w:val="0"/>
          <w:divBdr>
            <w:top w:val="none" w:sz="0" w:space="0" w:color="auto"/>
            <w:left w:val="none" w:sz="0" w:space="0" w:color="auto"/>
            <w:bottom w:val="none" w:sz="0" w:space="0" w:color="auto"/>
            <w:right w:val="none" w:sz="0" w:space="0" w:color="auto"/>
          </w:divBdr>
          <w:divsChild>
            <w:div w:id="1046224619">
              <w:marLeft w:val="0"/>
              <w:marRight w:val="0"/>
              <w:marTop w:val="0"/>
              <w:marBottom w:val="0"/>
              <w:divBdr>
                <w:top w:val="none" w:sz="0" w:space="0" w:color="auto"/>
                <w:left w:val="none" w:sz="0" w:space="0" w:color="auto"/>
                <w:bottom w:val="none" w:sz="0" w:space="0" w:color="auto"/>
                <w:right w:val="none" w:sz="0" w:space="0" w:color="auto"/>
              </w:divBdr>
            </w:div>
          </w:divsChild>
        </w:div>
        <w:div w:id="965935154">
          <w:marLeft w:val="0"/>
          <w:marRight w:val="0"/>
          <w:marTop w:val="0"/>
          <w:marBottom w:val="0"/>
          <w:divBdr>
            <w:top w:val="none" w:sz="0" w:space="0" w:color="auto"/>
            <w:left w:val="none" w:sz="0" w:space="0" w:color="auto"/>
            <w:bottom w:val="none" w:sz="0" w:space="0" w:color="auto"/>
            <w:right w:val="none" w:sz="0" w:space="0" w:color="auto"/>
          </w:divBdr>
          <w:divsChild>
            <w:div w:id="29880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256264">
      <w:bodyDiv w:val="1"/>
      <w:marLeft w:val="0"/>
      <w:marRight w:val="0"/>
      <w:marTop w:val="0"/>
      <w:marBottom w:val="0"/>
      <w:divBdr>
        <w:top w:val="none" w:sz="0" w:space="0" w:color="auto"/>
        <w:left w:val="none" w:sz="0" w:space="0" w:color="auto"/>
        <w:bottom w:val="none" w:sz="0" w:space="0" w:color="auto"/>
        <w:right w:val="none" w:sz="0" w:space="0" w:color="auto"/>
      </w:divBdr>
      <w:divsChild>
        <w:div w:id="869731615">
          <w:marLeft w:val="0"/>
          <w:marRight w:val="0"/>
          <w:marTop w:val="0"/>
          <w:marBottom w:val="0"/>
          <w:divBdr>
            <w:top w:val="none" w:sz="0" w:space="0" w:color="auto"/>
            <w:left w:val="single" w:sz="2" w:space="0" w:color="BBBBBB"/>
            <w:bottom w:val="single" w:sz="2" w:space="0" w:color="BBBBBB"/>
            <w:right w:val="single" w:sz="2" w:space="0" w:color="BBBBBB"/>
          </w:divBdr>
          <w:divsChild>
            <w:div w:id="980960345">
              <w:marLeft w:val="0"/>
              <w:marRight w:val="0"/>
              <w:marTop w:val="0"/>
              <w:marBottom w:val="0"/>
              <w:divBdr>
                <w:top w:val="none" w:sz="0" w:space="0" w:color="auto"/>
                <w:left w:val="none" w:sz="0" w:space="0" w:color="auto"/>
                <w:bottom w:val="none" w:sz="0" w:space="0" w:color="auto"/>
                <w:right w:val="none" w:sz="0" w:space="0" w:color="auto"/>
              </w:divBdr>
              <w:divsChild>
                <w:div w:id="1719357851">
                  <w:marLeft w:val="0"/>
                  <w:marRight w:val="0"/>
                  <w:marTop w:val="0"/>
                  <w:marBottom w:val="0"/>
                  <w:divBdr>
                    <w:top w:val="none" w:sz="0" w:space="0" w:color="auto"/>
                    <w:left w:val="none" w:sz="0" w:space="0" w:color="auto"/>
                    <w:bottom w:val="none" w:sz="0" w:space="0" w:color="auto"/>
                    <w:right w:val="none" w:sz="0" w:space="0" w:color="auto"/>
                  </w:divBdr>
                  <w:divsChild>
                    <w:div w:id="1880122551">
                      <w:marLeft w:val="0"/>
                      <w:marRight w:val="0"/>
                      <w:marTop w:val="0"/>
                      <w:marBottom w:val="0"/>
                      <w:divBdr>
                        <w:top w:val="none" w:sz="0" w:space="0" w:color="auto"/>
                        <w:left w:val="none" w:sz="0" w:space="0" w:color="auto"/>
                        <w:bottom w:val="none" w:sz="0" w:space="0" w:color="auto"/>
                        <w:right w:val="none" w:sz="0" w:space="0" w:color="auto"/>
                      </w:divBdr>
                      <w:divsChild>
                        <w:div w:id="2068216964">
                          <w:marLeft w:val="0"/>
                          <w:marRight w:val="0"/>
                          <w:marTop w:val="0"/>
                          <w:marBottom w:val="0"/>
                          <w:divBdr>
                            <w:top w:val="none" w:sz="0" w:space="0" w:color="auto"/>
                            <w:left w:val="none" w:sz="0" w:space="0" w:color="auto"/>
                            <w:bottom w:val="none" w:sz="0" w:space="0" w:color="auto"/>
                            <w:right w:val="none" w:sz="0" w:space="0" w:color="auto"/>
                          </w:divBdr>
                          <w:divsChild>
                            <w:div w:id="2010862451">
                              <w:marLeft w:val="0"/>
                              <w:marRight w:val="0"/>
                              <w:marTop w:val="0"/>
                              <w:marBottom w:val="0"/>
                              <w:divBdr>
                                <w:top w:val="none" w:sz="0" w:space="0" w:color="auto"/>
                                <w:left w:val="none" w:sz="0" w:space="0" w:color="auto"/>
                                <w:bottom w:val="none" w:sz="0" w:space="0" w:color="auto"/>
                                <w:right w:val="none" w:sz="0" w:space="0" w:color="auto"/>
                              </w:divBdr>
                              <w:divsChild>
                                <w:div w:id="1567522154">
                                  <w:marLeft w:val="0"/>
                                  <w:marRight w:val="0"/>
                                  <w:marTop w:val="0"/>
                                  <w:marBottom w:val="0"/>
                                  <w:divBdr>
                                    <w:top w:val="none" w:sz="0" w:space="0" w:color="auto"/>
                                    <w:left w:val="none" w:sz="0" w:space="0" w:color="auto"/>
                                    <w:bottom w:val="none" w:sz="0" w:space="0" w:color="auto"/>
                                    <w:right w:val="none" w:sz="0" w:space="0" w:color="auto"/>
                                  </w:divBdr>
                                  <w:divsChild>
                                    <w:div w:id="750473201">
                                      <w:marLeft w:val="0"/>
                                      <w:marRight w:val="0"/>
                                      <w:marTop w:val="0"/>
                                      <w:marBottom w:val="0"/>
                                      <w:divBdr>
                                        <w:top w:val="none" w:sz="0" w:space="0" w:color="auto"/>
                                        <w:left w:val="none" w:sz="0" w:space="0" w:color="auto"/>
                                        <w:bottom w:val="none" w:sz="0" w:space="0" w:color="auto"/>
                                        <w:right w:val="none" w:sz="0" w:space="0" w:color="auto"/>
                                      </w:divBdr>
                                      <w:divsChild>
                                        <w:div w:id="338971618">
                                          <w:marLeft w:val="1200"/>
                                          <w:marRight w:val="1200"/>
                                          <w:marTop w:val="0"/>
                                          <w:marBottom w:val="0"/>
                                          <w:divBdr>
                                            <w:top w:val="none" w:sz="0" w:space="0" w:color="auto"/>
                                            <w:left w:val="none" w:sz="0" w:space="0" w:color="auto"/>
                                            <w:bottom w:val="none" w:sz="0" w:space="0" w:color="auto"/>
                                            <w:right w:val="none" w:sz="0" w:space="0" w:color="auto"/>
                                          </w:divBdr>
                                          <w:divsChild>
                                            <w:div w:id="2017151112">
                                              <w:marLeft w:val="0"/>
                                              <w:marRight w:val="0"/>
                                              <w:marTop w:val="0"/>
                                              <w:marBottom w:val="0"/>
                                              <w:divBdr>
                                                <w:top w:val="none" w:sz="0" w:space="0" w:color="auto"/>
                                                <w:left w:val="none" w:sz="0" w:space="0" w:color="auto"/>
                                                <w:bottom w:val="none" w:sz="0" w:space="0" w:color="auto"/>
                                                <w:right w:val="none" w:sz="0" w:space="0" w:color="auto"/>
                                              </w:divBdr>
                                              <w:divsChild>
                                                <w:div w:id="128671684">
                                                  <w:marLeft w:val="0"/>
                                                  <w:marRight w:val="0"/>
                                                  <w:marTop w:val="0"/>
                                                  <w:marBottom w:val="0"/>
                                                  <w:divBdr>
                                                    <w:top w:val="single" w:sz="6" w:space="0" w:color="CCCCCC"/>
                                                    <w:left w:val="none" w:sz="0" w:space="0" w:color="auto"/>
                                                    <w:bottom w:val="none" w:sz="0" w:space="0" w:color="auto"/>
                                                    <w:right w:val="none" w:sz="0" w:space="0" w:color="auto"/>
                                                  </w:divBdr>
                                                  <w:divsChild>
                                                    <w:div w:id="608895977">
                                                      <w:marLeft w:val="0"/>
                                                      <w:marRight w:val="135"/>
                                                      <w:marTop w:val="0"/>
                                                      <w:marBottom w:val="0"/>
                                                      <w:divBdr>
                                                        <w:top w:val="none" w:sz="0" w:space="0" w:color="auto"/>
                                                        <w:left w:val="none" w:sz="0" w:space="0" w:color="auto"/>
                                                        <w:bottom w:val="none" w:sz="0" w:space="0" w:color="auto"/>
                                                        <w:right w:val="none" w:sz="0" w:space="0" w:color="auto"/>
                                                      </w:divBdr>
                                                      <w:divsChild>
                                                        <w:div w:id="1038823411">
                                                          <w:marLeft w:val="0"/>
                                                          <w:marRight w:val="0"/>
                                                          <w:marTop w:val="0"/>
                                                          <w:marBottom w:val="0"/>
                                                          <w:divBdr>
                                                            <w:top w:val="none" w:sz="0" w:space="0" w:color="auto"/>
                                                            <w:left w:val="none" w:sz="0" w:space="0" w:color="auto"/>
                                                            <w:bottom w:val="none" w:sz="0" w:space="0" w:color="auto"/>
                                                            <w:right w:val="none" w:sz="0" w:space="0" w:color="auto"/>
                                                          </w:divBdr>
                                                          <w:divsChild>
                                                            <w:div w:id="900166369">
                                                              <w:marLeft w:val="0"/>
                                                              <w:marRight w:val="0"/>
                                                              <w:marTop w:val="224"/>
                                                              <w:marBottom w:val="224"/>
                                                              <w:divBdr>
                                                                <w:top w:val="none" w:sz="0" w:space="0" w:color="auto"/>
                                                                <w:left w:val="none" w:sz="0" w:space="0" w:color="auto"/>
                                                                <w:bottom w:val="none" w:sz="0" w:space="0" w:color="auto"/>
                                                                <w:right w:val="none" w:sz="0" w:space="0" w:color="auto"/>
                                                              </w:divBdr>
                                                              <w:divsChild>
                                                                <w:div w:id="1610820686">
                                                                  <w:marLeft w:val="0"/>
                                                                  <w:marRight w:val="0"/>
                                                                  <w:marTop w:val="224"/>
                                                                  <w:marBottom w:val="224"/>
                                                                  <w:divBdr>
                                                                    <w:top w:val="none" w:sz="0" w:space="0" w:color="auto"/>
                                                                    <w:left w:val="none" w:sz="0" w:space="0" w:color="auto"/>
                                                                    <w:bottom w:val="none" w:sz="0" w:space="0" w:color="auto"/>
                                                                    <w:right w:val="none" w:sz="0" w:space="0" w:color="auto"/>
                                                                  </w:divBdr>
                                                                  <w:divsChild>
                                                                    <w:div w:id="1157838607">
                                                                      <w:marLeft w:val="0"/>
                                                                      <w:marRight w:val="0"/>
                                                                      <w:marTop w:val="0"/>
                                                                      <w:marBottom w:val="0"/>
                                                                      <w:divBdr>
                                                                        <w:top w:val="none" w:sz="0" w:space="0" w:color="auto"/>
                                                                        <w:left w:val="none" w:sz="0" w:space="0" w:color="auto"/>
                                                                        <w:bottom w:val="none" w:sz="0" w:space="0" w:color="auto"/>
                                                                        <w:right w:val="none" w:sz="0" w:space="0" w:color="auto"/>
                                                                      </w:divBdr>
                                                                      <w:divsChild>
                                                                        <w:div w:id="313947559">
                                                                          <w:marLeft w:val="0"/>
                                                                          <w:marRight w:val="0"/>
                                                                          <w:marTop w:val="0"/>
                                                                          <w:marBottom w:val="0"/>
                                                                          <w:divBdr>
                                                                            <w:top w:val="none" w:sz="0" w:space="0" w:color="auto"/>
                                                                            <w:left w:val="none" w:sz="0" w:space="0" w:color="auto"/>
                                                                            <w:bottom w:val="none" w:sz="0" w:space="0" w:color="auto"/>
                                                                            <w:right w:val="none" w:sz="0" w:space="0" w:color="auto"/>
                                                                          </w:divBdr>
                                                                          <w:divsChild>
                                                                            <w:div w:id="1965697020">
                                                                              <w:marLeft w:val="0"/>
                                                                              <w:marRight w:val="0"/>
                                                                              <w:marTop w:val="0"/>
                                                                              <w:marBottom w:val="0"/>
                                                                              <w:divBdr>
                                                                                <w:top w:val="none" w:sz="0" w:space="0" w:color="auto"/>
                                                                                <w:left w:val="none" w:sz="0" w:space="0" w:color="auto"/>
                                                                                <w:bottom w:val="none" w:sz="0" w:space="0" w:color="auto"/>
                                                                                <w:right w:val="none" w:sz="0" w:space="0" w:color="auto"/>
                                                                              </w:divBdr>
                                                                              <w:divsChild>
                                                                                <w:div w:id="48072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21925550">
      <w:bodyDiv w:val="1"/>
      <w:marLeft w:val="0"/>
      <w:marRight w:val="0"/>
      <w:marTop w:val="0"/>
      <w:marBottom w:val="0"/>
      <w:divBdr>
        <w:top w:val="none" w:sz="0" w:space="0" w:color="auto"/>
        <w:left w:val="none" w:sz="0" w:space="0" w:color="auto"/>
        <w:bottom w:val="none" w:sz="0" w:space="0" w:color="auto"/>
        <w:right w:val="none" w:sz="0" w:space="0" w:color="auto"/>
      </w:divBdr>
    </w:div>
    <w:div w:id="1829906802">
      <w:bodyDiv w:val="1"/>
      <w:marLeft w:val="0"/>
      <w:marRight w:val="0"/>
      <w:marTop w:val="0"/>
      <w:marBottom w:val="0"/>
      <w:divBdr>
        <w:top w:val="none" w:sz="0" w:space="0" w:color="auto"/>
        <w:left w:val="none" w:sz="0" w:space="0" w:color="auto"/>
        <w:bottom w:val="none" w:sz="0" w:space="0" w:color="auto"/>
        <w:right w:val="none" w:sz="0" w:space="0" w:color="auto"/>
      </w:divBdr>
      <w:divsChild>
        <w:div w:id="2009089091">
          <w:marLeft w:val="0"/>
          <w:marRight w:val="0"/>
          <w:marTop w:val="0"/>
          <w:marBottom w:val="0"/>
          <w:divBdr>
            <w:top w:val="none" w:sz="0" w:space="0" w:color="auto"/>
            <w:left w:val="single" w:sz="2" w:space="0" w:color="BBBBBB"/>
            <w:bottom w:val="single" w:sz="2" w:space="0" w:color="BBBBBB"/>
            <w:right w:val="single" w:sz="2" w:space="0" w:color="BBBBBB"/>
          </w:divBdr>
          <w:divsChild>
            <w:div w:id="1728797432">
              <w:marLeft w:val="0"/>
              <w:marRight w:val="0"/>
              <w:marTop w:val="0"/>
              <w:marBottom w:val="0"/>
              <w:divBdr>
                <w:top w:val="none" w:sz="0" w:space="0" w:color="auto"/>
                <w:left w:val="none" w:sz="0" w:space="0" w:color="auto"/>
                <w:bottom w:val="none" w:sz="0" w:space="0" w:color="auto"/>
                <w:right w:val="none" w:sz="0" w:space="0" w:color="auto"/>
              </w:divBdr>
              <w:divsChild>
                <w:div w:id="545338311">
                  <w:marLeft w:val="0"/>
                  <w:marRight w:val="0"/>
                  <w:marTop w:val="0"/>
                  <w:marBottom w:val="0"/>
                  <w:divBdr>
                    <w:top w:val="none" w:sz="0" w:space="0" w:color="auto"/>
                    <w:left w:val="none" w:sz="0" w:space="0" w:color="auto"/>
                    <w:bottom w:val="none" w:sz="0" w:space="0" w:color="auto"/>
                    <w:right w:val="none" w:sz="0" w:space="0" w:color="auto"/>
                  </w:divBdr>
                  <w:divsChild>
                    <w:div w:id="2106724624">
                      <w:marLeft w:val="0"/>
                      <w:marRight w:val="0"/>
                      <w:marTop w:val="0"/>
                      <w:marBottom w:val="0"/>
                      <w:divBdr>
                        <w:top w:val="none" w:sz="0" w:space="0" w:color="auto"/>
                        <w:left w:val="none" w:sz="0" w:space="0" w:color="auto"/>
                        <w:bottom w:val="none" w:sz="0" w:space="0" w:color="auto"/>
                        <w:right w:val="none" w:sz="0" w:space="0" w:color="auto"/>
                      </w:divBdr>
                      <w:divsChild>
                        <w:div w:id="214045584">
                          <w:marLeft w:val="0"/>
                          <w:marRight w:val="0"/>
                          <w:marTop w:val="0"/>
                          <w:marBottom w:val="0"/>
                          <w:divBdr>
                            <w:top w:val="none" w:sz="0" w:space="0" w:color="auto"/>
                            <w:left w:val="none" w:sz="0" w:space="0" w:color="auto"/>
                            <w:bottom w:val="none" w:sz="0" w:space="0" w:color="auto"/>
                            <w:right w:val="none" w:sz="0" w:space="0" w:color="auto"/>
                          </w:divBdr>
                          <w:divsChild>
                            <w:div w:id="1429081876">
                              <w:marLeft w:val="0"/>
                              <w:marRight w:val="0"/>
                              <w:marTop w:val="0"/>
                              <w:marBottom w:val="0"/>
                              <w:divBdr>
                                <w:top w:val="none" w:sz="0" w:space="0" w:color="auto"/>
                                <w:left w:val="none" w:sz="0" w:space="0" w:color="auto"/>
                                <w:bottom w:val="none" w:sz="0" w:space="0" w:color="auto"/>
                                <w:right w:val="none" w:sz="0" w:space="0" w:color="auto"/>
                              </w:divBdr>
                              <w:divsChild>
                                <w:div w:id="531697897">
                                  <w:marLeft w:val="0"/>
                                  <w:marRight w:val="0"/>
                                  <w:marTop w:val="0"/>
                                  <w:marBottom w:val="0"/>
                                  <w:divBdr>
                                    <w:top w:val="none" w:sz="0" w:space="0" w:color="auto"/>
                                    <w:left w:val="none" w:sz="0" w:space="0" w:color="auto"/>
                                    <w:bottom w:val="none" w:sz="0" w:space="0" w:color="auto"/>
                                    <w:right w:val="none" w:sz="0" w:space="0" w:color="auto"/>
                                  </w:divBdr>
                                  <w:divsChild>
                                    <w:div w:id="362706703">
                                      <w:marLeft w:val="0"/>
                                      <w:marRight w:val="0"/>
                                      <w:marTop w:val="0"/>
                                      <w:marBottom w:val="0"/>
                                      <w:divBdr>
                                        <w:top w:val="none" w:sz="0" w:space="0" w:color="auto"/>
                                        <w:left w:val="none" w:sz="0" w:space="0" w:color="auto"/>
                                        <w:bottom w:val="none" w:sz="0" w:space="0" w:color="auto"/>
                                        <w:right w:val="none" w:sz="0" w:space="0" w:color="auto"/>
                                      </w:divBdr>
                                      <w:divsChild>
                                        <w:div w:id="1087195855">
                                          <w:marLeft w:val="1200"/>
                                          <w:marRight w:val="1200"/>
                                          <w:marTop w:val="0"/>
                                          <w:marBottom w:val="0"/>
                                          <w:divBdr>
                                            <w:top w:val="none" w:sz="0" w:space="0" w:color="auto"/>
                                            <w:left w:val="none" w:sz="0" w:space="0" w:color="auto"/>
                                            <w:bottom w:val="none" w:sz="0" w:space="0" w:color="auto"/>
                                            <w:right w:val="none" w:sz="0" w:space="0" w:color="auto"/>
                                          </w:divBdr>
                                          <w:divsChild>
                                            <w:div w:id="359402505">
                                              <w:marLeft w:val="0"/>
                                              <w:marRight w:val="0"/>
                                              <w:marTop w:val="0"/>
                                              <w:marBottom w:val="0"/>
                                              <w:divBdr>
                                                <w:top w:val="none" w:sz="0" w:space="0" w:color="auto"/>
                                                <w:left w:val="none" w:sz="0" w:space="0" w:color="auto"/>
                                                <w:bottom w:val="none" w:sz="0" w:space="0" w:color="auto"/>
                                                <w:right w:val="none" w:sz="0" w:space="0" w:color="auto"/>
                                              </w:divBdr>
                                              <w:divsChild>
                                                <w:div w:id="776681326">
                                                  <w:marLeft w:val="0"/>
                                                  <w:marRight w:val="0"/>
                                                  <w:marTop w:val="0"/>
                                                  <w:marBottom w:val="0"/>
                                                  <w:divBdr>
                                                    <w:top w:val="single" w:sz="6" w:space="0" w:color="CCCCCC"/>
                                                    <w:left w:val="none" w:sz="0" w:space="0" w:color="auto"/>
                                                    <w:bottom w:val="none" w:sz="0" w:space="0" w:color="auto"/>
                                                    <w:right w:val="none" w:sz="0" w:space="0" w:color="auto"/>
                                                  </w:divBdr>
                                                  <w:divsChild>
                                                    <w:div w:id="2043088551">
                                                      <w:marLeft w:val="0"/>
                                                      <w:marRight w:val="135"/>
                                                      <w:marTop w:val="0"/>
                                                      <w:marBottom w:val="0"/>
                                                      <w:divBdr>
                                                        <w:top w:val="none" w:sz="0" w:space="0" w:color="auto"/>
                                                        <w:left w:val="none" w:sz="0" w:space="0" w:color="auto"/>
                                                        <w:bottom w:val="none" w:sz="0" w:space="0" w:color="auto"/>
                                                        <w:right w:val="none" w:sz="0" w:space="0" w:color="auto"/>
                                                      </w:divBdr>
                                                      <w:divsChild>
                                                        <w:div w:id="1902475793">
                                                          <w:marLeft w:val="0"/>
                                                          <w:marRight w:val="0"/>
                                                          <w:marTop w:val="0"/>
                                                          <w:marBottom w:val="0"/>
                                                          <w:divBdr>
                                                            <w:top w:val="none" w:sz="0" w:space="0" w:color="auto"/>
                                                            <w:left w:val="none" w:sz="0" w:space="0" w:color="auto"/>
                                                            <w:bottom w:val="none" w:sz="0" w:space="0" w:color="auto"/>
                                                            <w:right w:val="none" w:sz="0" w:space="0" w:color="auto"/>
                                                          </w:divBdr>
                                                          <w:divsChild>
                                                            <w:div w:id="619185772">
                                                              <w:marLeft w:val="0"/>
                                                              <w:marRight w:val="0"/>
                                                              <w:marTop w:val="224"/>
                                                              <w:marBottom w:val="224"/>
                                                              <w:divBdr>
                                                                <w:top w:val="none" w:sz="0" w:space="0" w:color="auto"/>
                                                                <w:left w:val="none" w:sz="0" w:space="0" w:color="auto"/>
                                                                <w:bottom w:val="none" w:sz="0" w:space="0" w:color="auto"/>
                                                                <w:right w:val="none" w:sz="0" w:space="0" w:color="auto"/>
                                                              </w:divBdr>
                                                              <w:divsChild>
                                                                <w:div w:id="179243620">
                                                                  <w:marLeft w:val="0"/>
                                                                  <w:marRight w:val="0"/>
                                                                  <w:marTop w:val="224"/>
                                                                  <w:marBottom w:val="224"/>
                                                                  <w:divBdr>
                                                                    <w:top w:val="none" w:sz="0" w:space="0" w:color="auto"/>
                                                                    <w:left w:val="none" w:sz="0" w:space="0" w:color="auto"/>
                                                                    <w:bottom w:val="none" w:sz="0" w:space="0" w:color="auto"/>
                                                                    <w:right w:val="none" w:sz="0" w:space="0" w:color="auto"/>
                                                                  </w:divBdr>
                                                                  <w:divsChild>
                                                                    <w:div w:id="833449335">
                                                                      <w:marLeft w:val="0"/>
                                                                      <w:marRight w:val="0"/>
                                                                      <w:marTop w:val="0"/>
                                                                      <w:marBottom w:val="0"/>
                                                                      <w:divBdr>
                                                                        <w:top w:val="none" w:sz="0" w:space="0" w:color="auto"/>
                                                                        <w:left w:val="none" w:sz="0" w:space="0" w:color="auto"/>
                                                                        <w:bottom w:val="none" w:sz="0" w:space="0" w:color="auto"/>
                                                                        <w:right w:val="none" w:sz="0" w:space="0" w:color="auto"/>
                                                                      </w:divBdr>
                                                                      <w:divsChild>
                                                                        <w:div w:id="895582198">
                                                                          <w:marLeft w:val="0"/>
                                                                          <w:marRight w:val="0"/>
                                                                          <w:marTop w:val="0"/>
                                                                          <w:marBottom w:val="0"/>
                                                                          <w:divBdr>
                                                                            <w:top w:val="none" w:sz="0" w:space="0" w:color="auto"/>
                                                                            <w:left w:val="none" w:sz="0" w:space="0" w:color="auto"/>
                                                                            <w:bottom w:val="none" w:sz="0" w:space="0" w:color="auto"/>
                                                                            <w:right w:val="none" w:sz="0" w:space="0" w:color="auto"/>
                                                                          </w:divBdr>
                                                                          <w:divsChild>
                                                                            <w:div w:id="1882084156">
                                                                              <w:marLeft w:val="0"/>
                                                                              <w:marRight w:val="0"/>
                                                                              <w:marTop w:val="0"/>
                                                                              <w:marBottom w:val="0"/>
                                                                              <w:divBdr>
                                                                                <w:top w:val="none" w:sz="0" w:space="0" w:color="auto"/>
                                                                                <w:left w:val="none" w:sz="0" w:space="0" w:color="auto"/>
                                                                                <w:bottom w:val="none" w:sz="0" w:space="0" w:color="auto"/>
                                                                                <w:right w:val="none" w:sz="0" w:space="0" w:color="auto"/>
                                                                              </w:divBdr>
                                                                              <w:divsChild>
                                                                                <w:div w:id="665865438">
                                                                                  <w:marLeft w:val="0"/>
                                                                                  <w:marRight w:val="0"/>
                                                                                  <w:marTop w:val="0"/>
                                                                                  <w:marBottom w:val="0"/>
                                                                                  <w:divBdr>
                                                                                    <w:top w:val="none" w:sz="0" w:space="0" w:color="auto"/>
                                                                                    <w:left w:val="none" w:sz="0" w:space="0" w:color="auto"/>
                                                                                    <w:bottom w:val="none" w:sz="0" w:space="0" w:color="auto"/>
                                                                                    <w:right w:val="none" w:sz="0" w:space="0" w:color="auto"/>
                                                                                  </w:divBdr>
                                                                                  <w:divsChild>
                                                                                    <w:div w:id="1118572510">
                                                                                      <w:marLeft w:val="0"/>
                                                                                      <w:marRight w:val="0"/>
                                                                                      <w:marTop w:val="0"/>
                                                                                      <w:marBottom w:val="0"/>
                                                                                      <w:divBdr>
                                                                                        <w:top w:val="none" w:sz="0" w:space="0" w:color="auto"/>
                                                                                        <w:left w:val="none" w:sz="0" w:space="0" w:color="auto"/>
                                                                                        <w:bottom w:val="none" w:sz="0" w:space="0" w:color="auto"/>
                                                                                        <w:right w:val="none" w:sz="0" w:space="0" w:color="auto"/>
                                                                                      </w:divBdr>
                                                                                      <w:divsChild>
                                                                                        <w:div w:id="1634797740">
                                                                                          <w:marLeft w:val="0"/>
                                                                                          <w:marRight w:val="0"/>
                                                                                          <w:marTop w:val="224"/>
                                                                                          <w:marBottom w:val="0"/>
                                                                                          <w:divBdr>
                                                                                            <w:top w:val="none" w:sz="0" w:space="0" w:color="auto"/>
                                                                                            <w:left w:val="none" w:sz="0" w:space="0" w:color="auto"/>
                                                                                            <w:bottom w:val="none" w:sz="0" w:space="0" w:color="auto"/>
                                                                                            <w:right w:val="none" w:sz="0" w:space="0" w:color="auto"/>
                                                                                          </w:divBdr>
                                                                                          <w:divsChild>
                                                                                            <w:div w:id="159724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858348">
                                                                                      <w:marLeft w:val="0"/>
                                                                                      <w:marRight w:val="0"/>
                                                                                      <w:marTop w:val="0"/>
                                                                                      <w:marBottom w:val="0"/>
                                                                                      <w:divBdr>
                                                                                        <w:top w:val="none" w:sz="0" w:space="0" w:color="auto"/>
                                                                                        <w:left w:val="none" w:sz="0" w:space="0" w:color="auto"/>
                                                                                        <w:bottom w:val="none" w:sz="0" w:space="0" w:color="auto"/>
                                                                                        <w:right w:val="none" w:sz="0" w:space="0" w:color="auto"/>
                                                                                      </w:divBdr>
                                                                                      <w:divsChild>
                                                                                        <w:div w:id="462508467">
                                                                                          <w:marLeft w:val="0"/>
                                                                                          <w:marRight w:val="0"/>
                                                                                          <w:marTop w:val="224"/>
                                                                                          <w:marBottom w:val="0"/>
                                                                                          <w:divBdr>
                                                                                            <w:top w:val="none" w:sz="0" w:space="0" w:color="auto"/>
                                                                                            <w:left w:val="none" w:sz="0" w:space="0" w:color="auto"/>
                                                                                            <w:bottom w:val="none" w:sz="0" w:space="0" w:color="auto"/>
                                                                                            <w:right w:val="none" w:sz="0" w:space="0" w:color="auto"/>
                                                                                          </w:divBdr>
                                                                                          <w:divsChild>
                                                                                            <w:div w:id="103809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034283">
                                                                                  <w:marLeft w:val="0"/>
                                                                                  <w:marRight w:val="0"/>
                                                                                  <w:marTop w:val="224"/>
                                                                                  <w:marBottom w:val="0"/>
                                                                                  <w:divBdr>
                                                                                    <w:top w:val="none" w:sz="0" w:space="0" w:color="auto"/>
                                                                                    <w:left w:val="none" w:sz="0" w:space="0" w:color="auto"/>
                                                                                    <w:bottom w:val="none" w:sz="0" w:space="0" w:color="auto"/>
                                                                                    <w:right w:val="none" w:sz="0" w:space="0" w:color="auto"/>
                                                                                  </w:divBdr>
                                                                                  <w:divsChild>
                                                                                    <w:div w:id="116805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3953399">
      <w:bodyDiv w:val="1"/>
      <w:marLeft w:val="0"/>
      <w:marRight w:val="0"/>
      <w:marTop w:val="0"/>
      <w:marBottom w:val="0"/>
      <w:divBdr>
        <w:top w:val="none" w:sz="0" w:space="0" w:color="auto"/>
        <w:left w:val="none" w:sz="0" w:space="0" w:color="auto"/>
        <w:bottom w:val="none" w:sz="0" w:space="0" w:color="auto"/>
        <w:right w:val="none" w:sz="0" w:space="0" w:color="auto"/>
      </w:divBdr>
    </w:div>
    <w:div w:id="1889874692">
      <w:bodyDiv w:val="1"/>
      <w:marLeft w:val="0"/>
      <w:marRight w:val="0"/>
      <w:marTop w:val="0"/>
      <w:marBottom w:val="0"/>
      <w:divBdr>
        <w:top w:val="none" w:sz="0" w:space="0" w:color="auto"/>
        <w:left w:val="none" w:sz="0" w:space="0" w:color="auto"/>
        <w:bottom w:val="none" w:sz="0" w:space="0" w:color="auto"/>
        <w:right w:val="none" w:sz="0" w:space="0" w:color="auto"/>
      </w:divBdr>
      <w:divsChild>
        <w:div w:id="431246788">
          <w:marLeft w:val="0"/>
          <w:marRight w:val="0"/>
          <w:marTop w:val="0"/>
          <w:marBottom w:val="0"/>
          <w:divBdr>
            <w:top w:val="none" w:sz="0" w:space="0" w:color="auto"/>
            <w:left w:val="single" w:sz="2" w:space="0" w:color="BBBBBB"/>
            <w:bottom w:val="single" w:sz="2" w:space="0" w:color="BBBBBB"/>
            <w:right w:val="single" w:sz="2" w:space="0" w:color="BBBBBB"/>
          </w:divBdr>
          <w:divsChild>
            <w:div w:id="862863725">
              <w:marLeft w:val="0"/>
              <w:marRight w:val="0"/>
              <w:marTop w:val="0"/>
              <w:marBottom w:val="0"/>
              <w:divBdr>
                <w:top w:val="none" w:sz="0" w:space="0" w:color="auto"/>
                <w:left w:val="none" w:sz="0" w:space="0" w:color="auto"/>
                <w:bottom w:val="none" w:sz="0" w:space="0" w:color="auto"/>
                <w:right w:val="none" w:sz="0" w:space="0" w:color="auto"/>
              </w:divBdr>
              <w:divsChild>
                <w:div w:id="460616833">
                  <w:marLeft w:val="0"/>
                  <w:marRight w:val="0"/>
                  <w:marTop w:val="0"/>
                  <w:marBottom w:val="0"/>
                  <w:divBdr>
                    <w:top w:val="none" w:sz="0" w:space="0" w:color="auto"/>
                    <w:left w:val="none" w:sz="0" w:space="0" w:color="auto"/>
                    <w:bottom w:val="none" w:sz="0" w:space="0" w:color="auto"/>
                    <w:right w:val="none" w:sz="0" w:space="0" w:color="auto"/>
                  </w:divBdr>
                  <w:divsChild>
                    <w:div w:id="1631012189">
                      <w:marLeft w:val="0"/>
                      <w:marRight w:val="0"/>
                      <w:marTop w:val="0"/>
                      <w:marBottom w:val="0"/>
                      <w:divBdr>
                        <w:top w:val="none" w:sz="0" w:space="0" w:color="auto"/>
                        <w:left w:val="none" w:sz="0" w:space="0" w:color="auto"/>
                        <w:bottom w:val="none" w:sz="0" w:space="0" w:color="auto"/>
                        <w:right w:val="none" w:sz="0" w:space="0" w:color="auto"/>
                      </w:divBdr>
                      <w:divsChild>
                        <w:div w:id="672530501">
                          <w:marLeft w:val="0"/>
                          <w:marRight w:val="0"/>
                          <w:marTop w:val="0"/>
                          <w:marBottom w:val="0"/>
                          <w:divBdr>
                            <w:top w:val="none" w:sz="0" w:space="0" w:color="auto"/>
                            <w:left w:val="none" w:sz="0" w:space="0" w:color="auto"/>
                            <w:bottom w:val="none" w:sz="0" w:space="0" w:color="auto"/>
                            <w:right w:val="none" w:sz="0" w:space="0" w:color="auto"/>
                          </w:divBdr>
                          <w:divsChild>
                            <w:div w:id="1211845204">
                              <w:marLeft w:val="0"/>
                              <w:marRight w:val="0"/>
                              <w:marTop w:val="0"/>
                              <w:marBottom w:val="0"/>
                              <w:divBdr>
                                <w:top w:val="none" w:sz="0" w:space="0" w:color="auto"/>
                                <w:left w:val="none" w:sz="0" w:space="0" w:color="auto"/>
                                <w:bottom w:val="none" w:sz="0" w:space="0" w:color="auto"/>
                                <w:right w:val="none" w:sz="0" w:space="0" w:color="auto"/>
                              </w:divBdr>
                              <w:divsChild>
                                <w:div w:id="1617788765">
                                  <w:marLeft w:val="0"/>
                                  <w:marRight w:val="0"/>
                                  <w:marTop w:val="0"/>
                                  <w:marBottom w:val="0"/>
                                  <w:divBdr>
                                    <w:top w:val="none" w:sz="0" w:space="0" w:color="auto"/>
                                    <w:left w:val="none" w:sz="0" w:space="0" w:color="auto"/>
                                    <w:bottom w:val="none" w:sz="0" w:space="0" w:color="auto"/>
                                    <w:right w:val="none" w:sz="0" w:space="0" w:color="auto"/>
                                  </w:divBdr>
                                  <w:divsChild>
                                    <w:div w:id="1529680149">
                                      <w:marLeft w:val="0"/>
                                      <w:marRight w:val="0"/>
                                      <w:marTop w:val="0"/>
                                      <w:marBottom w:val="0"/>
                                      <w:divBdr>
                                        <w:top w:val="none" w:sz="0" w:space="0" w:color="auto"/>
                                        <w:left w:val="none" w:sz="0" w:space="0" w:color="auto"/>
                                        <w:bottom w:val="none" w:sz="0" w:space="0" w:color="auto"/>
                                        <w:right w:val="none" w:sz="0" w:space="0" w:color="auto"/>
                                      </w:divBdr>
                                      <w:divsChild>
                                        <w:div w:id="961039234">
                                          <w:marLeft w:val="1200"/>
                                          <w:marRight w:val="1200"/>
                                          <w:marTop w:val="0"/>
                                          <w:marBottom w:val="0"/>
                                          <w:divBdr>
                                            <w:top w:val="none" w:sz="0" w:space="0" w:color="auto"/>
                                            <w:left w:val="none" w:sz="0" w:space="0" w:color="auto"/>
                                            <w:bottom w:val="none" w:sz="0" w:space="0" w:color="auto"/>
                                            <w:right w:val="none" w:sz="0" w:space="0" w:color="auto"/>
                                          </w:divBdr>
                                          <w:divsChild>
                                            <w:div w:id="1599827317">
                                              <w:marLeft w:val="0"/>
                                              <w:marRight w:val="0"/>
                                              <w:marTop w:val="0"/>
                                              <w:marBottom w:val="0"/>
                                              <w:divBdr>
                                                <w:top w:val="none" w:sz="0" w:space="0" w:color="auto"/>
                                                <w:left w:val="none" w:sz="0" w:space="0" w:color="auto"/>
                                                <w:bottom w:val="none" w:sz="0" w:space="0" w:color="auto"/>
                                                <w:right w:val="none" w:sz="0" w:space="0" w:color="auto"/>
                                              </w:divBdr>
                                              <w:divsChild>
                                                <w:div w:id="1264803112">
                                                  <w:marLeft w:val="0"/>
                                                  <w:marRight w:val="0"/>
                                                  <w:marTop w:val="0"/>
                                                  <w:marBottom w:val="0"/>
                                                  <w:divBdr>
                                                    <w:top w:val="single" w:sz="6" w:space="0" w:color="CCCCCC"/>
                                                    <w:left w:val="none" w:sz="0" w:space="0" w:color="auto"/>
                                                    <w:bottom w:val="none" w:sz="0" w:space="0" w:color="auto"/>
                                                    <w:right w:val="none" w:sz="0" w:space="0" w:color="auto"/>
                                                  </w:divBdr>
                                                  <w:divsChild>
                                                    <w:div w:id="1582831833">
                                                      <w:marLeft w:val="0"/>
                                                      <w:marRight w:val="135"/>
                                                      <w:marTop w:val="0"/>
                                                      <w:marBottom w:val="0"/>
                                                      <w:divBdr>
                                                        <w:top w:val="none" w:sz="0" w:space="0" w:color="auto"/>
                                                        <w:left w:val="none" w:sz="0" w:space="0" w:color="auto"/>
                                                        <w:bottom w:val="none" w:sz="0" w:space="0" w:color="auto"/>
                                                        <w:right w:val="none" w:sz="0" w:space="0" w:color="auto"/>
                                                      </w:divBdr>
                                                      <w:divsChild>
                                                        <w:div w:id="454102106">
                                                          <w:marLeft w:val="0"/>
                                                          <w:marRight w:val="0"/>
                                                          <w:marTop w:val="0"/>
                                                          <w:marBottom w:val="0"/>
                                                          <w:divBdr>
                                                            <w:top w:val="none" w:sz="0" w:space="0" w:color="auto"/>
                                                            <w:left w:val="none" w:sz="0" w:space="0" w:color="auto"/>
                                                            <w:bottom w:val="none" w:sz="0" w:space="0" w:color="auto"/>
                                                            <w:right w:val="none" w:sz="0" w:space="0" w:color="auto"/>
                                                          </w:divBdr>
                                                          <w:divsChild>
                                                            <w:div w:id="694384906">
                                                              <w:marLeft w:val="0"/>
                                                              <w:marRight w:val="0"/>
                                                              <w:marTop w:val="224"/>
                                                              <w:marBottom w:val="224"/>
                                                              <w:divBdr>
                                                                <w:top w:val="none" w:sz="0" w:space="0" w:color="auto"/>
                                                                <w:left w:val="none" w:sz="0" w:space="0" w:color="auto"/>
                                                                <w:bottom w:val="none" w:sz="0" w:space="0" w:color="auto"/>
                                                                <w:right w:val="none" w:sz="0" w:space="0" w:color="auto"/>
                                                              </w:divBdr>
                                                              <w:divsChild>
                                                                <w:div w:id="1220050160">
                                                                  <w:marLeft w:val="0"/>
                                                                  <w:marRight w:val="0"/>
                                                                  <w:marTop w:val="224"/>
                                                                  <w:marBottom w:val="224"/>
                                                                  <w:divBdr>
                                                                    <w:top w:val="none" w:sz="0" w:space="0" w:color="auto"/>
                                                                    <w:left w:val="none" w:sz="0" w:space="0" w:color="auto"/>
                                                                    <w:bottom w:val="none" w:sz="0" w:space="0" w:color="auto"/>
                                                                    <w:right w:val="none" w:sz="0" w:space="0" w:color="auto"/>
                                                                  </w:divBdr>
                                                                  <w:divsChild>
                                                                    <w:div w:id="1023357016">
                                                                      <w:marLeft w:val="0"/>
                                                                      <w:marRight w:val="0"/>
                                                                      <w:marTop w:val="0"/>
                                                                      <w:marBottom w:val="0"/>
                                                                      <w:divBdr>
                                                                        <w:top w:val="none" w:sz="0" w:space="0" w:color="auto"/>
                                                                        <w:left w:val="none" w:sz="0" w:space="0" w:color="auto"/>
                                                                        <w:bottom w:val="none" w:sz="0" w:space="0" w:color="auto"/>
                                                                        <w:right w:val="none" w:sz="0" w:space="0" w:color="auto"/>
                                                                      </w:divBdr>
                                                                      <w:divsChild>
                                                                        <w:div w:id="1002702977">
                                                                          <w:marLeft w:val="0"/>
                                                                          <w:marRight w:val="0"/>
                                                                          <w:marTop w:val="0"/>
                                                                          <w:marBottom w:val="0"/>
                                                                          <w:divBdr>
                                                                            <w:top w:val="none" w:sz="0" w:space="0" w:color="auto"/>
                                                                            <w:left w:val="none" w:sz="0" w:space="0" w:color="auto"/>
                                                                            <w:bottom w:val="none" w:sz="0" w:space="0" w:color="auto"/>
                                                                            <w:right w:val="none" w:sz="0" w:space="0" w:color="auto"/>
                                                                          </w:divBdr>
                                                                          <w:divsChild>
                                                                            <w:div w:id="2059157780">
                                                                              <w:marLeft w:val="0"/>
                                                                              <w:marRight w:val="0"/>
                                                                              <w:marTop w:val="0"/>
                                                                              <w:marBottom w:val="0"/>
                                                                              <w:divBdr>
                                                                                <w:top w:val="none" w:sz="0" w:space="0" w:color="auto"/>
                                                                                <w:left w:val="none" w:sz="0" w:space="0" w:color="auto"/>
                                                                                <w:bottom w:val="none" w:sz="0" w:space="0" w:color="auto"/>
                                                                                <w:right w:val="none" w:sz="0" w:space="0" w:color="auto"/>
                                                                              </w:divBdr>
                                                                              <w:divsChild>
                                                                                <w:div w:id="28851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96967554">
      <w:bodyDiv w:val="1"/>
      <w:marLeft w:val="0"/>
      <w:marRight w:val="0"/>
      <w:marTop w:val="0"/>
      <w:marBottom w:val="0"/>
      <w:divBdr>
        <w:top w:val="none" w:sz="0" w:space="0" w:color="auto"/>
        <w:left w:val="none" w:sz="0" w:space="0" w:color="auto"/>
        <w:bottom w:val="none" w:sz="0" w:space="0" w:color="auto"/>
        <w:right w:val="none" w:sz="0" w:space="0" w:color="auto"/>
      </w:divBdr>
      <w:divsChild>
        <w:div w:id="590164166">
          <w:marLeft w:val="0"/>
          <w:marRight w:val="0"/>
          <w:marTop w:val="0"/>
          <w:marBottom w:val="0"/>
          <w:divBdr>
            <w:top w:val="none" w:sz="0" w:space="0" w:color="auto"/>
            <w:left w:val="none" w:sz="0" w:space="0" w:color="auto"/>
            <w:bottom w:val="none" w:sz="0" w:space="0" w:color="auto"/>
            <w:right w:val="none" w:sz="0" w:space="0" w:color="auto"/>
          </w:divBdr>
          <w:divsChild>
            <w:div w:id="1041052269">
              <w:marLeft w:val="0"/>
              <w:marRight w:val="0"/>
              <w:marTop w:val="0"/>
              <w:marBottom w:val="0"/>
              <w:divBdr>
                <w:top w:val="none" w:sz="0" w:space="0" w:color="auto"/>
                <w:left w:val="none" w:sz="0" w:space="0" w:color="auto"/>
                <w:bottom w:val="none" w:sz="0" w:space="0" w:color="auto"/>
                <w:right w:val="none" w:sz="0" w:space="0" w:color="auto"/>
              </w:divBdr>
            </w:div>
          </w:divsChild>
        </w:div>
        <w:div w:id="744643883">
          <w:marLeft w:val="0"/>
          <w:marRight w:val="0"/>
          <w:marTop w:val="0"/>
          <w:marBottom w:val="0"/>
          <w:divBdr>
            <w:top w:val="none" w:sz="0" w:space="0" w:color="auto"/>
            <w:left w:val="none" w:sz="0" w:space="0" w:color="auto"/>
            <w:bottom w:val="none" w:sz="0" w:space="0" w:color="auto"/>
            <w:right w:val="none" w:sz="0" w:space="0" w:color="auto"/>
          </w:divBdr>
          <w:divsChild>
            <w:div w:id="269969463">
              <w:marLeft w:val="0"/>
              <w:marRight w:val="0"/>
              <w:marTop w:val="0"/>
              <w:marBottom w:val="0"/>
              <w:divBdr>
                <w:top w:val="none" w:sz="0" w:space="0" w:color="auto"/>
                <w:left w:val="none" w:sz="0" w:space="0" w:color="auto"/>
                <w:bottom w:val="none" w:sz="0" w:space="0" w:color="auto"/>
                <w:right w:val="none" w:sz="0" w:space="0" w:color="auto"/>
              </w:divBdr>
              <w:divsChild>
                <w:div w:id="1626889650">
                  <w:marLeft w:val="0"/>
                  <w:marRight w:val="0"/>
                  <w:marTop w:val="0"/>
                  <w:marBottom w:val="0"/>
                  <w:divBdr>
                    <w:top w:val="none" w:sz="0" w:space="0" w:color="auto"/>
                    <w:left w:val="none" w:sz="0" w:space="0" w:color="auto"/>
                    <w:bottom w:val="none" w:sz="0" w:space="0" w:color="auto"/>
                    <w:right w:val="none" w:sz="0" w:space="0" w:color="auto"/>
                  </w:divBdr>
                  <w:divsChild>
                    <w:div w:id="40508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54015">
              <w:marLeft w:val="0"/>
              <w:marRight w:val="0"/>
              <w:marTop w:val="0"/>
              <w:marBottom w:val="0"/>
              <w:divBdr>
                <w:top w:val="none" w:sz="0" w:space="0" w:color="auto"/>
                <w:left w:val="none" w:sz="0" w:space="0" w:color="auto"/>
                <w:bottom w:val="none" w:sz="0" w:space="0" w:color="auto"/>
                <w:right w:val="none" w:sz="0" w:space="0" w:color="auto"/>
              </w:divBdr>
              <w:divsChild>
                <w:div w:id="304773897">
                  <w:marLeft w:val="0"/>
                  <w:marRight w:val="0"/>
                  <w:marTop w:val="0"/>
                  <w:marBottom w:val="0"/>
                  <w:divBdr>
                    <w:top w:val="none" w:sz="0" w:space="0" w:color="auto"/>
                    <w:left w:val="none" w:sz="0" w:space="0" w:color="auto"/>
                    <w:bottom w:val="none" w:sz="0" w:space="0" w:color="auto"/>
                    <w:right w:val="none" w:sz="0" w:space="0" w:color="auto"/>
                  </w:divBdr>
                  <w:divsChild>
                    <w:div w:id="86784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979979">
              <w:marLeft w:val="0"/>
              <w:marRight w:val="0"/>
              <w:marTop w:val="0"/>
              <w:marBottom w:val="0"/>
              <w:divBdr>
                <w:top w:val="none" w:sz="0" w:space="0" w:color="auto"/>
                <w:left w:val="none" w:sz="0" w:space="0" w:color="auto"/>
                <w:bottom w:val="none" w:sz="0" w:space="0" w:color="auto"/>
                <w:right w:val="none" w:sz="0" w:space="0" w:color="auto"/>
              </w:divBdr>
              <w:divsChild>
                <w:div w:id="1644237674">
                  <w:marLeft w:val="0"/>
                  <w:marRight w:val="0"/>
                  <w:marTop w:val="0"/>
                  <w:marBottom w:val="0"/>
                  <w:divBdr>
                    <w:top w:val="none" w:sz="0" w:space="0" w:color="auto"/>
                    <w:left w:val="none" w:sz="0" w:space="0" w:color="auto"/>
                    <w:bottom w:val="none" w:sz="0" w:space="0" w:color="auto"/>
                    <w:right w:val="none" w:sz="0" w:space="0" w:color="auto"/>
                  </w:divBdr>
                  <w:divsChild>
                    <w:div w:id="73809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73284">
              <w:marLeft w:val="0"/>
              <w:marRight w:val="0"/>
              <w:marTop w:val="0"/>
              <w:marBottom w:val="0"/>
              <w:divBdr>
                <w:top w:val="none" w:sz="0" w:space="0" w:color="auto"/>
                <w:left w:val="none" w:sz="0" w:space="0" w:color="auto"/>
                <w:bottom w:val="none" w:sz="0" w:space="0" w:color="auto"/>
                <w:right w:val="none" w:sz="0" w:space="0" w:color="auto"/>
              </w:divBdr>
              <w:divsChild>
                <w:div w:id="31541446">
                  <w:marLeft w:val="0"/>
                  <w:marRight w:val="0"/>
                  <w:marTop w:val="0"/>
                  <w:marBottom w:val="0"/>
                  <w:divBdr>
                    <w:top w:val="none" w:sz="0" w:space="0" w:color="auto"/>
                    <w:left w:val="none" w:sz="0" w:space="0" w:color="auto"/>
                    <w:bottom w:val="none" w:sz="0" w:space="0" w:color="auto"/>
                    <w:right w:val="none" w:sz="0" w:space="0" w:color="auto"/>
                  </w:divBdr>
                  <w:divsChild>
                    <w:div w:id="27502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223653">
              <w:marLeft w:val="0"/>
              <w:marRight w:val="0"/>
              <w:marTop w:val="0"/>
              <w:marBottom w:val="0"/>
              <w:divBdr>
                <w:top w:val="none" w:sz="0" w:space="0" w:color="auto"/>
                <w:left w:val="none" w:sz="0" w:space="0" w:color="auto"/>
                <w:bottom w:val="none" w:sz="0" w:space="0" w:color="auto"/>
                <w:right w:val="none" w:sz="0" w:space="0" w:color="auto"/>
              </w:divBdr>
              <w:divsChild>
                <w:div w:id="1020817519">
                  <w:marLeft w:val="0"/>
                  <w:marRight w:val="0"/>
                  <w:marTop w:val="0"/>
                  <w:marBottom w:val="0"/>
                  <w:divBdr>
                    <w:top w:val="none" w:sz="0" w:space="0" w:color="auto"/>
                    <w:left w:val="none" w:sz="0" w:space="0" w:color="auto"/>
                    <w:bottom w:val="none" w:sz="0" w:space="0" w:color="auto"/>
                    <w:right w:val="none" w:sz="0" w:space="0" w:color="auto"/>
                  </w:divBdr>
                  <w:divsChild>
                    <w:div w:id="118575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83857">
              <w:marLeft w:val="0"/>
              <w:marRight w:val="0"/>
              <w:marTop w:val="0"/>
              <w:marBottom w:val="0"/>
              <w:divBdr>
                <w:top w:val="none" w:sz="0" w:space="0" w:color="auto"/>
                <w:left w:val="none" w:sz="0" w:space="0" w:color="auto"/>
                <w:bottom w:val="none" w:sz="0" w:space="0" w:color="auto"/>
                <w:right w:val="none" w:sz="0" w:space="0" w:color="auto"/>
              </w:divBdr>
              <w:divsChild>
                <w:div w:id="305015978">
                  <w:marLeft w:val="0"/>
                  <w:marRight w:val="0"/>
                  <w:marTop w:val="0"/>
                  <w:marBottom w:val="0"/>
                  <w:divBdr>
                    <w:top w:val="none" w:sz="0" w:space="0" w:color="auto"/>
                    <w:left w:val="none" w:sz="0" w:space="0" w:color="auto"/>
                    <w:bottom w:val="none" w:sz="0" w:space="0" w:color="auto"/>
                    <w:right w:val="none" w:sz="0" w:space="0" w:color="auto"/>
                  </w:divBdr>
                  <w:divsChild>
                    <w:div w:id="118629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482126">
          <w:marLeft w:val="0"/>
          <w:marRight w:val="0"/>
          <w:marTop w:val="0"/>
          <w:marBottom w:val="0"/>
          <w:divBdr>
            <w:top w:val="none" w:sz="0" w:space="0" w:color="auto"/>
            <w:left w:val="none" w:sz="0" w:space="0" w:color="auto"/>
            <w:bottom w:val="none" w:sz="0" w:space="0" w:color="auto"/>
            <w:right w:val="none" w:sz="0" w:space="0" w:color="auto"/>
          </w:divBdr>
          <w:divsChild>
            <w:div w:id="815993556">
              <w:marLeft w:val="0"/>
              <w:marRight w:val="0"/>
              <w:marTop w:val="0"/>
              <w:marBottom w:val="0"/>
              <w:divBdr>
                <w:top w:val="none" w:sz="0" w:space="0" w:color="auto"/>
                <w:left w:val="none" w:sz="0" w:space="0" w:color="auto"/>
                <w:bottom w:val="none" w:sz="0" w:space="0" w:color="auto"/>
                <w:right w:val="none" w:sz="0" w:space="0" w:color="auto"/>
              </w:divBdr>
            </w:div>
          </w:divsChild>
        </w:div>
        <w:div w:id="1407996361">
          <w:marLeft w:val="0"/>
          <w:marRight w:val="0"/>
          <w:marTop w:val="0"/>
          <w:marBottom w:val="0"/>
          <w:divBdr>
            <w:top w:val="none" w:sz="0" w:space="0" w:color="auto"/>
            <w:left w:val="none" w:sz="0" w:space="0" w:color="auto"/>
            <w:bottom w:val="none" w:sz="0" w:space="0" w:color="auto"/>
            <w:right w:val="none" w:sz="0" w:space="0" w:color="auto"/>
          </w:divBdr>
          <w:divsChild>
            <w:div w:id="40442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62162">
      <w:bodyDiv w:val="1"/>
      <w:marLeft w:val="0"/>
      <w:marRight w:val="0"/>
      <w:marTop w:val="0"/>
      <w:marBottom w:val="0"/>
      <w:divBdr>
        <w:top w:val="none" w:sz="0" w:space="0" w:color="auto"/>
        <w:left w:val="none" w:sz="0" w:space="0" w:color="auto"/>
        <w:bottom w:val="none" w:sz="0" w:space="0" w:color="auto"/>
        <w:right w:val="none" w:sz="0" w:space="0" w:color="auto"/>
      </w:divBdr>
      <w:divsChild>
        <w:div w:id="15155454">
          <w:marLeft w:val="0"/>
          <w:marRight w:val="0"/>
          <w:marTop w:val="0"/>
          <w:marBottom w:val="0"/>
          <w:divBdr>
            <w:top w:val="none" w:sz="0" w:space="0" w:color="auto"/>
            <w:left w:val="none" w:sz="0" w:space="0" w:color="auto"/>
            <w:bottom w:val="none" w:sz="0" w:space="0" w:color="auto"/>
            <w:right w:val="none" w:sz="0" w:space="0" w:color="auto"/>
          </w:divBdr>
          <w:divsChild>
            <w:div w:id="473833771">
              <w:marLeft w:val="0"/>
              <w:marRight w:val="0"/>
              <w:marTop w:val="0"/>
              <w:marBottom w:val="0"/>
              <w:divBdr>
                <w:top w:val="none" w:sz="0" w:space="0" w:color="auto"/>
                <w:left w:val="none" w:sz="0" w:space="0" w:color="auto"/>
                <w:bottom w:val="none" w:sz="0" w:space="0" w:color="auto"/>
                <w:right w:val="none" w:sz="0" w:space="0" w:color="auto"/>
              </w:divBdr>
              <w:divsChild>
                <w:div w:id="1924339327">
                  <w:marLeft w:val="0"/>
                  <w:marRight w:val="0"/>
                  <w:marTop w:val="0"/>
                  <w:marBottom w:val="0"/>
                  <w:divBdr>
                    <w:top w:val="none" w:sz="0" w:space="0" w:color="auto"/>
                    <w:left w:val="none" w:sz="0" w:space="0" w:color="auto"/>
                    <w:bottom w:val="none" w:sz="0" w:space="0" w:color="auto"/>
                    <w:right w:val="none" w:sz="0" w:space="0" w:color="auto"/>
                  </w:divBdr>
                  <w:divsChild>
                    <w:div w:id="51357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20320">
              <w:marLeft w:val="0"/>
              <w:marRight w:val="0"/>
              <w:marTop w:val="0"/>
              <w:marBottom w:val="0"/>
              <w:divBdr>
                <w:top w:val="none" w:sz="0" w:space="0" w:color="auto"/>
                <w:left w:val="none" w:sz="0" w:space="0" w:color="auto"/>
                <w:bottom w:val="none" w:sz="0" w:space="0" w:color="auto"/>
                <w:right w:val="none" w:sz="0" w:space="0" w:color="auto"/>
              </w:divBdr>
              <w:divsChild>
                <w:div w:id="469640850">
                  <w:marLeft w:val="0"/>
                  <w:marRight w:val="0"/>
                  <w:marTop w:val="0"/>
                  <w:marBottom w:val="0"/>
                  <w:divBdr>
                    <w:top w:val="none" w:sz="0" w:space="0" w:color="auto"/>
                    <w:left w:val="none" w:sz="0" w:space="0" w:color="auto"/>
                    <w:bottom w:val="none" w:sz="0" w:space="0" w:color="auto"/>
                    <w:right w:val="none" w:sz="0" w:space="0" w:color="auto"/>
                  </w:divBdr>
                  <w:divsChild>
                    <w:div w:id="12361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141671">
              <w:marLeft w:val="0"/>
              <w:marRight w:val="0"/>
              <w:marTop w:val="0"/>
              <w:marBottom w:val="0"/>
              <w:divBdr>
                <w:top w:val="none" w:sz="0" w:space="0" w:color="auto"/>
                <w:left w:val="none" w:sz="0" w:space="0" w:color="auto"/>
                <w:bottom w:val="none" w:sz="0" w:space="0" w:color="auto"/>
                <w:right w:val="none" w:sz="0" w:space="0" w:color="auto"/>
              </w:divBdr>
              <w:divsChild>
                <w:div w:id="1720782370">
                  <w:marLeft w:val="0"/>
                  <w:marRight w:val="0"/>
                  <w:marTop w:val="0"/>
                  <w:marBottom w:val="0"/>
                  <w:divBdr>
                    <w:top w:val="none" w:sz="0" w:space="0" w:color="auto"/>
                    <w:left w:val="none" w:sz="0" w:space="0" w:color="auto"/>
                    <w:bottom w:val="none" w:sz="0" w:space="0" w:color="auto"/>
                    <w:right w:val="none" w:sz="0" w:space="0" w:color="auto"/>
                  </w:divBdr>
                  <w:divsChild>
                    <w:div w:id="126846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986244">
          <w:marLeft w:val="0"/>
          <w:marRight w:val="0"/>
          <w:marTop w:val="0"/>
          <w:marBottom w:val="0"/>
          <w:divBdr>
            <w:top w:val="none" w:sz="0" w:space="0" w:color="auto"/>
            <w:left w:val="none" w:sz="0" w:space="0" w:color="auto"/>
            <w:bottom w:val="none" w:sz="0" w:space="0" w:color="auto"/>
            <w:right w:val="none" w:sz="0" w:space="0" w:color="auto"/>
          </w:divBdr>
          <w:divsChild>
            <w:div w:id="1550456867">
              <w:marLeft w:val="0"/>
              <w:marRight w:val="0"/>
              <w:marTop w:val="0"/>
              <w:marBottom w:val="0"/>
              <w:divBdr>
                <w:top w:val="none" w:sz="0" w:space="0" w:color="auto"/>
                <w:left w:val="none" w:sz="0" w:space="0" w:color="auto"/>
                <w:bottom w:val="none" w:sz="0" w:space="0" w:color="auto"/>
                <w:right w:val="none" w:sz="0" w:space="0" w:color="auto"/>
              </w:divBdr>
            </w:div>
          </w:divsChild>
        </w:div>
        <w:div w:id="851839451">
          <w:marLeft w:val="0"/>
          <w:marRight w:val="0"/>
          <w:marTop w:val="0"/>
          <w:marBottom w:val="0"/>
          <w:divBdr>
            <w:top w:val="none" w:sz="0" w:space="0" w:color="auto"/>
            <w:left w:val="none" w:sz="0" w:space="0" w:color="auto"/>
            <w:bottom w:val="none" w:sz="0" w:space="0" w:color="auto"/>
            <w:right w:val="none" w:sz="0" w:space="0" w:color="auto"/>
          </w:divBdr>
          <w:divsChild>
            <w:div w:id="93817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targetScreenSz w:val="800x600"/>
</w:webSettings>
</file>

<file path=word/_rels/document.xml.rels><?xml version="1.0" encoding="UTF-8" standalone="yes"?><Relationships xmlns="http://schemas.openxmlformats.org/package/2006/relationships"><Relationship Id="rId8" Type="http://schemas.openxmlformats.org/officeDocument/2006/relationships/webSettings" Target="webSettings.xml" /><Relationship Id="rId13" Type="http://schemas.openxmlformats.org/officeDocument/2006/relationships/footer" Target="footer3.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footer" Target="footer1.xml" /><Relationship Id="rId5" Type="http://schemas.openxmlformats.org/officeDocument/2006/relationships/numbering" Target="numbering.xml" /><Relationship Id="rId15" Type="http://schemas.openxmlformats.org/officeDocument/2006/relationships/fontTable" Target="fontTable.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footer" Target="foot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2.xml><?xml version="1.0" encoding="utf-8"?>
<cdm:cachedDataManifest xmlns:cdm="http://schemas.microsoft.com/2004/VisualStudio/Tools/Applications/CachedDataManifest.xsd" cdm:revision="1"/>
</file>

<file path=customXml/item3.xml><?xml version="1.0" encoding="utf-8"?>
<n-document xmlns:xsd="http://www.w3.org/2001/XMLSchema" xmlns:xsi="http://www.w3.org/2001/XMLSchema-instance" guid="0" synced="true" validated="true">
  <n-docbody>
    <standard.doc precedenttype="agreement">
      <prelim>
        <product.name>product.name0</product.name>
        <title>Asset purchase agreement</title>
        <author>Practical Law Corporate</author>
        <resource.type>Standard documents</resource.type>
        <juris>juris0</juris>
        <juris>juris1</juris>
      </prelim>
      <abstract>
        <para>
          <paratext>
            An asset purchase agreement, the key agreement documenting the sale and purchase of a business. For the provisions to be inserted into the property schedule, see 
            <link href="3-107-5682" style="ACTLinkPLCtoPLC">
              <ital>Standard document, Property schedule: asset purchase agreement</ital>
            </link>
            .
          </paratext>
        </para>
        <para>
          <paratext>
            <ital>Practical Law Corporate with thanks to David Day and Simon Howley, CMS Cameron McKenna Nabarro Olswang for their comments.</ital>
          </paratext>
        </para>
        <para>
          <paratext>
            <ital>(Employment provisions by Practical Law Employment. Intellectual property provisions by Practical Law IP &amp; IT. Data protection provisions by Simon Jones, Squire Patton Boggs. Pensions provisions by Practical Law Pensions, based on material originally contributed by Mayer Brown. Environmental provisions by Practical Law Environment.)</ital>
          </paratext>
        </para>
        <para>
          <paratext>
            <bold>Integrated drafting notes.</bold>
             This document has integrated drafting notes embedded within the text. Click on a note heading to expand or minimise the related note. See the 
            <ital>Actions</ital>
             box in the righthand corner for additional viewing options. 
            <bold>NOTE</bold>
            :  To print the document without drafting notes, ensure the "View document only" option is selected in the 
            <ital>Actions</ital>
             box before sending the document to print.
          </paratext>
        </para>
      </abstract>
      <toc.identifier hasToc="true"/>
      <body>
        <drafting.note id="a325358" jurisdiction="">
          <head align="left" preservecase="true">
            <headtext>General document notes</headtext>
          </head>
          <division id="a000003" level="1">
            <para>
              <paratext>The standard document is drafted on the following assumptions:</paratext>
            </para>
            <list type="bulleted">
              <list.item>
                <para>
                  <paratext>It comprises the sale of the business and assets of a private limited company which is incorporated, and carries on business, in England and Wales.</paratext>
                </para>
              </list.item>
              <list.item>
                <para>
                  <paratext>The buyer is a single corporate entity incorporated in England and Wales.</paratext>
                </para>
              </list.item>
              <list.item>
                <para>
                  <paratext>The sale is subject to conditions, with a delay between signing and completion.</paratext>
                </para>
              </list.item>
              <list.item>
                <para>
                  <paratext>The effective time (the time that the assets are treated as transferring) will be on the same date as the completion date.</paratext>
                </para>
              </list.item>
              <list.item>
                <para>
                  <paratext>The purchase price is payable in cash and is not subject to adjustment by reference to completion accounts.</paratext>
                </para>
              </list.item>
              <list.item>
                <para>
                  <paratext>Neither cash nor book debts of the seller will transfer.</paratext>
                </para>
              </list.item>
              <list.item>
                <para>
                  <paratext>It is governed by the laws of England and Wales.</paratext>
                </para>
              </list.item>
            </list>
            <para>
              <paratext>The standard document is drafted primarily from the point of view of the buyer, although in these notes the issues are looked at from the points of view of both the seller and the buyer where it is appropriate to do so.</paratext>
            </para>
            <para>
              <paratext>
                The standard document does
                <bold> not</bold>
                 include extensive limitations on seller liability or provisions relating to the conduct of claims, these can be found in 
                <link href="6-200-3555" style="ACTLinkPLCtoPLC">
                  <ital>Standard clause, Seller's limitation of liability and conduct of claims: asset purchase agreement</ital>
                </link>
                . The standard document has been drafted in conjunction with a number of other documents containing additional provisions that are available to be incorporated into the agreement, depending on the structure of the transaction:
              </paratext>
            </para>
            <list type="bulleted">
              <list.item>
                <para>
                  <paratext>
                    <link href="6-200-3555" style="ACTLinkPLCtoPLC">
                      <ital>Standard clause, Seller's limitation of liability and conduct of claims: asset purchase agreement</ital>
                    </link>
                    .
                  </paratext>
                </para>
              </list.item>
              <list.item>
                <para>
                  <paratext>
                    <link href="2-200-3557" style="ACTLinkPLCtoPLC">
                      <ital>Standard clause, Shares as consideration: asset purchase agreement</ital>
                    </link>
                    .
                  </paratext>
                </para>
              </list.item>
              <list.item>
                <para>
                  <paratext>
                    <link href="2-200-0672" style="ACTLinkPLCtoPLC">
                      <ital>Standard clause, Capital allowances fixtures election</ital>
                    </link>
                    .
                  </paratext>
                </para>
              </list.item>
              <list.item>
                <para>
                  <paratext>
                    <link href="2-200-3562" style="ACTLinkPLCtoPLC">
                      <ital>Standard clause, Retention: asset purchase agreement</ital>
                    </link>
                    .
                  </paratext>
                </para>
              </list.item>
              <list.item>
                <para>
                  <paratext>
                    <link href="3-107-5682" style="ACTLinkPLCtoPLC">
                      <ital>Standard clause, Property schedule: asset purchase agreement</ital>
                    </link>
                    .
                  </paratext>
                </para>
              </list.item>
              <list.item>
                <para>
                  <paratext>
                    <link href="0-200-0357" style="ACTLinkPLCtoPLC">
                      <ital>Standard document, Deed of guarantee and indemnity of seller's obligations: asset purchase agreement</ital>
                    </link>
                    .
                  </paratext>
                </para>
              </list.item>
              <list.item>
                <para>
                  <paratext>
                    <link href="6-200-3560" style="ACTLinkPLCtoPLC">
                      <ital>Standard clause, Seller obligations guarantee and indemnity clause: asset purchase agreement</ital>
                    </link>
                    .
                  </paratext>
                </para>
              </list.item>
              <list.item>
                <para>
                  <paratext>
                    <link href="0-200-0673" style="ACTLinkPLCtoPLC">
                      <ital>Standard clause, Buyer obligations guarantee and indemnity clause: asset purchase agreement</ital>
                    </link>
                    .
                  </paratext>
                </para>
              </list.item>
              <list.item>
                <para>
                  <paratext>
                    <link href="2-216-3956" style="ACTLinkPLCtoPLC">
                      <ital>Standard clause, Book debts included in the assets being acquired: asset purchase agreement</ital>
                    </link>
                    .
                  </paratext>
                </para>
              </list.item>
              <list.item>
                <para>
                  <paratext>
                    <link href="4-201-0726" style="ACTLinkPLCtoPLC">
                      <ital>Standard clause, Environmental indemnity: seller-friendly draft: asset purchase agreement</ital>
                    </link>
                    .
                  </paratext>
                </para>
              </list.item>
              <list.item>
                <para>
                  <paratext>
                    <link href="6-518-0272" style="ACTLinkPLCtoPLC">
                      <ital>Standard clause, Environmental indemnity: negotiated draft: asset purchase agreement</ital>
                    </link>
                    .
                  </paratext>
                </para>
              </list.item>
            </list>
            <division id="a000004" level="2">
              <division id="a890325" level="3">
                <head align="left" preservecase="true">
                  <headtext>Negotiating and drafting issues</headtext>
                </head>
                <list type="bulleted">
                  <list.item>
                    <para>
                      <paratext>
                        Where assets are owned by more than one person, or spread across a group of companies, there may be several sellers joined as parties to the agreement. The alternative is for one seller to agree to procure that relevant others give effect to the sale. However, this may not be acceptable to a buyer if a party's worth is questionable (see 
                        <link href="9-107-3538#a1002657" style="ACTLinkPLCtoPLC">
                          <ital>Practice note, Asset purchase agreement: commentary: Parties</ital>
                        </link>
                        ).
                      </paratext>
                    </para>
                  </list.item>
                  <list.item>
                    <para>
                      <paratext>
                        Consider how the acquisition is to be structured and funded and whether it is desirable from either party's perspective to carry out any preliminary restructuring, for example, to maximise any potential tax advantages (see 
                        <link href="6-376-3578" style="ACTLinkPLCtoPLC">
                          <ital>Practice note, Asset purchases: tax overview</ital>
                        </link>
                        ). Consider whether the buyer is to acquire the whole business, or just certain assets. Consider also whether the business being acquired will include shares of any subsidiary undertakings in the seller's group.
                      </paratext>
                    </para>
                  </list.item>
                  <list.item>
                    <para>
                      <paratext>
                        Where any party is a company whose shares are traded on the London Stock Exchange or another market, consider the relevant rules (for example, whether the acquisition will constitute a Class 1 or related party transaction requiring shareholder approval for the purpose of the FCA's Listing Rules (see 
                        <link href="1-200-7730" style="ACTLinkPLCtoPLC">
                          <ital>Practice note, Listed and public company issues: acquisitions</ital>
                        </link>
                        )).
                      </paratext>
                    </para>
                  </list.item>
                  <list.item>
                    <para>
                      <paratext>
                        Consider whether the agreement is intended to confer benefits on third parties so that they may be entitled to enforce under the 
                        <link href="9-505-5610" style="ACTLinkPLCtoPLC">
                          <ital>Contracts (Rights of Third Parties) Act 1999</ital>
                        </link>
                         without being joined as parties to the agreement.
                      </paratext>
                    </para>
                  </list.item>
                  <list.item>
                    <para>
                      <paratext>
                        In certain circumstances the buyer or the seller may want the obligations of the other to be guaranteed by a third party, such as a bank or parent company. This may be of particular relevance for the buyer if the seller is disposing of its entire business such that after the transaction it will only be a "cash" shell. However, bank guarantees are expensive and likely to be resisted on that ground alone. If security for the obligations of either party becomes an issue, it may be necessary to consider alternative payment structures such as deferred consideration or retention accounts and rights of set-off. See 
                        <link href="0-200-0357" style="ACTLinkPLCtoPLC">
                          <ital>Standard document, Deed of guarantee of seller's obligations: asset purchases</ital>
                        </link>
                         and 
                        <link href="6-200-3560" style="ACTLinkPLCtoPLC">
                          <ital>Standard clauses, Seller obligations guarantee and indemnity clause: asset purchase agreement</ital>
                        </link>
                         and 
                        <link href="0-200-0673" style="ACTLinkPLCtoPLC">
                          <ital>Buyer obligations guarantee and indemnity clause: asset purchase agreement.</ital>
                        </link>
                      </paratext>
                    </para>
                  </list.item>
                  <list.item>
                    <para>
                      <paratext>
                        Consider how debtors and creditors of the seller are to be dealt with. Will they be taken over by the buyer or remain with the seller (see 
                        <link anchor="a1002764" href="9-107-3538" style="ACTLinkPLCtoPLC">
                          <ital>Practice note, Asset purchase agreement: commentary: Debtors and creditors</ital>
                        </link>
                        )? This document assumes that debtors and creditors will not transfer (although see 
                        <link href="2-216-3956" style="ACTLinkPLCtoPLC">
                          <ital>Standard clause, Book debts included in the assets being acquired: asset purchase agreement</ital>
                        </link>
                         if book debts are to transfer).
                      </paratext>
                    </para>
                  </list.item>
                  <list.item>
                    <para>
                      <paratext>Consider which, if any, liabilities and obligations of the seller are to be assumed by the buyer.</paratext>
                    </para>
                  </list.item>
                  <list.item>
                    <para>
                      <paratext>
                        Consider whether completion accounts will be required. It may not be possible, for example, to identify fluctuating assets such as stock, creditors and debtors without an audit of the relevant items. (See 
                        <link href="9-107-3538#a1002729" style="ACTLinkPLCtoPLC">
                          <ital>Practice notes, Asset purchase agreement: commentary: Completion accounts</ital>
                        </link>
                         and 
                        <link href="5-107-3762" style="ACTLinkPLCtoPLC">
                          <ital>Completion accounts: acquisitions</ital>
                        </link>
                        .)
                      </paratext>
                    </para>
                  </list.item>
                  <list.item>
                    <para>
                      <paratext>Consider whether it is practical to list specific classes of asset in schedules to the agreement or whether it will be necessary to rely on generic definitions.</paratext>
                    </para>
                  </list.item>
                  <list.item>
                    <para>
                      <paratext>
                        Consider whether any part of the consideration will be deferred or held in a retention account pending settlement of warranty or other claims or agreement of completion accounts. (See 
                        <link anchor="a534740" href="9-107-3538" style="ACTLinkPLCtoPLC">
                          <ital>Practice notes, Asset purchase agreement: commentary: Earn-out</ital>
                        </link>
                         and 
                        <link href="9-107-3755" style="ACTLinkPLCtoPLC">
                          <ital>Earn-outs</ital>
                        </link>
                        .)
                      </paratext>
                    </para>
                  </list.item>
                  <list.item>
                    <para>
                      <paratext>
                        The operative parts of the agreement should be amended to reflect the agreed position with regard to capital allowances. If the buyer is acquiring plant and machinery that are fixtures, and the seller has pooled its fixtures expenditure, see 
                        <link href="https://uk.practicallaw.thomsonreuters.com/Document/Icf3168d6e89111e398db8b09b4f043e0/View/FullText.html?navigationPath=Search%2Fv3%2Fsearch%2Fresults%2Fnavigation%2Fi0ad74035000001606f4349451390ce52%3FNav%3DKNOWHOW_UK%26fragmentIdentifier%3DIcf3168d6e89111e398db8b09b4f043e0%26startIndex%3D1%26contextData%3D%2528sc.Search%2529%26transitionType%3DSearchItem&amp;amp;listSource=Search&amp;amp;listPageSource=c02dad9525384f0ea2b9d1739a2a15b0&amp;amp;list=KNOWHOW_UK&amp;amp;rank=1&amp;amp;sessionScopeId=012efe4f33f38cd6aaa0f4ee04d647c6263ab65bed6a723bd5a337bbdf8287c7&amp;amp;originationContext=Search%20Result&amp;amp;transitionType=SearchItem&amp;amp;contextData=(sc.Search)&amp;amp;navId=D6DCA8346437914E4C0C6BAB0107F424&amp;amp;comp=pluk" style="ACTLinkURL">
                          <ital>Standard document, Capital allowances fixtures election</ital>
                        </link>
                        . If the seller has not pooled its expenditure on plant and machinery fixtures, see 
                        <link href="https://uk.practicallaw.thomsonreuters.com/w-008-9863?transitionType=Default&amp;amp;contextData=(sc.Default)&amp;amp;firstPage=true" style="ACTLinkURL">
                          <ital>Standard document, Capital allowances: clause providing for seller to pool its qualifying fixtures expenditure</ital>
                        </link>
                        .
                      </paratext>
                    </para>
                  </list.item>
                  <list.item>
                    <para>
                      <paratext>
                        Parties entering into any contract which will continue in force after 
                        <link href="https://uk.practicallaw.thomsonreuters.com/Glossary/UKPracticalLaw/I6c7870abec1111e698dc8b09b4f043e0?transitionType=Default&amp;amp;contextData=(sc.Default)" style="ACTLinkURL">
                          <bold>Brexit</bold>
                        </link>
                         occurs, or which might be affected by Brexit-related developments before then, should consider making bespoke contractual provision. The extent to which such provision is desirable (and capable of being negotiated) will depend upon the circumstances, but might include options to renegotiate the agreement, or any transitional services arrangement, or even to withdraw from it or them entirely. For more information on Brexit in the context of commercial agreements, see Articles, 
                        <link href="https://uk.practicallaw.thomsonreuters.com/Document/I7213bb58a15b11e698dc8b09b4f043e0/View/FullText.html" style="ACTLinkURL">
                          <ital>Brexit: implications for commercial law</ital>
                        </link>
                         and 
                        <link href="0-634-4336" style="ACTLinkPLCtoPLC">
                          <ital>Brexit and commercial contracts: assessing the impact</ital>
                        </link>
                        . For examples of Brexit clauses, and a note on the merits and demerits of not including one, see 
                        <link href="https://uk.practicallaw.thomsonreuters.com/Document/I2a529bced81811e698dc8b09b4f043e0/View/FullText.html" style="ACTLinkURL">
                          <ital>Practice note, Drafting for Brexit: Brexit clauses</ital>
                        </link>
                        .
                      </paratext>
                    </para>
                  </list.item>
                </list>
              </division>
            </division>
          </division>
        </drafting.note>
        <cover.sheet>
          <head align="left" preservecase="true">
            <headtext>Asset purchase agreement</headtext>
          </head>
          <party.name>[Party 1]</party.name>
          <AdditionalPartyType>
            <static.and>and</static.and>
            <party.name>[Party 2]</party.name>
          </AdditionalPartyType>
        </cover.sheet>
        <intro>
          <intro.date>This agreement is dated [DATE]</intro.date>
        </intro>
        <parties>
          <head align="left" preservecase="true">
            <headtext>PARTIES</headtext>
          </head>
          <party executionmethod="contract" id="a178847" status="individual">
            <identifier>(1)</identifier>
            <defn.item>
              <defn>
                <para>
                  <paratext>[FULL COMPANY NAME] incorporated and registered in England and Wales with company number [NUMBER] whose registered office is at [REGISTERED OFFICE ADDRESS]</paratext>
                </para>
              </defn>
              <defn.term>Seller</defn.term>
            </defn.item>
          </party>
          <party executionmethod="contract" id="a193485" status="individual">
            <identifier>(2)</identifier>
            <defn.item>
              <defn>
                <para>
                  <paratext>[FULL COMPANY NAME] incorporated and registered in England and Wales with company number [NUMBER] whose registered office is at [REGISTERED OFFICE ADDRESS]</paratext>
                </para>
              </defn>
              <defn.term>Buyer</defn.term>
            </defn.item>
          </party>
        </parties>
        <recitals>
          <head align="left" preservecase="true">
            <headtext>BACKGROUND</headtext>
          </head>
          <clause id="a228618">
            <identifier>(A)</identifier>
            <para>
              <paratext>The Business is carried on by the Seller under the Business Name.</paratext>
            </para>
          </clause>
          <clause id="a380255">
            <identifier>(B)</identifier>
            <para>
              <paratext>The Seller has agreed to sell and transfer, and the Buyer has agreed to buy, the Business (comprising the Assets) as a going concern on the terms and conditions set out in this agreement.</paratext>
            </para>
            <drafting.note id="a728088" jurisdiction="">
              <head align="left" preservecase="true">
                <headtext>Background</headtext>
              </head>
              <division id="a000005" level="1">
                <para>
                  <paratext>
                    As a matter of general construction, this part of the agreement does not form part of its operative provisions. That is, it does not have direct legal consequences, although in cases of dispute it may be used as an interpretative guide to operative provisions which are subsequently found to be obscure, ambiguous or otherwise the subject of dispute. For further information, see 
                    <link anchor="a41966" href="0-107-4877" style="ACTLinkPLCtoPLC">
                      <ital>Practice note, Contracts: structure and terms of commercial contracts: Background, recitals, or preamble</ital>
                    </link>
                    .
                  </paratext>
                </para>
              </division>
            </drafting.note>
          </clause>
        </recitals>
        <operative xrefname="clause">
          <head align="left" preservecase="true">
            <headtext>Agreed terms</headtext>
          </head>
          <clause id="a539263">
            <identifier>1.</identifier>
            <head align="left" preservecase="true">
              <headtext>Interpretation</headtext>
            </head>
            <subclause1 id="a738163">
              <identifier>1.1</identifier>
              <para>
                <paratext>
                  The definitions and rules of interpretation in this 
                  <internal.reference refid="a539263">clause 1</internal.reference>
                   shall apply in this agreement.
                </paratext>
              </para>
              <defn.item id="a175095">
                <defn.term>Accounts</defn.term>
                <defn>
                  <para>
                    <paratext>
                      [the audited financial statements of the Seller as at the Accounts Date including the balance sheet and profit and loss accounts together with the notes thereon, the cash flow statement and the directors' and auditor's reports 
                      <bold>OR</bold>
                       the [unaudited] accounts relating to the Business as at and to the Accounts Date, comprising a balance sheet and profit and loss account together with the notes thereon and a cash flow statement] [, a copy of which is attached to the Disclosure Letter].
                    </paratext>
                  </para>
                </defn>
                <drafting.note id="a973685" jurisdiction="">
                  <head align="left" preservecase="true">
                    <headtext>Accounts</headtext>
                  </head>
                  <division id="a000006" level="1">
                    <para>
                      <paratext>In almost every acquisition, the price will be based on a set of accounts of the Business (although intangible factors not recognised in the formal accounts, notably goodwill, invariably also come into the equation). If a buyer has relied on a particular set of accounts in valuing the Business, it is likely to insist on warranties relating to those accounts. It is therefore essential to determine at the outset what accounts are available, to what standard they have been prepared and, from the buyer's perspective, what degree of reliance can be placed on their accuracy. The seller will normally be expected to warrant the accuracy of the latest set of annual accounts of the Business. The first option in square brackets will be appropriate where the Business is the only business of the seller; the latter option (unaudited accounts of the buyer) may be appropriate where the seller has other businesses and the buyer insists on accounts being drawn up that relate specifically to the Business. It is possible that such accounts already exist, however, these are unlikely to be audited. The buyer may consider warranties that link the accounts of the business to the audited accounts of the seller.</paratext>
                    </para>
                    <para>
                      <paratext>
                        The second option may also be useful where the last audited accounts are dated and the buyer wants more up to date accounts, although this issue will normally be dealt with through the production and warranting of management accounts, which are warranted in addition to the last audited accounts (which is the approach taken in this document - see 
                        <internal.reference refid="a602430">paragraph 4.9</internal.reference>
                         of Part 1 of Schedule 13). In addition, the agreement provides for warranties as to what has happened subsequent to the last accounts date (see 
                        <internal.reference refid="a887603">paragraph 5</internal.reference>
                         of Part 1 of Schedule 13).
                      </paratext>
                    </para>
                    <para>
                      <paratext>In some cases it may be necessary to produce non-statutory accounts specially for the purposes of the transaction. These may sometimes be accompanied by some level of assurance, possibly falling short of an audit, from a firm of accountants.</paratext>
                    </para>
                    <para>
                      <paratext>
                        The primary purpose of the definition of "Accounts" is to provide a focus for the accounts warranties set out in 
                        <internal.reference refid="a276044">paragraph 4</internal.reference>
                         of Part 1 of Schedule 13. However, it may also be relevant to other parts of the agreement. For example, where completion accounts are required, the defined Accounts may act as a reference point for the accounting principles and practices to be employed in the production of the completion accounts.
                      </paratext>
                    </para>
                    <division id="a112040" level="2">
                      <head align="left" preservecase="true">
                        <headtext>Legal issues</headtext>
                      </head>
                      <para>
                        <paratext>
                          The buyer should ascertain what statutory accounts the seller is obliged to produce. The statutory requirement for companies to produce accounts is contained in Part 15 of the 
                          <link href="3-503-8567" style="ACTLinkPLCtoPLC">
                            <ital>Companies Act 2006</ital>
                          </link>
                          . While all companies are subject to a basic statutory obligation to prepare individual accounts (
                          <link href="3-505-6957" style="ACTLinkPLCtoPLC">
                            <ital>section 394</ital>
                          </link>
                          <ital>, Companies Act 2006</ital>
                          ) consisting of a balance sheet and profit and loss account (
                          <link href="9-505-6959" style="ACTLinkPLCtoPLC">
                            <ital>section 396(1)</ital>
                          </link>
                          <ital>, Companies Act 2006</ital>
                          ), the required form and content of such accounts varies according to the size and status of the company concerned. For further information in relation to the form, content and preparation of annual accounts, see the following Practice notes:
                        </paratext>
                      </para>
                      <list type="bulleted">
                        <list.item>
                          <para>
                            <paratext>
                              <link href="5-379-0742" style="ACTLinkPLCtoPLC">
                                <ital>Company accounts and reports: overview</ital>
                              </link>
                              .
                            </paratext>
                          </para>
                        </list.item>
                        <list.item>
                          <para>
                            <paratext>
                              <link href="3-379-0743" style="ACTLinkPLCtoPLC">
                                <ital>Balance sheet, profit and loss account and notes to the accounts</ital>
                              </link>
                              .
                            </paratext>
                          </para>
                        </list.item>
                        <list.item>
                          <para>
                            <paratext>
                              <link href="8-379-0750" style="ACTLinkPLCtoPLC">
                                <ital>Small and medium-sized companies: accounts and reports: financial years beginning before 1 January 2016</ital>
                              </link>
                              .
                            </paratext>
                          </para>
                        </list.item>
                        <list.item>
                          <para>
                            <paratext>
                              <link href="5-609-5565" style="ACTLinkPLCtoPLC">
                                <ital>Small and medium-sized companies: accounts and reports: financial years beginning on or after 1 January 2016</ital>
                              </link>
                            </paratext>
                          </para>
                        </list.item>
                        <list.item>
                          <para>
                            <paratext>
                              <link href="4-378-9414" style="ACTLinkPLCtoPLC">
                                <ital>Quoted companies: accounts and reports</ital>
                              </link>
                              .
                            </paratext>
                          </para>
                        </list.item>
                        <list.item>
                          <para>
                            <paratext>
                              <link href="0-378-9411" style="ACTLinkPLCtoPLC">
                                <ital>Group accounts</ital>
                              </link>
                              .
                            </paratext>
                          </para>
                        </list.item>
                      </list>
                    </division>
                    <division id="a887731" level="2">
                      <head align="left" preservecase="true">
                        <headtext>Companies Act accounts or IAS accounts?</headtext>
                      </head>
                      <para>
                        <paratext>The Companies Act 2006 allows UK companies to choose between two different financial reporting frameworks when drawing up their statutory accounts:</paratext>
                      </para>
                      <list type="bulleted">
                        <list.item>
                          <para>
                            <paratext>
                              <link href="9-107-6725" style="ACTLinkPLCtoPLC">
                                <bold>
                                  <ital>International Financial Reporting Standards (IFRS)</ital>
                                </bold>
                              </link>
                               developed and issued by the International Accounting Standards Board (IASB), and as adopted for use in the EU. Accounts prepared under this framework are called "IAS accounts" (IAS was the old name for IFRS).
                            </paratext>
                          </para>
                        </list.item>
                        <list.item>
                          <para>
                            <paratext>
                              UK accounting standards developed and published by the 
                              <link href="7-107-5755" style="ACTLinkPLCtoPLC">
                                <bold>
                                  <ital>Financial Reporting Council (FRC)</ital>
                                </bold>
                              </link>
                              . Accounts prepared under this framework are called "Companies Act accounts".
                            </paratext>
                          </para>
                        </list.item>
                      </list>
                      <para>
                        <paratext>Listed companies and AIM companies subject to the AIM Rules for companies must use EU-adopted IFRS in their group accounts. However, they may choose between EU-adopted IFRS and UK accounting standards (UK GAAP) for the preparation of their individual entity accounts. All other UK companies can use either EU-adopted IFRS or UK GAAP in their group accounts and individual entity accounts. For general information on accounting standards applicable to UK companies, see Practice notes:</paratext>
                      </para>
                      <list type="bulleted">
                        <list.item>
                          <para>
                            <paratext>
                              <link anchor="a492763" href="5-379-0742" style="ACTLinkPLCtoPLC">
                                <ital>Company accounts and reports: overview: Applicable accounting standards</ital>
                              </link>
                              .
                            </paratext>
                          </para>
                        </list.item>
                        <list.item>
                          <para>
                            <paratext>
                              <link href="5-379-8026" style="ACTLinkPLCtoPLC">
                                <ital>Accounting standards</ital>
                              </link>
                              .
                            </paratext>
                          </para>
                        </list.item>
                      </list>
                    </division>
                    <division id="a173537" level="2">
                      <head align="left" preservecase="true">
                        <headtext>Negotiating and drafting issues</headtext>
                      </head>
                      <para>
                        <paratext>This definition of Accounts in the standard document is drafted on the following assumptions:</paratext>
                      </para>
                      <list type="bulleted">
                        <list.item>
                          <para>
                            <paratext>
                              The accounts to be warranted by the seller are the individual accounts of the seller prepared under 
                              <link href="3-505-6957" style="ACTLinkPLCtoPLC">
                                <ital>sections 394 to 397</ital>
                              </link>
                               of the Companies Act 2006. If the sale assets are being transferred by various members of the seller's group, it may be appropriate to have group consolidated accounts warranted (for further information on group accounts, see 
                              <link href="0-378-9411" style="ACTLinkPLCtoPLC">
                                <ital>Practice note, Group accounts</ital>
                              </link>
                              ). For further information on the requirement to prepare group accounts, see 
                              <link href="0-378-9411" style="ACTLinkPLCtoPLC">
                                <ital>Practice note, Group accounts</ital>
                              </link>
                              .
                            </paratext>
                          </para>
                        </list.item>
                        <list.item>
                          <para>
                            <paratext>Where there are consolidated accounts and these are being warranted, it will usually be advisable to specifically include the individual accounts within the Accounts definition, as some items (such as intra-group transactions) may not be shown in a consolidation of the accounts.</paratext>
                          </para>
                        </list.item>
                        <list.item>
                          <para>
                            <paratext>
                              In the first option, the accounts are audited. For further information concerning the requirement for audit, see 
                              <link href="8-379-0750#a542499" style="ACTLinkPLCtoPLC">
                                <ital>Practice note, Small and medium-sized companies: accounts: Exemption from audit for small companies</ital>
                              </link>
                              .
                            </paratext>
                          </para>
                        </list.item>
                        <list.item>
                          <para>
                            <paratext>
                              The definition also includes the report of the auditors and the directors' report required by 
                              <link href="4-506-5683" style="ACTLinkPLCtoPLC">
                                <ital>sections 415</ital>
                              </link>
                               and 
                              <link href="9-506-5685" style="ACTLinkPLCtoPLC">
                                <ital>495</ital>
                              </link>
                               of the Companies Act 2006 respectively. For further information on these reports, see 
                              <link href="2-379-0748" style="ACTLinkPLCtoPLC">
                                <ital>Practice notes, Directors' report</ital>
                              </link>
                               and
                              <link href="8-378-9412" style="ACTLinkPLCtoPLC">
                                <ital> Auditor's report</ital>
                              </link>
                              .
                            </paratext>
                          </para>
                        </list.item>
                        <list.item>
                          <para>
                            <paratext>
                              Not all the constituent parts of the statutory accounts may be relevant to the specific assets which the buyer seeks to acquire; the liabilities side of the balance sheet, for example, where the buyer is not taking over trade creditors or the long-term liabilities of the seller. A consideration of the overall position revealed by the accounts may, however, be critical in deciding whether to acquire shares or assets of the target business in the first place (see 
                              <link href="w-006-6395" style="ACTLinkPLCtoPLC">
                                <ital>Practice note: Acquisition structures: comparing asset purchases and share purchases</ital>
                              </link>
                              ).
                            </paratext>
                          </para>
                        </list.item>
                      </list>
                      <para>
                        <paratext>Always consider whether the definition requires modification to suit the circumstances of the transaction. As noted above, sometimes non-statutory accounts are produced specially for the purposes of the transaction, and these may be accompanied by some level of assurance, falling short of an audit, from a firm of accountants.</paratext>
                      </para>
                      <para>
                        <paratext>It is also good practice to identify the Accounts (and any other reports included in the definition) by including a copy in the disclosure bundle.</paratext>
                      </para>
                    </division>
                  </division>
                </drafting.note>
              </defn.item>
              <defn.item id="a581295">
                <defn.term>Accounts Date</defn.term>
                <defn>
                  <para>
                    <paratext>[DATE].</paratext>
                  </para>
                </defn>
              </defn.item>
              <defn.item id="a190035">
                <defn.term>Advance Receipts</defn.term>
                <defn>
                  <para>
                    <paratext>all amounts received (whether by deposit, pre-payment or otherwise) by or on behalf of the Seller on or before the Effective Time so far as the same relate to anything (including any service) to be provided by the Buyer under any of the Business Contracts or otherwise in connection with the carrying on of the Business [in the ordinary course] after the Effective Time.</paratext>
                  </para>
                </defn>
                <drafting.note id="a818493" jurisdiction="">
                  <head align="left" preservecase="true">
                    <headtext>Advance receipts</headtext>
                  </head>
                  <division id="a000007" level="1">
                    <para>
                      <paratext>
                        This definition is used at 
                        <internal.reference refid="a400526">clause 10.1</internal.reference>
                        , which states that such amounts are for the buyer's account.
                      </paratext>
                    </para>
                  </division>
                </drafting.note>
              </defn.item>
              <defn.item id="a100245">
                <defn.term>Assets</defn.term>
                <defn>
                  <para>
                    <paratext>
                      the assets to be sold and purchased by the Buyer under this agreement as described in 
                      <internal.reference refid="a985101">clause 3.1</internal.reference>
                      .
                    </paratext>
                  </para>
                </defn>
                <drafting.note id="a981226" jurisdiction="">
                  <head align="left" preservecase="true">
                    <headtext>Assets</headtext>
                  </head>
                  <division id="a000008" level="1">
                    <para>
                      <paratext>This definition is the collective term used for the assets (including any rights under contracts) agreed to be sold under the agreement. Great care needs to be taken in defining exactly which assets and/or liabilities are being taken over or assumed by the buyer. If an asset is not identified as being sold, the buyer will not acquire it. Particular attention needs to be paid to current assets, such as stock and debtors (if acquired). Within the context of a business sale, it is the acquisition of these items (along with any liabilities that the buyer agrees to assume) that will often cause a buyer to include a completion accounts mechanism within the document.</paratext>
                    </para>
                    <para>
                      <paratext>To ensure that it acquires all of the assets, the buyer will either list all of the assets in schedules to the agreement or adopt a more generic approach stating that all the assets (whether listed or not) are transferred to it, and in both cases will generally seek warranties as to the asset schedules and the assets being acquired.</paratext>
                    </para>
                    <para>
                      <paratext>There are difficulties with both of these approaches. If the assets are listed in schedules, the buyer should consider whether it is able to verify their contents. If the broader approach is adopted, the buyer will run the risk of acquiring additional items.</paratext>
                    </para>
                  </division>
                </drafting.note>
              </defn.item>
              <defn.item condition="optional" id="a282303">
                <defn.term>Assumed Liabilities</defn.term>
                <defn>
                  <para>
                    <paratext>[INSERT DETAILS].</paratext>
                  </para>
                </defn>
                <drafting.note id="a618061" jurisdiction="">
                  <head align="left" preservecase="true">
                    <headtext>Assumed Liabilities (optional)</headtext>
                  </head>
                  <division id="a000009" level="1">
                    <para>
                      <paratext>
                        This definition will only be relevant if the buyer agrees to assume responsibility for liabilities of the business that exist as at completion under 
                        <internal.reference refid="a493498">clause 11</internal.reference>
                        , and will need to be tailored very carefully. A buyer will be very keen to avoid losing one of the main benefits of an asset sale, in that it does not automatically assume the liabilities of the seller. As such, if there are to be any assumed liabilities, both the business people and the lawyers need to be sure about what the definition captures and that it reflects the intentions of the parties. This document is drafted on the basis that there are no assumed liabilities. If there are to be, and if they include items that may fluctuate from time to time, then a buyer is likely to insist on completion accounts as it will may be difficult to put a value on these items prior to completion. Note that liabilities under business contracts are dealt with under 
                        <internal.reference refid="a227733">clause 16</internal.reference>
                         and periodical liabilities (such as utilities) are dealt with under the apportionment provisions at 
                        <internal.reference refid="a401644">clause 10</internal.reference>
                        , and so do not need to be included here.
                      </paratext>
                    </para>
                  </division>
                </drafting.note>
              </defn.item>
              <defn.item id="a473401">
                <defn.term>Book Debts</defn.term>
                <defn>
                  <para>
                    <paratext>all trade and other debts and amounts owing to the Seller as at the Effective Time in respect of goods or services supplied by the Seller in the ordinary course of carrying on the Business (whether or not invoiced) prior to the Effective Time.</paratext>
                  </para>
                </defn>
                <drafting.note id="a83995" jurisdiction="">
                  <head align="left" preservecase="true">
                    <headtext>Book Debts</headtext>
                  </head>
                  <division id="a000010" level="1">
                    <para>
                      <paratext>
                        The treatment of book debts due to the seller will depend on the approach agreed by the seller and the buyer. This document assumes that the book debts will be 
                        <bold>excluded</bold>
                         from the sale. See 
                        <ital>Clause 19</ital>
                        .
                      </paratext>
                    </para>
                    <para>
                      <paratext>
                        For alternative approaches depending on whether book debts are included in the sale, or where the book debts are to be collected by the buyer as agent for the seller, see 
                        <link href="2-216-3956" style="ACTLinkPLCtoPLC">
                          <ital>Standard clause, Book debts included in the assets being acquired: asset purchase agreement</ital>
                        </link>
                         and 
                        <link href="0-200-4398#a1024787" style="ACTLinkPLCtoPLC">
                          <ital>Standard document, Asset purchase agreement: short form: clause 14</ital>
                        </link>
                         respectively.
                      </paratext>
                    </para>
                  </division>
                </drafting.note>
              </defn.item>
              <defn.item id="a779052">
                <defn.term>Business</defn.term>
                <defn>
                  <para>
                    <paratext>the business of [DESCRIPTION OF BUSINESS] carried on by the Seller [at the Effective Time].</paratext>
                  </para>
                </defn>
                <drafting.note id="a746237" jurisdiction="">
                  <head align="left" preservecase="true">
                    <headtext>Business</headtext>
                  </head>
                  <division id="a000011" level="1">
                    <para>
                      <paratext>This definition assumes that the seller is the only person carrying on the business, and is an explanation of the business to be acquired. It is very important (for example, the warranties and restrictive covenants in the agreement will refer back to this definition) and should be drafted with care to ensure that it covers all aspects of the business being acquired.</paratext>
                    </para>
                  </division>
                </drafting.note>
              </defn.item>
              <defn.item id="a631003">
                <defn.term>Business Contracts</defn.term>
                <defn>
                  <para>
                    <paratext>
                      the Customer Contracts, Supplier Contracts, IT Contracts, IP Licences, and the Leasing and Hire Agreements [and all other contracts, arrangements, licences and other commitments relating to the Business entered into on or before, and which remain to be performed in whole or in part at, the Effective Time, which have been entered into by or for the benefit of the Seller, or the benefit of which is held in trust for or has been assigned or subcontracted to the Seller[, but excluding the Leases [and licences] specified in 
                      <internal.reference refid="a715751">Part 2</internal.reference>
                       of 
                      <internal.reference refid="a854608">Schedule 9</internal.reference>
                       and those contracts which are Excluded Assets or contracts with Employees]].
                    </paratext>
                  </para>
                </defn>
                <drafting.note id="a237579" jurisdiction="">
                  <head align="left" preservecase="true">
                    <headtext>Business Contracts</headtext>
                  </head>
                  <division id="a000012" level="1">
                    <para>
                      <paratext>When drafting this definition there are two opposing considerations. A wide definition is desirable to ensure that the buyer obtains the benefit of all the contracts relating to the business; the wording in square brackets aims to do this. If this additional wording is included, the buyer should consider whether to make it clear that it is only those additional contracts that relate "exclusively" or "primarily" to the business.</paratext>
                    </para>
                    <para>
                      <paratext>
                        Employee contracts are dealt with in 
                        <internal.reference refid="a576131">clause 14</internal.reference>
                        .
                      </paratext>
                    </para>
                  </division>
                </drafting.note>
              </defn.item>
              <defn.item id="a286605">
                <defn.term>Business Day</defn.term>
                <defn>
                  <para>
                    <paratext>a day other than a Saturday, Sunday or public holiday in England when banks in London are open for business.</paratext>
                  </para>
                </defn>
              </defn.item>
              <defn.item id="a893961">
                <defn.term>Business Information</defn.term>
                <defn>
                  <para>
                    <paratext>all information, know-how and techniques (whether or not confidential and in whatever form held) which in any way relate to any of the following:</paratext>
                  </para>
                  <list type="loweralpha">
                    <list.item>
                      <para>
                        <paratext>all or any part of the Business or Assets;</paratext>
                      </para>
                    </list.item>
                    <list.item>
                      <para>
                        <paratext>any products manufactured or sold or services rendered by the Business;</paratext>
                      </para>
                    </list.item>
                    <list.item>
                      <para>
                        <paratext>any documentation, formulae, designs, specifications, drawings, data, manuals or instructions relating to (a) or (b) above;</paratext>
                      </para>
                    </list.item>
                    <list.item>
                      <para>
                        <paratext>suppliers, distributors or agents of the Business;</paratext>
                      </para>
                    </list.item>
                    <list.item>
                      <para>
                        <paratext>the operations, management, administration or financial affairs of the Business (including any accounts, business plans or forecasts, information relating to future business development or planning and information relating to litigation or legal advice); and</paratext>
                      </para>
                    </list.item>
                    <list.item>
                      <para>
                        <paratext>the sale or marketing of any of the products manufactured or sold or services rendered by the Business, including all customer names and lists, sales and marketing information (including targets, sales and market share statistics, market surveys, discounts, commissions, rebates and reports on research).</paratext>
                      </para>
                    </list.item>
                  </list>
                </defn>
              </defn.item>
              <defn.item id="a356478">
                <defn.term>Business Intellectual Property Rights</defn.term>
                <defn>
                  <para>
                    <paratext>
                      Intellectual Property Rights owned, used or held for use by the Seller [or any member of the Seller Group] in, or in connection with, the Business (including those set out in 
                      <internal.reference refid="a858653">Part 1</internal.reference>
                       of 
                      <internal.reference refid="a164367">Schedule 7</internal.reference>
                      ).
                    </paratext>
                  </para>
                </defn>
                <drafting.note id="a432433" jurisdiction="">
                  <head align="left" preservecase="true">
                    <headtext>Business Intellectual Property Rights</headtext>
                  </head>
                  <division id="a000013" level="1">
                    <para>
                      <paratext>
                        If certain business intellectual property rights are to be shared between the business being sold and the seller in respect of its retained businesses, it will be necessary to give careful thought to the ownership of such intellectual property after completion. The most likely result is that the only intellectual property to be transferred to the buyer is that which is used predominantly in the business being sold, with the remainder being retained by the seller and subject to a licence arrangement between the seller and the buyer. Alternatively, the buyer could acquire the intellectual property, which will also continue to be used by the seller, and grant the seller a licence back for its use (see 
                        <internal.reference refid="a779117">clause 18</internal.reference>
                        ).
                      </paratext>
                    </para>
                    <para>
                      <paratext>
                        Although email addresses are not specifically included in the definition of Intellectual Property below, domain names are. Every email address is based on a domain name. The person who has registered the domain name will also have control over any email addresses based on it. Therefore, provided that the relevant email address is based on a domain name that falls within the definition of Business Intellectual Property Rights (and is not listed as Shared Intellectual Property), control of that address will pass to the buyer along with the domain name. For more information on domain names, see 
                        <link href="7-107-4384" style="ACTLinkPLCtoPLC">
                          <ital>Practice note, Domain names</ital>
                        </link>
                        .
                      </paratext>
                    </para>
                  </division>
                </drafting.note>
              </defn.item>
              <defn.item id="a770214">
                <defn.term>Business Name</defn.term>
                <defn>
                  <para>
                    <paratext>[NAME OF BUSINESS] or any name including the word [WORD].</paratext>
                  </para>
                </defn>
              </defn.item>
              <defn.item condition="optional" id="a694734">
                <defn.term>Buyer's Licence</defn.term>
                <defn>
                  <para>
                    <paratext>
                      has the meaning given in 
                      <internal.reference refid="a779117">clause 18</internal.reference>
                      .
                    </paratext>
                  </para>
                </defn>
              </defn.item>
              <defn.item condition="optional" id="a682461">
                <defn.term>Buyer's Shared Intellectual Property Rights</defn.term>
                <defn>
                  <para>
                    <paratext>
                      the Intellectual Property Rights set out in 
                      <internal.reference refid="a510215">Part 2</internal.reference>
                       of 
                      <internal.reference refid="a164367">Schedule 7</internal.reference>
                      .
                    </paratext>
                  </para>
                </defn>
                <drafting.note id="a415116" jurisdiction="">
                  <head align="left" preservecase="true">
                    <headtext>Buyer's Shared Intellectual Property Rights (optional)</headtext>
                  </head>
                  <division id="a000014" level="1">
                    <para>
                      <paratext>
                        Any shared intellectual property which is to be acquired by the buyer, but still available for use by the seller, should be separately defined. These rights are subject to a licence back arrangement under 
                        <internal.reference refid="a270459">clause 18.2</internal.reference>
                        .
                      </paratext>
                    </para>
                  </division>
                </drafting.note>
              </defn.item>
              <defn.item id="a416810">
                <defn.term>Buyer's Solicitors</defn.term>
                <defn>
                  <para>
                    <paratext>[NAME AND ADDRESS].</paratext>
                  </para>
                </defn>
              </defn.item>
              <defn.item id="a696933">
                <defn.term>CAA 2001</defn.term>
                <defn>
                  <para>
                    <paratext>Capital Allowances Act 2001.</paratext>
                  </para>
                </defn>
              </defn.item>
              <defn.item id="a562601">
                <defn.term>Claim</defn.term>
                <defn>
                  <para>
                    <paratext>a claim under the Warranties.</paratext>
                  </para>
                </defn>
              </defn.item>
              <defn.item id="a652818">
                <defn.term>Companies Acts</defn.term>
                <defn>
                  <para>
                    <paratext>the Companies Act 1985 and the Companies Act 2006.</paratext>
                  </para>
                </defn>
              </defn.item>
              <defn.item id="a216336">
                <defn.term>Completion</defn.term>
                <defn>
                  <para>
                    <paratext>completion of the sale and purchase of the Business (comprising the Assets) in accordance with this agreement.</paratext>
                  </para>
                </defn>
              </defn.item>
              <defn.item id="a689246">
                <defn.term>Completion Date</defn.term>
                <defn>
                  <para>
                    <paratext>
                      the date on which Completion takes place pursuant to 
                      <internal.reference refid="a143606">clause 6</internal.reference>
                      .
                    </paratext>
                  </para>
                </defn>
                <drafting.note id="a714193" jurisdiction="">
                  <head align="left" preservecase="true">
                    <headtext>Completion Date</headtext>
                  </head>
                  <division id="a000015" level="1">
                    <para>
                      <paratext>The standard document assumes that the completion date and the effective time (that is, the time and date on which the assets are deemed to have transferred to the buyer) will be on the same day.</paratext>
                    </para>
                  </division>
                </drafting.note>
              </defn.item>
              <defn.item id="a765144">
                <defn.term>Conditions</defn.term>
                <defn>
                  <para>
                    <paratext>
                      the conditions to Completion set out in 
                      <internal.reference refid="a938288">Schedule 3</internal.reference>
                      .
                    </paratext>
                  </para>
                </defn>
                <drafting.note id="a949182" jurisdiction="">
                  <head align="left" preservecase="true">
                    <headtext>Conditions</headtext>
                  </head>
                  <division id="a000016" level="1">
                    <para>
                      <paratext>Completion in this document is assumed to be conditional. See:</paratext>
                    </para>
                    <list type="bulleted">
                      <list.item>
                        <para>
                          <paratext>
                            <internal.reference refid="a999828">clause 2</internal.reference>
                            .
                          </paratext>
                        </para>
                      </list.item>
                      <list.item>
                        <para>
                          <paratext>
                            <internal.reference refid="a938288">Schedule 3</internal.reference>
                          </paratext>
                        </para>
                      </list.item>
                    </list>
                  </division>
                </drafting.note>
              </defn.item>
              <defn.item id="a826411">
                <defn.term>Connected</defn.term>
                <defn>
                  <para>
                    <paratext>has the meaning, in relation to a person, given in section 1122 of the Corporation Tax Act 2010.</paratext>
                  </para>
                </defn>
              </defn.item>
              <defn.item id="a388974">
                <defn.term>Current Use</defn.term>
                <defn>
                  <para>
                    <paratext>in relation to each Property, the current use as identified for that Property in Part 1 and Part 2 of Schedule 9.</paratext>
                  </para>
                </defn>
              </defn.item>
              <defn.item id="a373095">
                <defn.term>Customers</defn.term>
                <defn>
                  <para>
                    <paratext>the customers [or clients] [and former customers [or clients]] of the Business.</paratext>
                  </para>
                </defn>
              </defn.item>
              <defn.item id="a995259">
                <defn.term>Customer Contracts</defn.term>
                <defn>
                  <para>
                    <paratext>
                      all contracts, engagements or orders entered into on or before the Effective Time by or on behalf of the Seller with Customers for the manufacture, sale, loan or hire of goods or equipment or provision of services by the Seller in connection with the Business which, at the Effective Time, remain to be performed in whole or in part by the Seller including the contracts which are set out in 
                      <internal.reference refid="a694388">Schedule 4</internal.reference>
                      .
                    </paratext>
                  </para>
                </defn>
              </defn.item>
              <defn.item condition="optional" id="a731327">
                <defn.term>Customer Data</defn.term>
                <defn>
                  <para>
                    <paratext>
                      the Customer 
                      <bold>personal data</bold>
                       (as defined in the DPA 1998) which forms part of the Customer Database.
                    </paratext>
                  </para>
                </defn>
                <drafting.note id="a718532" jurisdiction="">
                  <head align="left" preservecase="true">
                    <headtext>Customer Data (optional)</headtext>
                  </head>
                  <division id="a000017" level="1">
                    <para>
                      <paratext>
                        Delete if 
                        <internal.reference refid="a221097">clause 20</internal.reference>
                         not included.
                      </paratext>
                    </para>
                  </division>
                </drafting.note>
              </defn.item>
              <defn.item id="a584211">
                <defn.term>Customer Database</defn.term>
                <defn>
                  <para>
                    <paratext>the database owned by the Seller for the purpose of providing [products and/or services] to Customers.</paratext>
                  </para>
                </defn>
              </defn.item>
              <defn.item condition="optional" id="a397666">
                <defn.term>Data Controller</defn.term>
                <defn>
                  <para>
                    <paratext>as defined in section 1 of the DPA 1998.</paratext>
                  </para>
                </defn>
                <drafting.note id="a624992" jurisdiction="">
                  <head align="left" preservecase="true">
                    <headtext>Data Controller (optional)</headtext>
                  </head>
                  <division id="a000018" level="1">
                    <para>
                      <paratext>
                        Delete if 
                        <internal.reference refid="a221097">clause 20</internal.reference>
                         not included.
                      </paratext>
                    </para>
                  </division>
                </drafting.note>
              </defn.item>
              <defn.item id="a569447">
                <defn.term>Data Employees</defn.term>
                <defn>
                  <para>
                    <paratext>the Employees and former employees of the Seller employed or formerly employed in connection with the Business.</paratext>
                  </para>
                </defn>
              </defn.item>
              <defn.item id="a953230">
                <defn.term>Disclosed</defn.term>
                <defn>
                  <para>
                    <paratext>fairly[, fully, clearly and accurately] disclosed [(with sufficient details to identify the nature and scope of the matter disclosed)] in or under the Disclosure Letter.</paratext>
                  </para>
                </defn>
                <drafting.note id="a222852" jurisdiction="">
                  <head align="left" preservecase="true">
                    <headtext>Disclosed</headtext>
                  </head>
                  <division id="a000019" level="1">
                    <para>
                      <paratext>
                        This definition is important as it sets the standard to which disclosure must be made in order for the disclosure to be effective in qualifying a warranty. The issue of adequacy of disclosure has been considered by the courts in a number of cases (typically involving share purchases, but the same principles are thought to apply to asset purchases). For further information relating to the standard of disclosure, see 
                        <link href="5-107-4667#a388030" style="ACTLinkPLCtoPLC">
                          <ital>Practice note, Disclosure: acquisitions: How full and complete must disclosure be?</ital>
                        </link>
                        .
                      </paratext>
                    </para>
                    <para>
                      <paratext>
                        The decisions of 
                        <link href="D-007-5810" style="ACTLinkURL">
                          <ital>Infiniteland Ltd and another v Artisan Contracting Ltd and another [2005] EWCA Civ 758</ital>
                        </link>
                         (see 
                        <link href="5-200-9341" style="ACTLinkPLCtoPLC">
                          <ital>Legal update, Disclosure: buyer's knowledge</ital>
                        </link>
                        ) and 
                        <link href="D-000-3685" style="ACTLinkURL">
                          <ital>MAN Nutzfarhrzeuge AG and others v Freightliner Limited [2005] EWHC 2347</ital>
                        </link>
                         (see
                        <link href="2-201-9780" style="ACTLinkPLCtoPLC">
                          <ital> Legal update, Private acquisitions: lessons from MAN v Freightliner</ital>
                        </link>
                        ) indicate that the courts are prepared to look to the strict drafting of the agreement in assessing the adequacy of disclosure. In light of these cases, the buyer should not assume that there is an overriding requirement for a disclosure to be full, clear and accurate to be effective in qualifying a warranty. Consequently, buyers should consider drafting the definition of "Disclosed" in line with the approach taken in 
                        <link href="D-009-7985" style="ACTLinkURL">
                          <ital>New Hearts v Cosmopolitan Investments 2 BCLC 249</ital>
                        </link>
                         (that is, requiring the disclosure to include sufficient details to identify the nature and scope of the matter disclosed) by specifying that, in addition to the disclosure being fair, it must also be full, accurate and sufficiently clear to enable the buyer to have a complete understanding of the issue.
                      </paratext>
                    </para>
                    <para>
                      <paratext>For further information in relation to disclosure generally, see:</paratext>
                    </para>
                    <list type="bulleted">
                      <list.item>
                        <para>
                          <paratext>
                            <link href="5-107-4667" style="ACTLinkPLCtoPLC">
                              <ital>Practice note, Disclosure: acquisitions</ital>
                            </link>
                            <ital>. </ital>
                          </paratext>
                        </para>
                      </list.item>
                      <list.item>
                        <para>
                          <paratext>
                            <link href="5-200-9341" style="ACTLinkPLCtoPLC">
                              <ital>Legal update, Disclosure: buyer's knowledge</ital>
                            </link>
                            .
                          </paratext>
                        </para>
                      </list.item>
                    </list>
                  </division>
                </drafting.note>
              </defn.item>
              <defn.item id="a955622">
                <defn.term>Disclosure Letter</defn.term>
                <defn>
                  <para>
                    <paratext>a letter from the Seller to the Buyer with the same date as this agreement together with the bundle of documents attached to it (Disclosure Bundle), each in the agreed form.</paratext>
                  </para>
                </defn>
                <drafting.note id="a323849" jurisdiction="">
                  <head align="left" preservecase="true">
                    <headtext>Disclosure Letter and Disclosure Bundle</headtext>
                  </head>
                  <division id="a000020" level="1">
                    <para>
                      <paratext>It is usual practice for the disclosure letter to be addressed from the seller to the buyer. In some circumstances, it may be more convenient for the letter to be written on the sellers' behalf by their solicitors (for example where there is a large number of individual sellers), but this approach is rare in practice.</paratext>
                    </para>
                    <para>
                      <paratext>The disclosure letter will usually have a bundle of documents attached to it (in paper form or on CD), which contains copies of all documentation that is being disclosed. This is commonly referred to as the disclosure bundle.</paratext>
                    </para>
                    <para>
                      <paratext>As the Disclosure Letter will be delivered at exchange of agreements, it is not strictly necessary to refer to the Disclosure Letter as being in the "agreed form" as, in practice, neither party will proceed to exchange unless they are happy with the form and content of the letter. However, it may assist in managing the transaction and the document production process to specifically refer to the Disclosure Letter as being in "agreed form".</paratext>
                    </para>
                    <para>
                      <paratext>
                        For further information in relation to the disclosure letter, see 
                        <link href="5-107-4667#a309215" style="ACTLinkPLCtoPLC">
                          <ital>Practice note, Disclosure: acquisitions: The disclosure letter and disclosure bundle</ital>
                        </link>
                        .
                      </paratext>
                    </para>
                    <para>
                      <paratext>
                        For a standard form disclosure letter, see 
                        <link href="6-107-3771" style="ACTLinkPLCtoPLC">
                          <ital>Standard document, Disclosure letter: asset purchases</ital>
                        </link>
                        .
                      </paratext>
                    </para>
                    <para>
                      <paratext>It is common practice for the contents of the Disclosure Bundle to be initialled by or on behalf of the parties at exchange in order to evidence conformity of the two copies of the bundle. This process usually involves the seller's solicitors and the buyer's solicitors turning the pages on their corresponding copies of the disclosure bundle, and initialling each page or document in the bundle to confirm that the pages in the two copies of the bundles are the same.</paratext>
                    </para>
                    <para>
                      <paratext>
                        For further information, see 
                        <link href="5-107-4667#a309215" style="ACTLinkPLCtoPLC">
                          <ital>Practice note, Disclosure: acquisitions: The disclosure letter and disclosure bundle</ital>
                        </link>
                        .
                      </paratext>
                    </para>
                    <division id="a856286" level="2">
                      <head align="left" preservecase="true">
                        <headtext>Electronic disclosure bundles</headtext>
                      </head>
                      <para>
                        <paratext>It is increasingly common for discs containing the disclosed documents to be burned and initialled as an alternative to producing hard copy Disclosure Bundles. These are sometimes burned from an agreed electronic data room as at a particular time and date. If a CD is to be used, the definition should be amended accordingly.</paratext>
                      </para>
                    </division>
                  </division>
                </drafting.note>
              </defn.item>
              <defn.item id="a611340">
                <defn.term>DPA 1998</defn.term>
                <defn>
                  <para>
                    <paratext>the Data Protection Act 1998.</paratext>
                  </para>
                </defn>
              </defn.item>
              <defn.item id="a672626">
                <defn.term>Effective Time</defn.term>
                <defn>
                  <para>
                    <paratext>
                      [Completion 
                      <bold>OR</bold>
                       close of business on the Completion Date].
                    </paratext>
                  </para>
                </defn>
                <drafting.note id="a577687" jurisdiction="">
                  <head align="left" preservecase="true">
                    <headtext>Effective Time</headtext>
                  </head>
                  <division id="a000021" level="1">
                    <para>
                      <paratext>It is possible that it will be beneficial for the business to transfer with effect from close of business on the Completion Date (for example, this may be easier from an accounting perspective) but this should be considered on a case by case basis.</paratext>
                    </para>
                    <para>
                      <paratext>On occasion the parties will want the Effective Time to be on a different date to Completion, maybe to give retrospective effect to the deal. Documenting this kind of arrangement is not straightforward and gives rise to a number of issues. Whilst it should be possible for the parties to agree among themselves that the economic effective date is a date earlier than completion, tax authorities are unlikely to recognise this and, no matter what the parties agree, it seems that employees would transfer on completion under TUPE, rather than at any other point of deemed transfer.</paratext>
                    </para>
                  </division>
                </drafting.note>
              </defn.item>
              <defn.item condition="optional" id="a862699">
                <defn.term>Employee Data</defn.term>
                <defn>
                  <para>
                    <paratext>
                      the 
                      <bold>personal data</bold>
                       (as defined in the DPA 1998) of the Data Employees which forms part of the Employee Database.
                    </paratext>
                  </para>
                </defn>
                <drafting.note id="a582266" jurisdiction="">
                  <head align="left" preservecase="true">
                    <headtext>Employee data (optional)</headtext>
                  </head>
                  <division id="a000022" level="1">
                    <para>
                      <paratext>
                        Delete if 
                        <internal.reference refid="a221097">clause 20</internal.reference>
                         not included.
                      </paratext>
                    </para>
                  </division>
                </drafting.note>
              </defn.item>
              <defn.item id="a189731">
                <defn.term>Employee Database</defn.term>
                <defn>
                  <para>
                    <paratext>the database owned by the Seller in connection with the Data Employees.</paratext>
                  </para>
                </defn>
              </defn.item>
              <defn.item id="a359980">
                <defn.term>Employees</defn.term>
                <defn>
                  <para>
                    <paratext>
                      the persons employed by the Seller in the Business [at the Effective Time] (which, at the date of this agreement, consists of those persons whose details are set out in 
                      <internal.reference refid="a534168">Schedule 5</internal.reference>
                      ).
                    </paratext>
                  </para>
                </defn>
              </defn.item>
              <defn.item id="a497948">
                <defn.term>Encumbrance</defn.term>
                <defn>
                  <para>
                    <paratext>any interest or equity of any person (including any right to acquire, option or right of pre-emption) or any mortgage, charge, pledge, lien, assignment, hypothecation, security interest, title retention or any other security agreement or arrangement.</paratext>
                  </para>
                </defn>
              </defn.item>
              <defn.item id="a424064">
                <defn.term>Excluded Assets</defn.term>
                <defn>
                  <para>
                    <paratext>
                      the assets [and rights] set out in 
                      <internal.reference refid="a1046116">clause 3.2</internal.reference>
                       as being excluded from the Transaction.
                    </paratext>
                  </para>
                </defn>
                <drafting.note id="a609654" jurisdiction="">
                  <head align="left" preservecase="true">
                    <headtext>Excluded Assets</headtext>
                  </head>
                  <division id="a000023" level="1">
                    <para>
                      <paratext>These items are not included in the sale. Whether any assets are to be excluded will depend on the scope of what is to be acquired, and whether the seller owns any other assets. There is invariably overlap and uncertainty in the definitions and the list of exclusions will develop in the course of negotiations. The parties should ensure that what is excluded is consistent with what is intended to be sold.</paratext>
                    </para>
                  </division>
                </drafting.note>
              </defn.item>
              <defn.item id="a685888">
                <defn.term>Excluded Contract Liabilities</defn.term>
                <defn>
                  <para>
                    <paratext>all liabilities of the Seller relating to or arising in connection with:</paratext>
                  </para>
                  <list type="loweralpha">
                    <list.item>
                      <para>
                        <paratext>any breach of contract (including any breach of a Business Contract) or breach of duty which are attributable to any act, neglect, omission or default of any member of the Seller Group or any of their employees, sub-contractors or agents before the Effective Time; or</paratext>
                      </para>
                    </list.item>
                    <list.item>
                      <para>
                        <paratext>any product or service delivered or performed by any member of the Seller Group before the Effective Time.</paratext>
                      </para>
                    </list.item>
                  </list>
                </defn>
                <drafting.note id="a306532" jurisdiction="">
                  <head align="left" preservecase="true">
                    <headtext>Excluded Contract Liabilities</headtext>
                  </head>
                  <division id="a000024" level="1">
                    <para>
                      <paratext>The purpose of this definition is to make sure that if the buyer takes on the liabilities under the Business Contracts that are in force as at the Effective Time, it does not also take on liability for all breaches of them. Breaches prior to completion are the seller's fault and, unless the buyer agrees otherwise, the seller remains responsible for them.</paratext>
                    </para>
                  </division>
                </drafting.note>
              </defn.item>
              <defn.item id="a224263">
                <defn.term>Excluded Liabilities</defn.term>
                <defn>
                  <para>
                    <paratext>the Excluded Contract Liabilities and all the liabilities or obligations relating to the Business or Assets (other than the Assumed Liabilities) and outstanding on, or accrued or referable to the period up to and including, the Effective Time or arising by virtue of the Transaction, including any and all liabilities in respect of National Insurance, PAYE, VAT or other Taxation attributable to the Seller in respect of the Business, the Assets or the Employees relating to the period ending on the Effective Time [and all bank and other overdrafts and loans and any connected penalties, charges or fees owing by the Seller].</paratext>
                  </para>
                </defn>
                <drafting.note id="a697554" jurisdiction="">
                  <head align="left" preservecase="true">
                    <headtext>Excluded Liabilities</headtext>
                  </head>
                  <division id="a000025" level="1">
                    <para>
                      <paratext>
                        The seller indemnifies the buyer against Excluded Liabilities at 
                        <internal.reference refid="a79518">clause 11.2</internal.reference>
                        .
                      </paratext>
                    </para>
                  </division>
                </drafting.note>
              </defn.item>
              <defn.item id="a948208">
                <defn.term>Fixed Assets</defn.term>
                <defn>
                  <para>
                    <paratext>
                      all fixtures, plant, machinery, equipment and other tangible assets used or intended for use in connection with the Business that are physically attached or fixed to the Properties as at the Effective Time, including the items listed in 
                      <internal.reference refid="a218440">Part 1</internal.reference>
                       of Schedule 6, but excluding items subject to Leasing and Hire Agreements.
                    </paratext>
                  </para>
                </defn>
                <drafting.note id="a295081" jurisdiction="">
                  <head align="left" preservecase="true">
                    <headtext>Fixed Assets</headtext>
                  </head>
                  <division id="a000026" level="1">
                    <para>
                      <paratext>
                        No two businesses are identical, and care should be taken to ensure that all relevant assets, regardless of the extent to which they are fixed (or loose, severable or moveable), are caught, in particular by the definitions of Fixed Assets, Moveable Assets and Properties, and accordingly are made the subject of the sale pursuant to 
                        <internal.reference refid="a985101">clause 3.1</internal.reference>
                        .
                      </paratext>
                    </para>
                    <para>
                      <paratext>
                        The definitions of Fixed Assets and Moveable Assets should be read in conjunction with Parts 1 and 2 respectively of 
                        <internal.reference refid="a307270">Schedule 6</internal.reference>
                         and the corresponding Warranties in 
                        <internal.reference refid="a90549">Schedule 13</internal.reference>
                        .
                      </paratext>
                    </para>
                    <para>
                      <paratext>The standard document includes fixtures within the definition of Fixed Assets:</paratext>
                    </para>
                    <list type="bulleted">
                      <list.item>
                        <para>
                          <paratext>
                            "Fixtures" are chattels or goods that have been fixed to land or a building so as to become part of it. Whether or not this is the case is a question of fact (see the Glossary definition of 
                            <link href="https://uk.practicallaw.thomsonreuters.com/Glossary/UKPracticalLaw/I3f4a461de8db11e398db8b09b4f043e0?transitionType=Default&amp;amp;contextData=(sc.Default)&amp;amp;comp=pluk" style="ACTLinkURL">
                              <ital>fixture</ital>
                            </link>
                            ). Thought may also need to be given as to whether a particular fixture is caught under the definition of Properties.
                          </paratext>
                        </para>
                      </list.item>
                      <list.item>
                        <para>
                          <paratext>In the context of leasehold properties, prima facie all fixtures attached by the tenant are “landlord’s fixtures”, meaning that they must be left for the landlord at the end of the term. This is subject to the tenant's right to remove certain types of fixtures, which are commonly referred to as "tenant's fixtures", although they still belong to the landlord until the tenant exercises its right to remove the fixture and severs it.</paratext>
                        </para>
                        <para>
                          <paratext>Tenant’s fixtures comprise chattels attached to the land by the tenant (or a predecessor in title under the tenancy) for the purposes of its trade or business and which are capable of physical removal without causing substantial damage to the land and without the chattel losing its essential utility as a result of the removal. They may be removed by the tenant during the term of the lease but not after it has come to an end.</paratext>
                        </para>
                        <para>
                          <paratext>
                            If the seller is a tenant under a lease, or it is selling properties that are subject to leases, consider whether the ownership of any assets is subject to third party rights, and whether warranties as to ownership of assets need to be qualified. Tenants may be using assets owned by landlords, and tenants may have the right to remove tenant’s fixtures during the term of the lease. For more information, see 
                            <link anchor="a502082" href="7-107-4652" style="ACTLinkPLCtoPLC">
                              <ital>Practice note, Real property: asset purchases: Fixtures</ital>
                            </link>
                            .
                          </paratext>
                        </para>
                      </list.item>
                    </list>
                    <para>
                      <paratext>
                        Warranty 
                        <internal.reference refid="a349492">7.8</internal.reference>
                         in 
                        <ital>Part 1</ital>
                         of Schedule 13 seeks, in conjunction with 
                        <internal.reference refid="a499533">Schedule 8</internal.reference>
                        , to identify items that are the subject of leasing and hire agreements. Ownership of these items will not transfer under the deal. The underlying agreements should be reviewed in each case.
                      </paratext>
                    </para>
                  </division>
                </drafting.note>
              </defn.item>
              <defn.item id="a484454">
                <defn.term>Freehold Properties</defn.term>
                <defn>
                  <para>
                    <paratext>
                      the freehold properties, particulars of which are set out in 
                      <internal.reference refid="a787929">Part 1</internal.reference>
                       of 
                      <internal.reference refid="a854608">Schedule 9</internal.reference>
                      .
                    </paratext>
                  </para>
                </defn>
              </defn.item>
              <defn.item id="a274914">
                <defn.term>FRS 102</defn.term>
                <defn>
                  <para>
                    <paratext>Financial Reporting Standard 102: The Financial Reporting Standard applicable in the UK and Republic of Ireland as issued by the Financial Reporting Council of the UK and in force for the accounting period ended on the Accounts Date.</paratext>
                  </para>
                </defn>
                <drafting.note id="a918174" jurisdiction="">
                  <head align="left" preservecase="true">
                    <headtext>FRS 102</headtext>
                  </head>
                  <division id="a000027" level="1">
                    <para>
                      <paratext>
                        The defined term is used in the accounts warranties in 
                        <internal.reference refid="a276044">paragraph 4</internal.reference>
                         of 
                        <internal.reference refid="a50415">Part 1</internal.reference>
                         of 
                        <internal.reference refid="a90549">Schedule 13</internal.reference>
                        . It will only be relevant if (as this document assumes) the target group prepares its accounts in accordance with FRS 102.
                      </paratext>
                    </para>
                    <para>
                      <paratext>
                        FRS 102 is the main accounting standard under UK GAAP. For further information, see 
                        <link anchor="co_anchor_a1021072" href="https://uk.practicallaw.thomsonreuters.com/5-379-8026?originationContext=document&amp;amp;transitionType=DocumentItem&amp;amp;contextData=(sc.Default)" style="ACTLinkURL">
                          <ital>Practice note, Accounting standards: What are the current UK accounting standards?</ital>
                        </link>
                        .
                      </paratext>
                    </para>
                  </division>
                </drafting.note>
              </defn.item>
              <defn.item id="a355752">
                <defn.term>Goodwill</defn.term>
                <defn>
                  <para>
                    <paratext>the goodwill of the Seller in relation to the Business including the exclusive right for the Buyer to represent itself as carrying on the Business in succession to the Seller.</paratext>
                  </para>
                </defn>
              </defn.item>
              <defn.item id="a124484">
                <defn.term>Group</defn.term>
                <defn>
                  <para>
                    <paratext>in relation to a company, that company, any subsidiary or holding company [from time to time OR at the date of this agreement] of that company[, and any subsidiary [from time to time OR at the date of this agreement] of a holding company of that company].</paratext>
                  </para>
                </defn>
              </defn.item>
              <defn.item id="a402980">
                <defn.term>HMRC</defn.term>
                <defn>
                  <para>
                    <paratext>HM Revenue and Customs.</paratext>
                  </para>
                </defn>
              </defn.item>
              <defn.item condition="optional" id="a102951">
                <defn.term>Indemnity Claim</defn.term>
                <defn>
                  <para>
                    <paratext>
                      a claim under any of the indemnities in 
                      <internal.reference refid="a727984">clause 13</internal.reference>
                      .
                    </paratext>
                  </para>
                </defn>
                <drafting.note id="a321572" jurisdiction="">
                  <head align="left" preservecase="true">
                    <headtext>Indemnity Claim</headtext>
                  </head>
                  <division id="a000028" level="1">
                    <para>
                      <paratext>
                        This definition can be omitted if the transaction is not subject to any specific indemnities of the type anticipated by 
                        <internal.reference refid="a727984">clause 13</internal.reference>
                        .
                      </paratext>
                    </para>
                  </division>
                </drafting.note>
              </defn.item>
              <defn.item id="a224525">
                <defn.term>Independent Expert</defn.term>
                <defn>
                  <para>
                    <paratext>
                      has the meaning given to it in 
                      <internal.reference refid="a577218">clause 10.6</internal.reference>
                      .
                    </paratext>
                  </para>
                </defn>
              </defn.item>
              <defn.item id="a478160">
                <defn.term>Intellectual Property Rights</defn.term>
                <defn>
                  <para>
                    <paratext>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which subsist or will subsist now or in the future in any part of the world.</paratext>
                  </para>
                </defn>
                <drafting.note id="a516113" jurisdiction="">
                  <head align="left" preservecase="true">
                    <headtext>Intellectual Property Rights</headtext>
                  </head>
                  <division id="a000029" level="1">
                    <para>
                      <paratext>
                        For a guidance note on this definition see 
                        <link href="1-201-3359" style="ACTLinkPLCtoPLC">
                          <ital>Standard clause, Definition of intellectual property rights</ital>
                        </link>
                        <ital>.</ital>
                      </paratext>
                    </para>
                    <para>
                      <paratext>This standard definition of IP rights has been drafted widely. It is based on UK law, but includes optional references in square brackets to types of rights which subsist outside the UK (namely utility models, neighbouring rights, service marks, trade dress, unfair competition and trade secrets).</paratext>
                    </para>
                  </division>
                </drafting.note>
              </defn.item>
              <defn.item id="a537215">
                <defn.term>Interim Period</defn.term>
                <defn>
                  <para>
                    <paratext>the period from (and including) the date of this agreement up to (and including) the Effective Time or, if earlier, the termination of this agreement in accordance with its terms.</paratext>
                  </para>
                </defn>
              </defn.item>
              <defn.item condition="optional" id="a883908">
                <defn.term>IP Licences</defn.term>
                <defn>
                  <para>
                    <paratext>
                      licences, agreements, authorisations and permissions (in whatever form, and whether express or implied) under which the Seller [or any member of the Seller Group] uses or exploits any Business Intellectual Property Rights or Business Information owned by any third party (including those specified in 
                      <internal.reference refid="a950740">Part 4</internal.reference>
                       of 
                      <internal.reference refid="a164367">Schedule 7</internal.reference>
                      ).
                    </paratext>
                  </para>
                </defn>
                <drafting.note id="a605609" jurisdiction="">
                  <head align="left" preservecase="true">
                    <headtext>IP Licences</headtext>
                  </head>
                  <division id="a000030" level="1">
                    <para>
                      <paratext>
                        This definition covers intellectual property licences granted by third parties to the seller or members of its group for use in the business. Licences of business intellectual property rights or business information granted to third parties are dealt with separately in 
                        <internal.reference refid="a69272">paragraph 2(b)</internal.reference>
                         of 
                        <internal.reference refid="a794456">Part 2</internal.reference>
                         of 
                        <internal.reference refid="a90549">Schedule 13</internal.reference>
                        .
                      </paratext>
                    </para>
                  </division>
                </drafting.note>
              </defn.item>
              <defn.item id="a593055">
                <defn.term>IT Contracts</defn.term>
                <defn>
                  <para>
                    <paratext>
                      all written and oral arrangements and agreements (including those currently being negotiated) under which any third party (including any member of the Seller Group or any source code deposit agent) provides or will provide any element of, or services relating to, the IT System, including leasing, hire purchase, licensing, maintenance, website hosting, outsourcing, security, back-up, disaster recovery, insurance, cloud computing and other types of services agreements (including those set out in 
                      <internal.reference refid="a751501">Part 2</internal.reference>
                       of 
                      <internal.reference refid="a499030">Schedule 12</internal.reference>
                      ).
                    </paratext>
                  </para>
                </defn>
                <drafting.note id="a473388" jurisdiction="">
                  <head align="left" preservecase="true">
                    <headtext>IT Contracts; social media</headtext>
                  </head>
                  <division id="a000031" level="1">
                    <para>
                      <paratext>
                        This is a wide definition. The buyer should consider whether it wants to only assume those IT contracts included in the schedule. This will allow it to be fairly certain around the obligations it assumes, but runs the risk of missing a contract that is essential to the IT system (see 
                        <internal.reference refid="a237579">Drafting note, Business Contracts</internal.reference>
                        ), and will not include any entered into during the interim period.
                      </paratext>
                    </para>
                    <para>
                      <paratext>The buyer should attempt at an early stage to assess and to form a view as to how to deal in the asset purchase agreement with the target's social media presence. Many businesses will have multiple social-media accounts, which they will use for marketing, adverting and promotional purposes. If the seller's social-media presence is of value to the business and integral to it (as opposed to, for example, predominantly of value to the seller in connection with its other business(es)) then the buyer should address this substantively via due diligence and, if necessary, in the agreement.</paratext>
                    </para>
                    <para>
                      <paratext>The seller's intellectual property rights in the content posted to social-media sites, such as copyright and trade mark rights, should be dealt with in the same way as other intellectual property rights. However, it may be more difficult for the buyer to obtain a transfer of or access to the seller's social-media accounts because these issues will be covered by each social-media provider's terms and conditions.</paratext>
                    </para>
                    <para>
                      <paratext>After assessing the nature and importance of the seller's social-media accounts to the business through its due diligence, the buyer should consider if:</paratext>
                    </para>
                    <list type="bulleted">
                      <list.item>
                        <para>
                          <paratext>Access to or transfer of the accounts should be made a condition precedent of the agreement.</paratext>
                        </para>
                      </list.item>
                      <list.item>
                        <para>
                          <paratext>
                            It should seek undertakings from the seller to provide assistance with obtaining access to passwords and the transfer of social-media accounts. However, the buyer may have to acknowledge that the seller is unable to obtain the relevant consents or permissions from the social-media provider. See 
                            <internal.reference refid="a227733">clause 16</internal.reference>
                             (The Business Contracts), and the definition of "Business Contracts" in this context.
                          </paratext>
                        </para>
                      </list.item>
                      <list.item>
                        <para>
                          <paratext>It should seek undertakings from the seller to cease use of the social-media accounts in question and not to block the buyer from setting up new accounts with its chosen names. The disadvantage of this is that the buyer will have to build up its own followers and subscribers to the new profiles.</paratext>
                        </para>
                      </list.item>
                      <list.item>
                        <para>
                          <paratext>
                            Warranties and possibly specific indemnities are appropriate to cover any potential liabilities arising from the seller's social-media activities (including those of its employees). See 
                            <internal.reference refid="a493498">clause 11</internal.reference>
                             (Liabilities of the Seller and the Buyer) and 
                            <internal.reference refid="a727984">13</internal.reference>
                             (Indemnities), and the definitions of "Excluded Liabilities" and "Losses", in this context.
                          </paratext>
                        </para>
                      </list.item>
                    </list>
                  </division>
                </drafting.note>
              </defn.item>
              <defn.item id="a708255">
                <defn.term>IT System</defn.term>
                <defn>
                  <para>
                    <paratext>
                      all computer hardware (including network and telecommunications equipment), databases (including the Customer Databases and the Employee Databases) (
                      <bold>Databases</bold>
                      ), firmware and software (including associated user manuals, object code and source code and other materials sufficient to enable a reasonably skilled programmer to maintain and modify the software (
                      <bold>Source Code</bold>
                      )) (
                      <bold>Software</bold>
                      ) owned, used, leased or licensed by or in relation to the Business (including those set out in 
                      <internal.reference refid="a356292">Part 1</internal.reference>
                       of 
                      <internal.reference refid="a499030">Schedule 12</internal.reference>
                      ).
                    </paratext>
                  </para>
                </defn>
              </defn.item>
              <defn.item id="a952639">
                <defn.term>Lease</defn.term>
                <defn>
                  <para>
                    <paratext>the lease (including any supplemental documents) under which each of the Leasehold Properties is held, and Leases means all of them.</paratext>
                  </para>
                </defn>
              </defn.item>
              <defn.item id="a342028">
                <defn.term>Lease Transfer Date</defn.term>
                <defn>
                  <para>
                    <paratext>in respect of each Leasehold Property, the later of:</paratext>
                  </para>
                  <list type="loweralpha">
                    <list.item>
                      <para>
                        <paratext>the Completion Date; and</paratext>
                      </para>
                    </list.item>
                    <list.item>
                      <para>
                        <paratext>the day which is [five] Business Days after the date of the Licence granted in respect of that Leasehold Property.</paratext>
                      </para>
                    </list.item>
                  </list>
                </defn>
              </defn.item>
              <defn.item id="a314039">
                <defn.term>Leasehold Properties</defn.term>
                <defn>
                  <para>
                    <paratext>
                      the leasehold properties, particulars of which are set out in 
                      <internal.reference refid="a715751">Part 2</internal.reference>
                       of 
                      <internal.reference refid="a854608">Schedule 9</internal.reference>
                      .
                    </paratext>
                  </para>
                </defn>
              </defn.item>
              <defn.item id="a507819">
                <defn.term>Leasing and Hire Agreements</defn.term>
                <defn>
                  <para>
                    <paratext>
                      all contracts, engagements or orders entered into on or before the Effective Time by or on behalf of the Seller in relation to the leasing, lease purchase or hire of goods or equipment for use in the Business which at the Effective Time remain to be performed in whole or in part, including those contracts described in 
                      <internal.reference refid="a499533">Schedule 8</internal.reference>
                      .
                    </paratext>
                  </para>
                </defn>
              </defn.item>
              <defn.item id="a978182">
                <defn.term>Licence</defn.term>
                <defn>
                  <para>
                    <paratext>
                      in relation to a Leasehold Property, has the meaning given in 
                      <internal.reference refid="a629480">Part 4</internal.reference>
                       of 
                      <internal.reference refid="a854608">Schedule 9</internal.reference>
                      .
                    </paratext>
                  </para>
                </defn>
              </defn.item>
              <defn.item condition="optional" id="a735985">
                <defn.term>Licence Back</defn.term>
                <defn>
                  <para>
                    <paratext>
                      has the meaning given in 
                      <internal.reference refid="a779117">clause 18</internal.reference>
                      .
                    </paratext>
                  </para>
                </defn>
              </defn.item>
              <defn.item id="a323890">
                <defn.term>Longstop Date</defn.term>
                <defn>
                  <para>
                    <paratext>[6.00pm on] [DATE] or such later [time and] date as may be agreed in writing by the Buyer and the Seller.</paratext>
                  </para>
                </defn>
                <drafting.note id="a719372" jurisdiction="">
                  <head align="left" preservecase="true">
                    <headtext>Longstop Date</headtext>
                  </head>
                  <division id="a000032" level="1">
                    <para>
                      <paratext>Insert in this definition the time and date by which the conditions to completion of the transaction must be satisfied.</paratext>
                    </para>
                    <para>
                      <paratext>In setting the Longstop Date, it will be necessary to take account of the maximum potential waiting periods for any clearances required from any regulatory authority.</paratext>
                    </para>
                  </division>
                </drafting.note>
              </defn.item>
              <defn.item id="a197478">
                <defn.term>Losses</defn.term>
                <defn>
                  <para>
                    <paratext>includes all liabilities, costs, expenses, damages and losses (including but not limited to any direct, indirect or consequential losses, loss of profit, loss of reputation and all interest, penalties and legal costs (calculated on a full indemnity basis) and all other [reasonable] professional costs and expenses).</paratext>
                  </para>
                </defn>
              </defn.item>
              <defn.item id="a745137">
                <defn.term>Management Accounts</defn.term>
                <defn>
                  <para>
                    <paratext>the unaudited consolidated statement of financial position as at [DATE], the unaudited consolidated income statement and the unaudited consolidated cash flow statement of the Seller in relation to the Business [(including any notes thereon)] for the period of [NUMBER] months ended [DATE] (a copy of which is included in the Disclosure Bundle).</paratext>
                  </para>
                </defn>
                <drafting.note id="a789641" jurisdiction="">
                  <head align="left" preservecase="true">
                    <headtext>Management accounts</headtext>
                  </head>
                  <division id="a000033" level="1">
                    <para>
                      <paratext>This defined term identifies the management accounts that will be warranted by the seller. Most well run businesses prepare unaudited management accounts on a monthly or quarterly basis, and those accounts will often be used by the buyer and its advisers to obtain an idea of the financial performance of the target business since the date of the most recent statutory accounts. The management accounts will be particularly important where a lengthy period has elapsed since the end of the accounting period covered by the most recent statutory accounts.</paratext>
                    </para>
                    <para>
                      <paratext>
                        It is assumed that the buyer will require a warranty regarding the accuracy and basis of preparation of the most recent set of management accounts (see 
                        <internal.reference refid="a602430">Paragraph 4.9</internal.reference>
                         of Part 1 of Schedule 13). For these purposes, the management accounts should not, in general, be more than six weeks old.
                      </paratext>
                    </para>
                    <para>
                      <paratext>Consider whether any other items such as summaries or key performance indicators should be referenced.</paratext>
                    </para>
                  </division>
                </drafting.note>
              </defn.item>
              <defn.item id="a197587">
                <defn.term>Motor Vehicles</defn.term>
                <defn>
                  <para>
                    <paratext>
                      the motor vehicles described in 
                      <internal.reference refid="a522667">Schedule 11</internal.reference>
                       [together with any other motor vehicles obtained during the Interim Period for use in the Business, in the ordinary course of business].
                    </paratext>
                  </para>
                </defn>
              </defn.item>
              <defn.item id="a832034">
                <defn.term>Moveable Assets</defn.term>
                <defn>
                  <para>
                    <paratext>
                      all plant, machinery, equipment and other tangible assets used or intended for use in connection with the Business that are not physically attached or fixed to the Properties as at the Effective Time, including for the avoidance of doubt the Motor Vehicles, the Office Equipment and the items listed in 
                      <internal.reference refid="a400023">Part 2</internal.reference>
                       of Schedule 6, but excluding items subject to Leasing and Hire Agreements.
                    </paratext>
                  </para>
                </defn>
                <drafting.note id="a807504" jurisdiction="">
                  <head align="left" preservecase="true">
                    <headtext>Moveable Assets</headtext>
                  </head>
                  <division id="a000034" level="1">
                    <para>
                      <paratext>
                        No two businesses are identical, and care should be taken to ensure that all relevant assets, regardless of the extent to which they are loose, severable, moveable, or fixed, are caught, in particular by the definitions of Moveable Assets, Fixed Assets and Properties, and accordingly are made the subject of the sale pursuant to 
                        <internal.reference refid="a985101">clause 3.1</internal.reference>
                        . In a manufacturing business it may be appropriate to refer to tools and moulds, some of which may be held offsite.
                      </paratext>
                    </para>
                    <para>
                      <paratext>
                        The definitions of Moveable Assets and Fixed Assets should be read in conjunction with Parts 1 and 2 respectively of 
                        <internal.reference refid="a307270">Schedule 6</internal.reference>
                         and the corresponding Warranties in 
                        <internal.reference refid="a90549">Schedule 13</internal.reference>
                        .
                      </paratext>
                    </para>
                    <para>
                      <paratext>
                        Warranty 
                        <internal.reference refid="a349492">7.8</internal.reference>
                         in Part 1 of Schedule 13 seeks, in conjunction with 
                        <internal.reference refid="a499533">Schedule 8</internal.reference>
                        , to identify items that are the subject of leasing and hire agreements. Ownership of these items will not transfer under the deal. The underlying agreements should be reviewed in each case.
                      </paratext>
                    </para>
                  </division>
                </drafting.note>
              </defn.item>
              <defn.item id="a592730">
                <defn.term>Office Equipment</defn.term>
                <defn>
                  <para>
                    <paratext>all loose [or severable] items of office equipment[, store equipment], furniture and furnishings and the IT System [but excluding fixed equipment forming part of the Properties] and used or intended for use in connection with the Business.</paratext>
                  </para>
                </defn>
              </defn.item>
              <defn.item condition="optional" id="a156829">
                <defn.term>Phase 2 CMA Reference</defn.term>
                <defn>
                  <para>
                    <paratext>a reference by the Competition and Markets Authority to its chair for the constitution of a group under Schedule 4 to the Enterprise and Regulatory Reform Act 2013.</paratext>
                  </para>
                </defn>
                <drafting.note id="a982645" jurisdiction="">
                  <head align="left" preservecase="true">
                    <headtext>Phase 2 CMA Reference (optional)</headtext>
                  </head>
                  <division id="a000035" level="1">
                    <para>
                      <paratext>
                        Definition only required if a competition condition precedent is included in 
                        <internal.reference refid="a938288">Schedule 3</internal.reference>
                        .
                      </paratext>
                    </para>
                  </division>
                </drafting.note>
              </defn.item>
              <defn.item id="a298985">
                <defn.term>Prepayments</defn.term>
                <defn>
                  <para>
                    <paratext>all amounts paid (whether by deposit, prepayment or otherwise) on or before the Effective Time by or on behalf of the Seller so far as the same relate to anything (including any service) to be provided to the Buyer under any of the Business Contracts or otherwise in connection with the carrying on of the Business [in the ordinary course] after the Effective Time (but excluding liabilities in respect of Tax).</paratext>
                  </para>
                </defn>
                <drafting.note id="a609731" jurisdiction="">
                  <head align="left" preservecase="true">
                    <headtext>Prepayments</headtext>
                  </head>
                  <division id="a000036" level="1">
                    <para>
                      <paratext>
                        This term is used at 
                        <internal.reference refid="a821142">clause 10.2</internal.reference>
                        , which provides that prepayments are for the seller's account, in that the buyer effectively reimburses the seller for such amounts.
                      </paratext>
                    </para>
                  </division>
                </drafting.note>
              </defn.item>
              <defn.item id="a238536">
                <defn.term>Properties</defn.term>
                <defn>
                  <para>
                    <paratext>the Freehold Properties and the Leasehold Properties.</paratext>
                  </para>
                </defn>
              </defn.item>
              <defn.item id="a966929">
                <defn.term>Purchase Price</defn.term>
                <defn>
                  <para>
                    <paratext>
                      the aggregate consideration for the Business (comprising the Assets) in the amount and to be paid as set out in 
                      <internal.reference refid="a799211">clause 4.1</internal.reference>
                      .
                    </paratext>
                  </para>
                </defn>
                <drafting.note id="a481478" jurisdiction="">
                  <head align="left" preservecase="true">
                    <headtext>Purchase Price</headtext>
                  </head>
                  <division id="a000037" level="1">
                    <para>
                      <paratext>This is the final amount to be paid for the assets and the business as stated. This document assumes a one off cash payment, but if completion accounts are to be used, then they should be referenced here.</paratext>
                    </para>
                  </division>
                </drafting.note>
              </defn.item>
              <defn.item id="a873885">
                <defn.term>Records</defn.term>
                <defn>
                  <para>
                    <paratext>
                      all records and other storage media, regardless of form or characteristics, containing or relating to Business Information or on or in which Business Information is recorded or stored, whether machine-readable or not (including computer disks, hard drives, servers, universal serial bus (USB) sticks, the cloud, books, photographs and other documentary materials) [including 
                      <bold>OR</bold>
                       excluding] the VAT Records.
                    </paratext>
                  </para>
                </defn>
              </defn.item>
              <defn.item id="a390813">
                <defn.term>Seller's Scheme</defn.term>
                <defn>
                  <para>
                    <paratext>
                      the pension scheme [or schemes] known as the [NAME OF PENSION SCHEME], established with effect from [DATE], [and the [NAME OF PENSION SCHEME], established with effect from [DATE],] and which [is 
                      <bold>OR</bold>
                       are] registered under Chapter 2 of Part 4 of the Finance Act 2004.
                    </paratext>
                  </para>
                </defn>
              </defn.item>
              <defn.item id="a640881">
                <defn.term>Seller's Shared Intellectual Property Rights</defn.term>
                <defn>
                  <para>
                    <paratext>
                      the Intellectual Property Rights set out in 
                      <internal.reference refid="a555531">Part 3</internal.reference>
                       of 
                      <internal.reference refid="a164367">Schedule 7</internal.reference>
                      .
                    </paratext>
                  </para>
                </defn>
                <drafting.note id="a887368" jurisdiction="">
                  <head align="left" preservecase="true">
                    <headtext>Seller's Shared Intellectual Property Rights</headtext>
                  </head>
                  <division id="a000038" level="1">
                    <para>
                      <paratext>
                        Any intellectual property which is to be retained by the seller but made available for use by the buyer should be separately defined. 
                        <internal.reference refid="a199734">clause 18.3</internal.reference>
                         provides for such shared intellectual property to be licensed to the buyer.
                      </paratext>
                    </para>
                  </division>
                </drafting.note>
              </defn.item>
              <defn.item id="a878201">
                <defn.term>Seller's Solicitors</defn.term>
                <defn>
                  <para>
                    <paratext>[NAME AND ADDRESS].</paratext>
                  </para>
                </defn>
              </defn.item>
              <defn.item id="a904519">
                <defn.term>Stock</defn.term>
                <defn>
                  <para>
                    <paratext>all raw materials, supplies, work in progress, parts and components, and finished goods held, used or owned by the Seller in connection with the Business as at the Effective Time.</paratext>
                  </para>
                </defn>
                <drafting.note id="a71543" jurisdiction="">
                  <head align="left" preservecase="true">
                    <headtext>Stock</headtext>
                  </head>
                  <division id="a000039" level="1">
                    <para>
                      <paratext>If there is stock associated with the asset purchase, it will probably be one of the most contentious issues both with regards to valuation and the definition in the agreement. The buyer should consider what stock is actually being acquired and where it is situated. The definition is rather wide and would extend to all the buyer's stock, regardless of where it is. The buyer should consider whether this is appropriate or whether it is only the stock situated at the premises (if any) that it is acquiring, or stock held elsewhere (in which case the buyer should consider how it will acquire such stock).</paratext>
                    </para>
                    <para>
                      <paratext>If there are completion accounts, they will usually include provisions for valuing the stock, which will include a physical stock-take. Alternatively, a stock-take could be included without a full completion accounts mechanism being used.</paratext>
                    </para>
                  </division>
                </drafting.note>
              </defn.item>
              <defn.item id="a117342">
                <defn.term>Substantiated Claim</defn.term>
                <defn>
                  <para>
                    <paratext>a Claim in respect of which liability is admitted by the Seller, or which has been adjudicated on by a court of competent jurisdiction and no right of appeal lies in respect of such adjudication, or the parties are prevented by passage of time or otherwise from making an appeal.</paratext>
                  </para>
                </defn>
              </defn.item>
              <defn.item id="a970775">
                <defn.term>Supplier Contracts</defn.term>
                <defn>
                  <para>
                    <paratext>
                      all contracts, engagements or orders entered into on or before the Effective Time by or on behalf of the Seller for the supply or sale of goods or services to the Seller in connection with the Business, which at the Effective Time remain to be performed in whole or in part, including all the contracts described in 
                      <internal.reference refid="a682887">Schedule 10</internal.reference>
                      .
                    </paratext>
                  </para>
                </defn>
                <drafting.note id="a860648" jurisdiction="">
                  <head align="left" preservecase="true">
                    <headtext>Supplier Contracts</headtext>
                  </head>
                  <division id="a000040" level="1">
                    <para>
                      <paratext>
                        Note that if there if there is anything more than a short gap between signing and completion, it is unlikely that 
                        <internal.reference refid="a682887">Schedule 10</internal.reference>
                         will comprise all relevant transferring contracts, as the schedule will not include any contracts entered into after execution of this document and before the effective time.
                      </paratext>
                    </para>
                  </division>
                </drafting.note>
              </defn.item>
              <defn.item id="a428347">
                <defn.term>Taxation or Tax</defn.term>
                <defn>
                  <para>
                    <paratext/>
                  </para>
                  <list type="loweralpha">
                    <list.item>
                      <para>
                        <paratext>any form of tax, levy, impost, duty, contribution, customs and other import duties, liability and charge in the nature of taxation and all related withholdings or deductions of any kind (including, for the avoidance of doubt, any liability under section 455 of the Corporation Tax Act 2010 and national insurance contribution liabilities in the United Kingdom and corresponding obligations elsewhere) wherever and whenever payable and both of the UK or any equivalent tax in any other jurisdiction and shall further include any amount payable as a consequence of any claim, direction order or determination of any Taxation Authority; and</paratext>
                      </para>
                    </list.item>
                    <list.item>
                      <para>
                        <paratext>all fines, penalties, charges, costs and interest included in or relating to any of the above or to any obligation in respect of any of the above;</paratext>
                      </para>
                    </list.item>
                  </list>
                  <para>
                    <paratext>whether or not directly or primarily chargeable against or attributable to the Seller and regardless of whether the Seller has, or may have, any right of reimbursement against any other person.</paratext>
                  </para>
                </defn>
                <drafting.note id="a135631" jurisdiction="">
                  <head align="left" preservecase="true">
                    <headtext>Taxation or Tax</headtext>
                  </head>
                  <division id="a000041" level="1">
                    <para>
                      <paratext>This is a fairly standard definition of Taxation or Tax, which defines those terms widely. It includes tax that has been paid, interest and penalties and secondary liabilities. Wherever in the agreement these terms are used, the appropriateness of the definition should be considered. These terms are also likely to be used outside the pure tax sections of the agreement. For example, the agreement may provide that the buyer will assume certain liabilities and also expressly set out those liabilities that are not to be assumed by the buyer. Any Tax for which the seller is liable will be excluded from the sale.</paratext>
                    </para>
                  </division>
                </drafting.note>
              </defn.item>
              <defn.item id="a934535">
                <defn.term>Taxation Authority</defn.term>
                <defn>
                  <para>
                    <paratext>any government, state or municipality or any local, state, federal or other fiscal, revenue, customs or excise authority, body or official competent to impose, administer, levy, assess or collect Tax in the United Kingdom or elsewhere.</paratext>
                  </para>
                </defn>
                <drafting.note id="a712422" jurisdiction="">
                  <head align="left" preservecase="true">
                    <headtext>Taxation Authority</headtext>
                  </head>
                  <division id="a000042" level="1">
                    <para>
                      <paratext>This is fairly standard, but its use in the agreement may not be confined to the pure tax sections. For example, the agreement may contain undertakings from the seller and the buyer to keep confidential information that each has obtained from the other. If disclosure of information that would otherwise be covered by the undertaking is required by certain bodies, the agreement will permit disclosure. As well as regulatory bodies, taxation authorities will generally be included.</paratext>
                    </para>
                  </division>
                </drafting.note>
              </defn.item>
              <defn.item id="a518406">
                <defn.term>Tax Warranties</defn.term>
                <defn>
                  <para>
                    <paratext>
                      the warranties set out in 
                      <internal.reference refid="a920358">Part 7</internal.reference>
                       of 
                      <internal.reference refid="a90549">Schedule 13</internal.reference>
                      .
                    </paratext>
                  </para>
                </defn>
                <drafting.note id="a434708" jurisdiction="">
                  <head align="left" preservecase="true">
                    <headtext>Tax Warranties</headtext>
                  </head>
                  <division id="a000043" level="1">
                    <para>
                      <paratext>This definition, which identifies certain warranties as tax warranties, is generally included to differentiate those warranties that relate to tax from those that do not. Generally, the limitation period for claims under the tax warranties is set at seven years from the date of completion (or six years from the end of the accounting period in which the business is sold), which tends to be longer than for other warranties.</paratext>
                    </para>
                  </division>
                </drafting.note>
              </defn.item>
              <defn.item id="a727431">
                <defn.term>Third Party Consent</defn.term>
                <defn>
                  <para>
                    <paratext>a consent, licence, approval, authorisation or waiver required from a third party for the conveyance, transfer, assignment or novation in favour of the Buyer of any of the Assets in terms acceptable to the Buyer.</paratext>
                  </para>
                </defn>
              </defn.item>
              <defn.item id="a179571">
                <defn.term>Third Party Rights</defn.term>
                <defn>
                  <para>
                    <paratext>the benefit of all rights and claims (other than rights and claims relating to Tax) of the Seller arising on or before the Effective Time out of or in connection with the Business, including but not limited to:</paratext>
                  </para>
                  <list type="loweralpha">
                    <list.item>
                      <para>
                        <paratext>all claims against, or rights to make any claims against, any third party in respect of any goods or services sold or supplied to the Seller in connection with the Business on or before the Effective Time where the goods or the subject matter of the services form part of the Business;</paratext>
                      </para>
                    </list.item>
                    <list.item>
                      <para>
                        <paratext>all claims against, or rights to make any claims against, insurers or other third parties in respect of loss of or damage or injury caused to the Business to the extent that such loss, damage or injury has not been made good by and at the cost of the Seller on or before the Effective Time;</paratext>
                      </para>
                    </list.item>
                    <list.item>
                      <para>
                        <paratext>all claims made by the Seller for a loan, grant or other aid in respect of any of the Assets or the Business;</paratext>
                      </para>
                    </list.item>
                    <list.item>
                      <para>
                        <paratext>all rights of the Seller in respect of goods supplied by the Seller in the course of the Business on terms as to retention of title and to which the Seller retains title at the Effective Time;</paratext>
                      </para>
                    </list.item>
                    <list.item>
                      <para>
                        <paratext>all rights of the Seller under any agreement under which the Seller acquired any of the Assets.</paratext>
                      </para>
                    </list.item>
                  </list>
                </defn>
                <drafting.note id="a426476" jurisdiction="">
                  <head align="left" preservecase="true">
                    <headtext>Third Party Rights</headtext>
                  </head>
                  <division id="a000044" level="1">
                    <para>
                      <paratext>
                        A seller should ensure that there is no possibility of the benefit of an insurance claim transferring and the buyer also being able to adjust the consideration under 
                        <internal.reference refid="a512587">clause 9.3(a)</internal.reference>
                        .
                      </paratext>
                    </para>
                  </division>
                </drafting.note>
              </defn.item>
              <defn.item id="a471849">
                <defn.term>Transaction</defn.term>
                <defn>
                  <para>
                    <paratext>the transaction contemplated by this agreement or any part of that transaction.</paratext>
                  </para>
                </defn>
              </defn.item>
              <defn.item id="a834629">
                <defn.term>TULRCA</defn.term>
                <defn>
                  <para>
                    <paratext>the Trade Union and Labour Relations (Consolidation) Act 1992.</paratext>
                  </para>
                </defn>
              </defn.item>
              <defn.item id="a420249">
                <defn.term>TUPE</defn.term>
                <defn>
                  <para>
                    <paratext>the Transfer of Undertakings (Protection of Employment) Regulations 2006, and any predecessor regulations including the Transfer of Undertakings (Protection of Employment) Regulations 1981.</paratext>
                  </para>
                </defn>
                <drafting.note id="a917392" jurisdiction="">
                  <head align="left" preservecase="true">
                    <headtext>TUPE and TUPE 1981</headtext>
                  </head>
                  <division id="a000045" level="1">
                    <para>
                      <paratext>
                        Generally, the standard document is drafted on the basis that employees transfer under TUPE.  For an example of a clause setting out what happens to employees where TUPE is subsequently found not to apply, see 
                        <link href="7-200-3908" style="ACTLinkPLCtoPLC">
                          <ital>Standard clause, Asset purchase agreement: employment provisions</ital>
                        </link>
                        . TUPE came into force on 6 April 2006, replacing the 1981 version of the regulations, and has subsequently been amended. For further information on TUPE generally, see 
                        <link href="8-202-1704" style="ACTLinkPLCtoPLC">
                          <ital>Practice note: overview, TUPE: overview</ital>
                        </link>
                        .
                      </paratext>
                    </para>
                  </division>
                </drafting.note>
              </defn.item>
              <defn.item id="a724318">
                <defn.term>VAT</defn.term>
                <defn>
                  <para>
                    <paratext>value added tax [or any equivalent tax] chargeable in the UK [or elsewhere].</paratext>
                  </para>
                </defn>
              </defn.item>
              <defn.item id="a386975">
                <defn.term>VAT Records</defn.term>
                <defn>
                  <para>
                    <paratext>all records of the Business, which under paragraph 6 of Schedule 11 to VATA 1994 are required to be preserved.</paratext>
                  </para>
                </defn>
              </defn.item>
              <defn.item id="a610614">
                <defn.term>VATA 1994</defn.term>
                <defn>
                  <para>
                    <paratext>the Value Added Tax Act 1994.</paratext>
                  </para>
                </defn>
              </defn.item>
              <defn.item id="a926895">
                <defn.term>Virus</defn.term>
                <defn>
                  <para>
                    <paratext>any program which contains malicious code or infiltrates or damages a computer system without the owner's informed consent or is designed to do so or which is hostile, intrusive or annoying to the owner or user and has no legitimate purpose.</paratext>
                  </para>
                </defn>
              </defn.item>
              <defn.item id="a570945">
                <defn.term>Warranties</defn.term>
                <defn>
                  <para>
                    <paratext>
                      the warranties and representations set out in 
                      <internal.reference refid="a69582">Clause 7</internal.reference>
                       and 
                      <internal.reference refid="a90549">Schedule 13</internal.reference>
                      .
                    </paratext>
                  </para>
                </defn>
                <drafting.note id="a165903" jurisdiction="">
                  <head align="left" preservecase="true">
                    <headtext>Warranties</headtext>
                  </head>
                  <division id="a000046" level="1">
                    <para>
                      <paratext>
                        This defined term refers to the warranties that are given by the seller concerning the target business (see Parts 1-7 of 
                        <internal.reference refid="a90549">Schedule 13</internal.reference>
                        ). For further information on the purpose and effect of the seller's warranties in an asset purchase transaction, see 
                        <link href="2-107-3754" style="ACTLinkPLCtoPLC">
                          <ital>Practice note, Warranties and indemnities: acquisitions</ital>
                        </link>
                        .
                      </paratext>
                    </para>
                    <para>
                      <paratext>
                        The reference in this definition to "representations" is intended to keep open the possibility of an action for misrepresentation based on the warranties in addition to a contractual claim for breach of warranty. Depending on the circumstances, the remedies for misrepresentation (that is, damages calculated on a tortious basis and possibly rescission) may be preferable to the remedies for breach of contract, and so the buyer may want to preserve the possibility of a bringing a misrepresentation claim if any of the seller's warranties are breached. For general information on misrepresentation, see 
                        <link href="4-107-4724" style="ACTLinkPLCtoPLC">
                          <ital>Practice note, Misrepresentation</ital>
                        </link>
                        .
                      </paratext>
                    </para>
                    <para>
                      <paratext>
                        Whether a statement will be construed as a representation, a warranty, or both, is a matter of contractual interpretation, depending on the wording and the context of the contract in question. If the buyer intends the express warranties in the asset purchase agreement to also be actionable as representations, clear wording should be included to that effect (see, in the share purchase context, 
                        <link href="https://uk.practicallaw.thomsonreuters.com/D-015-7439" style="ACTLinkURL">
                          <ital>Sycamore Bidco Ltd v Breslin [2012] EWHC 3443 (Ch)</ital>
                        </link>
                        <ital> </ital>
                        and 
                        <link href="https://uk.practicallaw.thomsonreuters.com/D-100-2111" style="ACTLinkURL">
                          <ital>Idemitsu Kosan Co Ltd v Sumitomo Co Corp [2016] EWHC 1909 (Comm)</ital>
                        </link>
                        ; see also 
                        <link href="0-522-8154" style="ACTLinkPLCtoPLC">
                          <ital>Legal update: archive, High Court considers whether a warranty was also a representation</ital>
                        </link>
                         and 
                        <link href="2-632-0075" style="ACTLinkPLCtoPLC">
                          <ital>Legal update: case report, Share purchase agreements: whether warranties also representations (High Court)</ital>
                        </link>
                        ).
                      </paratext>
                    </para>
                    <para>
                      <paratext>
                        When acting for the seller, the words "and representations" should be resisted with a view to ensuring that claims for breach of warranty can only be made on a contractual basis. This definition should be negotiated in conjunction with clause 7 which similarly attempts to preserve the possibility of a misrepresentation claim in addition to contractual claims for breach of warranty. If the seller is successful in deleting the words "and representations" from this definition, similar amendments should also be made to that clause. The seller will also want to make sure that an entire agreement clause is not only included (see 
                        <internal.reference refid="a509900">clause 26</internal.reference>
                         of the standard document) but is also sufficiently robust to exclude pre-contract discussions which are otherwise not contained within the final version of the warranties.
                      </paratext>
                    </para>
                    <para>
                      <paratext>The buyer should check that no other warranties need to be included.</paratext>
                    </para>
                  </division>
                </drafting.note>
              </defn.item>
            </subclause1>
            <subclause1 id="a677617">
              <identifier>1.2</identifier>
              <para>
                <paratext>Clause, Schedule[, Annex] and paragraph headings shall not affect the interpretation of this agreement.</paratext>
              </para>
            </subclause1>
            <subclause1 id="a1027826">
              <identifier>1.3</identifier>
              <para>
                <paratext>References to clauses and Schedules [and Annexes] are to the clauses of and Schedules [and Annexes] to this agreement and references to paragraphs are to paragraphs of the relevant Schedule [or Annex].</paratext>
              </para>
            </subclause1>
            <subclause1 id="a790246">
              <identifier>1.4</identifier>
              <para>
                <paratext>The Schedules [and Annexes] form part of this agreement and shall have effect as if set out in full in the body of this agreement. Any reference to this agreement includes the Schedules [and Annexes].</paratext>
              </para>
              <drafting.note id="a486343" jurisdiction="">
                <head align="left" preservecase="true">
                  <headtext>Incorporation of Schedules</headtext>
                </head>
                <division id="a000047" level="1">
                  <para>
                    <paratext>The purpose of this clause is to expressly incorporate the wording of the schedules into the body of the agreement, thereby ensuring that they are given contractual effect. The parties will intend the schedules to be treated as part of the asset purchase agreement, rather than merely being ancillary to it. Incorporation may be implied where (as in the standard document) the signature blocks are placed after the schedules, rather than immediately after the testimonium (the words "In witness" at the end of the body of the document). Despite this, it is best practice to expressly provide for incorporation of the schedules. As this document also includes Annexes, this is also referenced here.</paratext>
                  </para>
                </division>
              </drafting.note>
            </subclause1>
            <subclause1 id="a468044">
              <identifier>1.5</identifier>
              <para>
                <paratext>
                  A reference to 
                  <bold>this agreement</bold>
                   or to 
                  <bold>any other agreement or document referred to in this agreement</bold>
                   is a reference to this agreement or such other agreement or document as varied or novated (in each case, other than in breach of the provisions of this agreement) from time to time.
                </paratext>
              </para>
            </subclause1>
            <subclause1 id="a971829">
              <identifier>1.6</identifier>
              <para>
                <paratext>
                  A reference in this agreement to 
                  <bold>other documents referred to in this agreement</bold>
                   or any similar expression is a reference to the following documents: [SPECIFY ANY RELEVANT DOCUMENTS REFERRED TO, SUCH AS THE DISCLOSURE LETTER].
                </paratext>
              </para>
            </subclause1>
            <subclause1 id="a427081">
              <identifier>1.7</identifier>
              <para>
                <paratext>Unless the context otherwise requires, words in the singular shall include the plural and in the plural shall include the singular.</paratext>
              </para>
              <drafting.note id="a635882" jurisdiction="">
                <head align="left" preservecase="true">
                  <headtext>Use of singular and plural</headtext>
                </head>
                <division id="a000048" level="1">
                  <para>
                    <paratext>
                      Strictly, this provision is unnecessary, as 
                      <link href="5-507-1301" style="ACTLinkPLCtoPLC">
                        <ital>section 61</ital>
                      </link>
                       of the Law of Property Act 1925 provides that the singular includes the plural and vice versa in all "deeds, contracts, wills, orders and other instruments executed, made or coming into operation after the commencement of this Act, unless the context otherwise requires".
                    </paratext>
                  </para>
                  <para>
                    <paratext>
                      Since the parties may not be aware of the existence of this statutory provision, this clause clarifies the position. When drafting, it is important to consider whether you want this rule always to apply. If you do 
                      <bold>not</bold>
                       want it to apply in a particular case, make this clear.
                    </paratext>
                  </para>
                </division>
              </drafting.note>
            </subclause1>
            <subclause1 id="a326904">
              <identifier>1.8</identifier>
              <para>
                <paratext>Unless the context otherwise requires, a reference to one gender shall include a reference to the other genders.</paratext>
              </para>
              <drafting.note id="a981729" jurisdiction="">
                <head align="left" preservecase="true">
                  <headtext>Gender</headtext>
                </head>
                <division id="a000049" level="1">
                  <para>
                    <paratext>
                      <link href="5-507-1301" style="ACTLinkPLCtoPLC">
                        <ital>Section 61</ital>
                      </link>
                       of the Law of Property Act 1925 provides that "the masculine includes the feminine and vice versa", but does not cover references to entities whose gender is neuter, such as companies. Including this provision avoids any argument, for example making it clear that a reference to "he" could include a company.
                    </paratext>
                  </para>
                  <para>
                    <paratext>
                      Note that the provision is qualified by the words, "unless the context otherwise requires". This reflects the wording of section 61. When drafting, it is important to consider whether you want this rule always to apply. If you do 
                      <bold>not</bold>
                       want it to apply in a particular case, make this clear.
                    </paratext>
                  </para>
                </division>
              </drafting.note>
            </subclause1>
            <subclause1 id="a893014">
              <identifier>1.9</identifier>
              <para>
                <paratext>
                  A 
                  <bold>person</bold>
                   includes a natural person, corporate or unincorporated body (whether or not having separate legal personality).
                </paratext>
              </para>
              <drafting.note id="a422255" jurisdiction="">
                <head align="left" preservecase="true">
                  <headtext>Meaning of a person</headtext>
                </head>
                <division id="a000050" level="1">
                  <para>
                    <paratext>
                      For further information on this provision, see 
                      <link href="5-107-3795#a625817" style="ACTLinkPLCtoPLC">
                        <ital>Standard clause, Interpretation: Drafting note, Meaning of person</ital>
                      </link>
                      .
                    </paratext>
                  </para>
                </division>
              </drafting.note>
            </subclause1>
            <subclause1 id="a923492">
              <identifier>1.10</identifier>
              <para>
                <paratext>This agreement shall be binding on, and enure to the benefit of, the parties to this agreement and their respective [personal representatives], successors and permitted assigns, and a reference to a party shall include that party's [personal representatives], successors and permitted assigns.</paratext>
              </para>
              <drafting.note id="a59090" jurisdiction="">
                <head align="left" preservecase="true">
                  <headtext>Meaning of a party</headtext>
                </head>
                <division id="a000051" level="1">
                  <para>
                    <paratext>
                      For further information on this provision, see 
                      <link href="5-107-3795#a730102" style="ACTLinkPLCtoPLC">
                        <ital>Standard clause, Interpretation: Drafting note, Parties</ital>
                      </link>
                      .
                    </paratext>
                  </para>
                  <para>
                    <paratext>If all the parties to the document are corporate bodies, delete the references to personal representatives.</paratext>
                  </para>
                </division>
              </drafting.note>
            </subclause1>
            <subclause1 id="a555257">
              <identifier>1.11</identifier>
              <para>
                <paratext>
                  A reference to a 
                  <bold>company</bold>
                   shall include any company, corporation or other body corporate, wherever and however incorporated or established.
                </paratext>
              </para>
              <drafting.note id="a525023" jurisdiction="">
                <head align="left" preservecase="true">
                  <headtext>Meaning of a company</headtext>
                </head>
                <division id="a000052" level="1">
                  <para>
                    <paratext>
                      For further information on this provision, see 
                      <link href="5-107-3795#a1044980" style="ACTLinkPLCtoPLC">
                        <ital>Standard clause, Interpretation: Drafting note, Meaning of company</ital>
                      </link>
                      .
                    </paratext>
                  </para>
                </division>
              </drafting.note>
            </subclause1>
            <subclause1 id="a46599">
              <identifier>1.12</identifier>
              <para>
                <paratext>
                  A reference to a 
                  <bold>holding company</bold>
                   or a 
                  <bold>subsidiary</bold>
                   means a holding company or a subsidiary (as the case may be) as defined in section 1159 of the Companies Act 2006 [and a company shall be treated, for the purposes only of the membership requirement contained in sections 1159(1)(b) and (c), as a member of another company even if its shares in that other company are registered in the name of:
                </paratext>
              </para>
              <subclause2 id="a577639">
                <identifier>(a)</identifier>
                <para>
                  <paratext>another person (or its nominee), by way of security or in connection with the taking of security; or</paratext>
                </para>
              </subclause2>
              <subclause2 id="a52703">
                <identifier>(b)</identifier>
                <para>
                  <paratext>its nominee].</paratext>
                </para>
              </subclause2>
              <para>
                <paratext>In the case of a limited liability partnership which is a subsidiary of a company or another limited liability partnership, section 1159 of the Companies Act 2006 shall be amended so that: (a) references in sections 1159(1)(a) and (c) to voting rights are to the members' rights to vote on all or substantially all matters which are decided by a vote of the members of the limited liability partnership; and (b) the reference in section 1159(1)(b) to the right to appoint or remove a majority of its board of directors is to the right to appoint or remove members holding a majority of the voting rights.</paratext>
              </para>
              <para>
                <paratext>
                  A reference to a 
                  <bold>subsidiary undertaking</bold>
                   or 
                  <bold>parent undertaking</bold>
                   means a subsidiary undertaking or parent undertaking as defined in section 1162 of the Companies Act 2006.
                </paratext>
              </para>
              <drafting.note id="a187266" jurisdiction="">
                <head align="left" preservecase="true">
                  <headtext>Meaning of holding company and subsidiary</headtext>
                </head>
                <division id="a000053" level="1">
                  <para>
                    <paratext>
                      This clause defines "holding company" and "subsidiary" by reference to the meanings given to those terms in 
                      <link href="6-505-7253" style="ACTLinkPLCtoPLC">
                        <ital>section 1159</ital>
                      </link>
                       of the Companies Act 2006.
                    </paratext>
                  </para>
                  <division id="a449748" level="2">
                    <head align="left" preservecase="true">
                      <headtext>Decision in Enviroco</headtext>
                    </head>
                    <para>
                      <paratext>
                        Under 
                        <link href="6-505-7253" style="ACTLinkPLCtoPLC">
                          <ital>section 1159</ital>
                        </link>
                        , a company is a subsidiary of another company (its holding company) if the holding company meets one of the following tests:
                      </paratext>
                    </para>
                    <list type="bulleted">
                      <list.item>
                        <para>
                          <paratext>It controls a majority of the voting rights in the subsidiary (first test).</paratext>
                        </para>
                      </list.item>
                      <list.item>
                        <para>
                          <paratext>It is a member of the subsidiary and has the right to appoint or remove a majority of its board of directors (second test).</paratext>
                        </para>
                      </list.item>
                      <list.item>
                        <para>
                          <paratext>It is a member of the subsidiary and controls alone, or under an agreement with other shareholders or members, a majority of the voting rights (third test).</paratext>
                        </para>
                      </list.item>
                    </list>
                    <para>
                      <paratext>Membership of a company, which is required under the second and third tests, is a question of fact. Therefore, if company A is not a member of company B (that is, company A is not entered in company B's register of members), it cannot be the holding company of company B under the second or third tests.</paratext>
                    </para>
                    <para>
                      <paratext>
                        This issue was highlighted in the Court of Appeal's decision in 
                        <link href="D-000-0207" style="ACTLinkURL">
                          <ital>Enviroco Ltd v Farstad Supply A/S [2009] EWCA Civ 1399</ital>
                        </link>
                        , which was upheld by the Supreme Court in 
                        <link href="D-000-0170" style="ACTLinkURL">
                          <ital>Farstad Supply AS v Enviroco Ltd [2011] UKSC 16</ital>
                        </link>
                        . In this case, a company (Asco) transferred its shares in its subsidiary (Enviroco) to a lender as security. Enviroco entered the lender's name in the register of members as the holder of those shares. As a result, it was held that Asco was no longer a member of Enviroco which meant, in turn, that Enviroco ceased to be a subsidiary of Asco within the meaning of section 1159.
                      </paratext>
                    </para>
                    <para>
                      <paratext>
                        To avoid the situation that arose in 
                        <ital>Enviroco</ital>
                        , the wording in square brackets can be included to make it clear that the membership requirement in the second and third tests under section 1159 will continue to be satisfied where the shares are held by a lender by way of security, or by a nominee.
                      </paratext>
                    </para>
                    <para>
                      <paratext>
                        For further consideration of this issue, see 
                        <link href="5-107-3795#a565638" style="ACTLinkPLCtoPLC">
                          <ital>Standard clause, Interpretation: clause 1.6</ital>
                        </link>
                         and its related integrated drafting notes, in particular:
                      </paratext>
                    </para>
                    <list type="bulleted">
                      <list.item>
                        <para>
                          <paratext>
                            <link href="5-107-3795#a576518" style="ACTLinkPLCtoPLC">
                              <ital>Holding company and subsidiary: The importance of membership</ital>
                            </link>
                            .
                          </paratext>
                        </para>
                      </list.item>
                      <list.item>
                        <para>
                          <paratext>
                            <link href="5-107-3795#a245397" style="ACTLinkPLCtoPLC">
                              <ital>Enviroco and the transfer of shares as security</ital>
                            </link>
                            .
                          </paratext>
                        </para>
                      </list.item>
                    </list>
                  </division>
                  <division id="a678607" level="2">
                    <head align="left" preservecase="true">
                      <headtext>Limited liability partnerships</headtext>
                    </head>
                    <para>
                      <paratext>
                        The definition of subsidiary under 
                        <link href="6-505-7253" style="ACTLinkPLCtoPLC">
                          <ital>section 1159</ital>
                        </link>
                         applies to any body corporate (
                        <ital>section 1159(4), Companies Act 2006</ital>
                        ) which means that it should capture limited liability partnerships (LLPs). However, it is unclear how the reference to voting rights in the first test under section 1159(1)(a) and the reference to the appointment or removal of a majority of directors in the second test in section 1159(1)(b) should be interpreted in relation to LLPs.
                      </paratext>
                    </para>
                    <para>
                      <paratext>
                        For further information on this issue, see 
                        <link href="5-107-3795#a565638" style="ACTLinkPLCtoPLC">
                          <ital>Standard clause, Interpretation: clause 1.6</ital>
                        </link>
                         and its related drafting notes (see in particular 
                        <link href="5-107-3795#a91697" style="ACTLinkPLCtoPLC">
                          <ital>Drafting note, holding company and subsidiary: Limited liability partnerships</ital>
                        </link>
                        ).
                      </paratext>
                    </para>
                  </division>
                </division>
              </drafting.note>
            </subclause1>
            <subclause1 id="a202774">
              <identifier>1.13</identifier>
              <para>
                <paratext>
                  A reference to 
                  <bold>writing</bold>
                   or 
                  <bold>written</bold>
                   includes fax but not email [(unless otherwise expressly provided in this agreement)].
                </paratext>
              </para>
              <drafting.note id="a201993" jurisdiction="">
                <head align="left" preservecase="true">
                  <headtext>Meaning of writing and written</headtext>
                </head>
                <division id="a000054" level="1">
                  <para>
                    <paratext>
                      If the agreement does not state whether fax or email is to be treated as writing, the matter will be determined as a matter of contract interpretation. For this reason it is better to include an express statement of the preferred position. For further information, see 
                      <link href="5-107-3795#a772655" style="ACTLinkPLCtoPLC">
                        <ital>Standard clause, Interpretation: clause 1.12</ital>
                      </link>
                       and its related drafting notes.
                    </paratext>
                  </para>
                  <para>
                    <paratext>When considering whether fax or email should be accepted, it is a good idea to run a search for "writing" or "written" in the agreement and consider what the repercussions would be for each option.</paratext>
                  </para>
                  <division id="a904144" level="2">
                    <head align="left" preservecase="true">
                      <headtext>Should writing include email?</headtext>
                    </head>
                    <para>
                      <paratext>It is important to determine whether emails are considered to be "in writing" for the purposes of the agreement. This issue will be relevant to a number of clauses including:</paratext>
                    </para>
                    <list type="bulleted">
                      <list.item>
                        <para>
                          <paratext>
                            The notice provisions in 
                            <internal.reference refid="a112100">clause 29</internal.reference>
                             (which requires notices to be in writing).
                          </paratext>
                        </para>
                      </list.item>
                      <list.item>
                        <para>
                          <paratext>Any other clause or warranty in the agreement that refers to any information or a notification being provided in writing.</paratext>
                        </para>
                      </list.item>
                    </list>
                    <para>
                      <paratext>Many practitioners prefer to exclude email as a valid method of serving a notice (and therefore exclude email from the definition of "in writing") because of the risks involved in proving receipt and integrity of delivery by email. Such risks include:</paratext>
                    </para>
                    <list type="bulleted">
                      <list.item>
                        <para>
                          <paratext>Potential for interception by a third party.</paratext>
                        </para>
                      </list.item>
                      <list.item>
                        <para>
                          <paratext>The email arriving late or not at all.</paratext>
                        </para>
                      </list.item>
                      <list.item>
                        <para>
                          <paratext>The email arriving but being unintelligible, or containing changed formatting, which may have altered the meaning.</paratext>
                        </para>
                      </list.item>
                    </list>
                    <para>
                      <paratext>This provision sets a default position that email will not constitute writing unless otherwise expressly provided in the agreement.</paratext>
                    </para>
                  </division>
                </division>
              </drafting.note>
            </subclause1>
            <subclause1 id="a295636">
              <identifier>1.14</identifier>
              <para>
                <paratext>
                  Any words following the terms
                  <bold> including, include, in particular, for example</bold>
                   or any similar expression shall be construed as illustrative and shall not limit the sense of the words, description, definition, phrase or term preceding those terms.
                </paratext>
              </para>
              <drafting.note id="a607883" jurisdiction="">
                <head align="left" preservecase="true">
                  <headtext>Lists of words</headtext>
                </head>
                <division id="a000055" level="1">
                  <para>
                    <paratext>
                      The 
                      <ital>ejusdem generis</ital>
                       (or 
                      <ital>eiusdem generis</ital>
                      ) rule provides that where a general provision is qualified in any way by examples that point to a confined interpretation of the general wording, the court will interpret the general words only to relate to matters of the same class as the examples given. 
                      <ital>Ejusdem generis</ital>
                       is Latin for "of the same kind".
                    </paratext>
                  </para>
                  <para>
                    <paratext>
                      While the 
                      <ital>ejusdem generis</ital>
                       rule is not always rigidly applied, it is good drafting practice to address the risk that it might be invoked. The common approach to this is to introduce any list with the words "including without limitation" or "in particular but without limitation". This clause avoids the need to repeat "without limitation" in each instance and also sets out more fully what the drafter is trying to achieve by including these words.
                    </paratext>
                  </para>
                  <para>
                    <paratext>It also establishes that various words (such as "includes" or "in particular") have a consistent meaning when used in the contract, to avoid the risk that a court would construe different words differently.</paratext>
                  </para>
                  <para>
                    <paratext>
                      Often, words such as "or any other" are included with the intention of covering every eventuality. However, if such general words appear at the end of a list, then application of the 
                      <ital>ejusdem generis</ital>
                       rule means they will be construed as referring to items or events similar to those contained in the list. For example, in a list of possible causes of delay in relation to a ship which included "default or deficiency of men... or deficiency of stores, fire, breakdown, or damages to hull, machinery or equipment, grounding, detention by average accidents to ship or cargo, dry-docking for the purpose of examination or painting bottom" the addition of the words "or by any other cause" did not cover seizure by Somali pirates (
                      <link href="https://uk.practicallaw.thomsonreuters.com/D-014-9838?originationContext=document&amp;amp;transitionType=PLDocumentLink&amp;amp;contextData=(sc.Default)" style="ACTLinkURL">
                        <ital>Cosco Bulk Carrier Co Ltd and another v M/V "Saldanha" C/P dated 25/06/08 [2010] EWHC 1340 (Comm)</ital>
                      </link>
                      ).
                    </paratext>
                  </para>
                </division>
              </drafting.note>
            </subclause1>
            <subclause1 id="a698539">
              <identifier>1.15</identifier>
              <para>
                <paratext>
                  Where the context permits, 
                  <bold>other</bold>
                   and 
                  <bold>otherwise</bold>
                   are illustrative and shall not limit the sense of the words preceding them.
                </paratext>
              </para>
            </subclause1>
            <subclause1 id="a93749">
              <identifier>1.16</identifier>
              <para>
                <paratext>
                  References to a document in 
                  <bold>agreed form</bold>
                   are to that document in the form agreed by the parties and initialled by them or on their behalf for identification.
                </paratext>
              </para>
            </subclause1>
            <subclause1 id="a908120">
              <identifier>1.17</identifier>
              <para>
                <paratext>
                  A reference to a statute or statutory provision is a reference to it as [amended, extended or re-enacted from time to time 
                  <bold>OR</bold>
                   it is in force at the date of this agreement] [provided that, as between the parties, no such amendment, extension or re-enactment made after the date of this agreement shall apply for the purposes of this agreement to the extent that it would impose any new or extended obligation, liability or restriction on, or otherwise adversely affect the rights of, any party.]
                </paratext>
              </para>
              <drafting.note id="a792056" jurisdiction="">
                <head align="left" preservecase="true">
                  <headtext>References to legislation</headtext>
                </head>
                <division id="a000056" level="1">
                  <para>
                    <paratext>If the parties wish to ensure that references to legislation are updated to refer to future amendments as they occur during the life of the agreement, they should include an express clause to that effect.</paratext>
                  </para>
                  <para>
                    <paratext>Certain alterations introduced by amending legislation may have significant, unanticipated effects on the parties' rights and obligations. If these are to be excluded, the words in square brackets at the end of the clause should be included.</paratext>
                  </para>
                  <para>
                    <paratext>
                      For a discussion of the related legal issues, see 
                      <link href="5-107-3795#a477939" style="ACTLinkPLCtoPLC">
                        <ital>Standard clause, Interpretation: Drafting note, Statutory references</ital>
                      </link>
                      .
                    </paratext>
                  </para>
                </division>
              </drafting.note>
            </subclause1>
            <subclause1 id="a730583">
              <identifier>1.18</identifier>
              <para>
                <paratext>
                  A reference to a statute or statutory provision shall include all subordinate legislation made [from time to time 
                  <bold>OR</bold>
                   as at the date of this agreement] under that statute or statutory provision.
                </paratext>
              </para>
              <drafting.note id="a856144" jurisdiction="">
                <head align="left" preservecase="true">
                  <headtext>Secondary legislation</headtext>
                </head>
                <division id="a000057" level="1">
                  <para>
                    <paratext>
                      This clause refers to subordinate legislation under a statute or statutory provision. It should be included as the operative provisions of many statutes are found in subordinate legislation. The option selected (updated or not updated) should match the selection made in 
                      <internal.reference refid="a908120">clause 1.17</internal.reference>
                      .
                    </paratext>
                  </para>
                </division>
              </drafting.note>
            </subclause1>
            <subclause1 id="a997616">
              <identifier>1.19</identifier>
              <para>
                <paratext>Any reference to an English legal term for any action, remedy, method of judicial proceeding, legal document, legal status, court, official or any legal concept or thing shall, in respect of any jurisdiction other than England, be deemed to include a reference to that which most nearly approximates to the English legal term in that jurisdiction.</paratext>
              </para>
              <drafting.note id="a432936" jurisdiction="">
                <head align="left" preservecase="true">
                  <headtext>English legal terms</headtext>
                </head>
                <division id="a000058" level="1">
                  <para>
                    <paratext>This optional clause might be useful in an agreement between parties in different jurisdictions. It should be used with caution, and local legal advice should be sought if particular risks exist that need to be addressed specifically (such as the occurrence of a foreign insolvency event in relation to a party).</paratext>
                  </para>
                </division>
              </drafting.note>
            </subclause1>
            <subclause1 id="a196517">
              <identifier>1.20</identifier>
              <para>
                <paratext>Any obligation on a party not to do something includes an obligation not to allow that thing to be done.</paratext>
              </para>
            </subclause1>
            <subclause1 condition="optional" id="a183638">
              <identifier>1.21</identifier>
              <para>
                <paratext>References to times of the day are, unless the context requires otherwise, to [London] time and references to a day are to a period of 24 hours running from midnight on the previous day.</paratext>
              </para>
            </subclause1>
            <subclause1 condition="optional" id="a507172">
              <identifier>1.22</identifier>
              <para>
                <paratext>Any amount expressed to be in pounds sterling shall, to the extent that it requires to be expressed in any other currency in order to give full effect to this agreement, be deemed for that purpose to have been converted into the relevant currency immediately before the close of business on the date of this agreement (or, if that is not a Business Day, the Business Day immediately before it). Subject to any applicable legal requirements governing conversions into that currency, the rate of exchange shall be [NAME] Bank plc's spot rate for the purchase of that currency with sterling at the time of the deemed conversion.</paratext>
              </para>
            </subclause1>
          </clause>
          <clause id="a999828">
            <identifier>2.</identifier>
            <head align="left" preservecase="true">
              <headtext>Conditions precedent</headtext>
            </head>
            <drafting.note id="a217539" jurisdiction="">
              <head align="left" preservecase="true">
                <headtext>Conditions precedent</headtext>
              </head>
              <division id="a000059" level="1">
                <para>
                  <paratext>The standard document is drafted on the assumption that completion of the transaction will be conditional on the fulfilment of one or more conditions.</paratext>
                </para>
                <division id="a966813" level="2">
                  <head align="left" preservecase="true">
                    <headtext>Is a conditional agreement necessary?</headtext>
                  </head>
                  <para>
                    <paratext>Conditional agreements can involve a number of drawbacks, including the following:</paratext>
                  </para>
                  <list type="bulleted">
                    <list.item>
                      <para>
                        <paratext>
                          <bold>Uncertainty regarding fulfilment of conditions. </bold>
                          Conditions by their very nature create uncertainty, and in many cases the parties will be unable to control whether or not the conditions are ultimately satisfied (for example, where the conditions include obtaining consent to the transaction from a regulatory authority). A conditional agreement is, in a sense, a half-way house. It creates legally binding obligations from the moment the agreement is signed (usually including an obligation to use reasonable or best endeavours to ensure that the conditions are fulfilled), but defers completion of the legal transfer of the assets until the conditions have been satisfied or waived (where capable of waiver). The parties should carefully consider the possible implications that the uncertainty created by a conditional agreement could have on the target business and its workforce, and appropriate steps should be taken to ensure the impact is minimised as far as possible.
                        </paratext>
                      </para>
                    </list.item>
                    <list.item>
                      <para>
                        <paratext>
                          <bold>Transaction risk between exchange and completion.</bold>
                           A conditional agreement will usually commit the parties to proceed with the transaction provided that the completion conditions are fulfilled or waived. This creates transaction risk during the period between exchange of agreements and completion. For example, the target business could suffer an environmental incident or lose a key contract with an important customer after exchange but before completion. The parties will therefore need to agree how such transaction risk will be borne, and ensure that the agreed risk apportionment is documented in the asset purchase agreement.
                        </paratext>
                      </para>
                    </list.item>
                  </list>
                  <para>
                    <paratext>In order to avoid or minimise the uncertainty and additional transaction risk that is created by a split exchange and completion, the parties should, as far as possible, ensure that any requirements for completion are satisfied pre-contract, thus removing the need for a split exchange and completion. Examples of matters which it may be preferable to deal with at the pre-contract stage include:</paratext>
                  </para>
                  <list type="bulleted">
                    <list.item>
                      <para>
                        <paratext>Consents to assignments of leases.</paratext>
                      </para>
                    </list.item>
                    <list.item>
                      <para>
                        <paratext>Consents from third parties whose consent is required to assign or novate (although in some cases the seller may be unwilling to approach key contract counterparties before the buyer is committed to the transaction).</paratext>
                      </para>
                    </list.item>
                  </list>
                </division>
                <division id="a144571" level="2">
                  <head align="left" preservecase="true">
                    <headtext>Conditions necessary</headtext>
                  </head>
                  <para>
                    <paratext>Despite the potential drawbacks of a conditional agreement, in some transactions there may be legal or commercial reasons why signing of the asset purchase agreement cannot be delayed until all the requirements for completion have been satisfied, thus making a split signing and completion unavoidable. For example, a conditional agreement may be necessary where a party requires shareholder approval to proceed with the transaction, or consent is required from a regulatory authority (such as the European Commission) which cannot be obtained without a period of delay, but the parties want the assurance in the meantime that if the relevant condition is fulfilled, the parties are committed to proceeding with the transaction.</paratext>
                  </para>
                  <para>
                    <paratext>
                      In certain cases, the parties may have no choice but to suspend completion of the transaction to allow time to receive necessary regulatory approvals. For example, if the transaction falls within the 
                      <link href="1-505-5548" style="ACTLinkPLCtoPLC">
                        <ital>EU Merger Regulation</ital>
                      </link>
                       (Council Regulation (EC) No 139/2004 on the control of concentrations between undertakings), the parties will be prohibited from completing the transaction until the European Commission grants clearance. In other cases (for example, where the UK merger control regime applies), there may be no legal requirement to obtain prior clearance but the parties (the buyer in particular) may not be prepared to take the risk of completing the transaction until regulatory consent is obtained.
                    </paratext>
                  </para>
                </division>
                <division id="a165714" level="2">
                  <head align="left" preservecase="true">
                    <headtext>Negotiating and drafting issues</headtext>
                  </head>
                  <para>
                    <paratext>There are a number of general points to bear in mind where completion of the asset purchase agreement will be conditional on certain matters:</paratext>
                  </para>
                  <list type="bulleted">
                    <list.item>
                      <para>
                        <paratext>
                          The precise scope of the conditions to which the agreement is subject must be clearly set out in the agreement (see 
                          <internal.reference refid="a938288">Schedule 3</internal.reference>
                          ). Sometimes a buyer will look to insert subjective conditions that allow it to exercise an element of discretion. A seller should strongly resist this and look to limit the buyer's walk away rights as far as possible.
                        </paratext>
                      </para>
                    </list.item>
                    <list.item>
                      <para>
                        <paratext>
                          Consider how the business will be carried on in the intervening period between signing and completion. Conduct of the target business during this period is normally tightly controlled to prevent the seller from carrying it on in a way that would be prejudicial to the interests of the buyer (see 
                          <internal.reference refid="a1044308">clause 5</internal.reference>
                           and 
                          <internal.reference refid="a580548">Schedule 1</internal.reference>
                          ).
                        </paratext>
                      </para>
                    </list.item>
                    <list.item>
                      <para>
                        <paratext>
                          The agreement should address the time period for satisfying the completion conditions, and provide for what will happen if any of the conditions are not fulfilled (see 
                          <internal.reference refid="a608664">clause 2.1</internal.reference>
                           and 
                          <internal.reference refid="a760793">clause 2.2</internal.reference>
                          ).
                        </paratext>
                      </para>
                    </list.item>
                    <list.item>
                      <para>
                        <paratext>
                          The parties will need to consider and agree who should bear the risk of any breach of warranty or other material adverse event that may occur in relation to the target business in the interval between exchange and completion. This will be reflected in items such as whether the warranties are repeated at completion (see 
                          <internal.reference refid="a69582">clause 7</internal.reference>
                          ), the extent of the pre-completion obligations (see 
                          <internal.reference refid="a1044308">clause 5</internal.reference>
                           and 
                          <internal.reference refid="a580548">Schedule 1</internal.reference>
                          ) and whether there is to be a material adverse change provision (see 
                          <link href="9-200-0683" style="ACTLinkPLCtoPLC">
                            <ital>Standard clause, Material adverse change clause: asset purchase agreement</ital>
                          </link>
                          ).
                        </paratext>
                      </para>
                    </list.item>
                  </list>
                  <para>
                    <paratext>A failure to address these issues, and to properly document the agreed position in the asset purchase agreement, may result in disputes or, in some cases, render the agreement incapable of being enforced for uncertainty.</paratext>
                  </para>
                </division>
              </division>
            </drafting.note>
            <subclause1 id="a608664">
              <identifier>2.1</identifier>
              <para>
                <paratext>Completion of this agreement is subject to and conditional upon:</paratext>
              </para>
              <subclause2 id="a782156">
                <identifier>(a)</identifier>
                <para>
                  <paratext>
                    the Condition[s] in [
                    <internal.reference refid="a585382">paragraph 1</internal.reference>
                     to 
                    <internal.reference refid="a564165">paragraph 6</internal.reference>
                     (inclusive)] of 
                    <internal.reference refid="a938288">Schedule 3</internal.reference>
                     being satisfied (or waived by the Buyer in accordance with 
                    <internal.reference refid="a630026">clause 2.6</internal.reference>
                    ) before [6.00pm] on the Longstop Date; and
                  </paratext>
                </para>
              </subclause2>
              <subclause2 id="a792837">
                <identifier>(b)</identifier>
                <para>
                  <paratext>
                    the Condition in 
                    <internal.reference refid="a55507">paragraph 7</internal.reference>
                     of 
                    <internal.reference refid="a938288">Schedule 3</internal.reference>
                     being satisfied up to and including the Effective Time (or waived by the Buyer in accordance with 
                    <internal.reference refid="a630026">clause 2.6</internal.reference>
                    ).
                  </paratext>
                </para>
                <drafting.note id="a100044" jurisdiction="">
                  <head align="left" preservecase="true">
                    <headtext>Conditions</headtext>
                  </head>
                  <division id="a000060" level="1">
                    <para>
                      <paratext>
                        The conditions to completion will vary from deal to deal. In light of this, common conditions to which the agreement could be subject are, for convenience, set out in a schedule to the standard document (see 
                        <internal.reference refid="a938288">Schedule 3</internal.reference>
                        ).
                      </paratext>
                    </para>
                    <para>
                      <paratext>
                        Consider carefully the date and time by which the various conditions must be satisfied (see 
                        <internal.reference refid="a719372">Drafting note, Longstop Date</internal.reference>
                        ). For example, where a condition involves obtaining a specific consent or regulatory approval, it will be appropriate to set a backstop date by which the relevant consent or approval must be obtained (see 
                        <internal.reference refid="a782156">clause 2.1(a)</internal.reference>
                        ).
                      </paratext>
                    </para>
                    <para>
                      <paratext>
                        However, if any of the conditions involves the maintenance of a state of affairs, or a requirement that a particular event does not occur, the agreement should provide for those conditions to be satisfied up to and including completion (see 
                        <internal.reference refid="a792837">clause 2.1(b)</internal.reference>
                        ).
                      </paratext>
                    </para>
                    <para>
                      <paratext>It is important to avoid circular conditionality. For example, if there is a finance document under which the buyer is obtaining its acquisition finance, the loan agreement and the asset purchase agreement should not be conditional on the other having completed.</paratext>
                    </para>
                    <para>
                      <paratext>Note that some conditions will not be appropriate for waiver, such as EU competition clearance.</paratext>
                    </para>
                  </division>
                </drafting.note>
              </subclause2>
            </subclause1>
            <subclause1 id="a760793">
              <identifier>2.2</identifier>
              <para>
                <paratext>
                  If any of the Conditions are not satisfied or waived in accordance with 
                  <internal.reference refid="a630026">Clause 2.6</internal.reference>
                   by the Longstop Date, then except as provided in 
                  <internal.reference refid="a572575">Clause 2.3</internal.reference>
                   this agreement shall automatically terminate with immediate effect at [6.00pm] on the Longstop Date.
                </paratext>
              </para>
              <drafting.note id="a452528" jurisdiction="">
                <head align="left" preservecase="true">
                  <headtext>Failure to satisfy the Conditions</headtext>
                </head>
                <division id="a000061" level="1">
                  <para>
                    <paratext>This clause provides for the asset purchase agreement to terminate automatically if any completion condition is not satisfied by the specified longstop date, unless the unfulfilled condition is waived by the buyer.</paratext>
                  </para>
                  <para>
                    <paratext>
                      As drafted, any extension to the period for satisfying the completion conditions requires the consent of all the parties (see 
                      <internal.reference refid="a719372">Longstop Date</internal.reference>
                      ).
                    </paratext>
                  </para>
                  <para>
                    <paratext>
                      As drafted, the agreement will not terminate under 
                      <internal.reference refid="a760793">clause 2.2</internal.reference>
                       until the Longstop Date, regardless of whether it becomes apparent prior to that date that any of the completion conditions cannot be satisfied (although it would always be open to the parties to agree to bring forward the termination of the agreement in such circumstances).
                    </paratext>
                  </para>
                  <para>
                    <paratext>When acting for the seller, if the buyer is funding the purchase price by means of a rights issue or other secondary issue of shares (such as a placing), consider including a right of termination for the seller's benefit in the event that the rights issue or other fundraising has not been successfully completed by a given date, or in the event that shareholders fail to give any requisite approvals for the rights issue to proceed.</paratext>
                  </para>
                  <division id="a272527" level="2">
                    <head align="left" preservecase="true">
                      <headtext>Costs on termination</headtext>
                    </head>
                    <para>
                      <paratext>Both parties will incur costs in order to get to exchange of the asset purchase agreement and will therefore stand to suffer wasted costs if the agreement cannot proceed to completion due to a failure to satisfy a completion condition. These wasted costs could be significant, as usually the bulk of the transactional work carried out by the parties' legal and other professional advisers will need to take place prior to exchange.</paratext>
                    </para>
                    <para>
                      <paratext>
                        Depending on the circumstances, it may be appropriate for one party to seek a costs indemnity or break fee arrangement under which that party will be entitled to reimbursement of their transaction costs by the other party if the deal fails to proceed to completion. The standard document includes an indemnity of this type in favour of the buyer (see 
                        <internal.reference refid="a965044">clause 28.2</internal.reference>
                        ).
                      </paratext>
                    </para>
                    <para>
                      <paratext>Whether or not a party will be successful in securing a costs indemnity will depend on the circumstances of the transaction (including, for example, the reasons for the conditional completion and who stands to benefit from the conditions) and the respective bargaining positions of the parties.</paratext>
                    </para>
                    <para>
                      <paratext>
                        For further information regarding break fees generally, see 
                        <link href="5-107-4610" style="ACTLinkPLCtoPLC">
                          <ital>Practice note, Break fees and other deal protection measures</ital>
                        </link>
                        .
                      </paratext>
                    </para>
                  </division>
                </division>
              </drafting.note>
            </subclause1>
            <subclause1 id="a572575">
              <identifier>2.3</identifier>
              <para>
                <paratext>
                  On termination of this agreement in accordance with 
                  <internal.reference refid="a760793">clause 2.2</internal.reference>
                   (or 
                  <internal.reference refid="a333278">clause 6.5</internal.reference>
                   or 
                  <internal.reference refid="a573375">clause 7.6</internal.reference>
                  ) it will immediately cease to have any further force and effect except for:
                </paratext>
              </para>
              <subclause2 id="a156003">
                <identifier>(a)</identifier>
                <para>
                  <paratext>
                    any provision of this agreement that expressly or by implication is intended to come into or continue in force on or after termination (including 
                    <internal.reference refid="a539263">Clause 1</internal.reference>
                     (Interpretation), 
                    <internal.reference refid="a760793">Clause 2.2</internal.reference>
                     and this 
                    <internal.reference refid="a572575">Clause 2.3</internal.reference>
                     (Conditions), 
                    <internal.reference refid="a73124">Clause 23</internal.reference>
                     (Confidentiality and announcements) and 
                    <internal.reference refid="a1051761">clause 24</internal.reference>
                     (Entire agreement) to 
                    <internal.reference refid="a190173">Clause 37</internal.reference>
                     (Governing law and jurisdiction) (inclusive)), each of which shall remain in full force and effect; and
                  </paratext>
                </para>
              </subclause2>
              <subclause2 id="a405719">
                <identifier>(b)</identifier>
                <para>
                  <paratext>any rights, remedies, obligations or liabilities of the parties that have accrued before termination.</paratext>
                </para>
                <drafting.note id="a395076" jurisdiction="">
                  <head align="left" preservecase="true">
                    <headtext>Provisions surviving termination</headtext>
                  </head>
                  <division id="a000062" level="1">
                    <para>
                      <paratext>
                        This clause specifies certain provisions that will survive termination of the asset purchase agreement, removing doubt about the intention of the parties. Typically, provisions that should survive termination include any confidentiality obligations and other boilerplate provisions, such as the governing law clause. In addition, if the asset purchase agreement includes a costs indemnity in favour of one party in the event that the agreement fails to complete, that costs provision will also need to be preserved post-termination (see 
                        <internal.reference refid="a783569">Clause 28</internal.reference>
                        ).
                      </paratext>
                    </para>
                    <division id="a481430" level="2">
                      <head align="left" preservecase="true">
                        <headtext>Negotiating and drafting issues</headtext>
                      </head>
                      <list type="bulleted">
                        <list.item>
                          <para>
                            <paratext>
                              If the asset purchase agreement gives either party the right to terminate the agreement in any other circumstances (see, for example, 
                              <internal.reference refid="a333278">Clause 6.5</internal.reference>
                               and 
                              <internal.reference refid="a573375">Clause 7.6</internal.reference>
                              ), include wording to ensure that 
                              <internal.reference refid="a572575">clause 2.3</internal.reference>
                               also applies in the event that such right to terminate is exercised.
                            </paratext>
                          </para>
                        </list.item>
                      </list>
                    </division>
                    <division id="a398570" level="2">
                      <head align="left" preservecase="true">
                        <headtext>Is this clause necessary?</headtext>
                      </head>
                      <para>
                        <paratext>For further information regarding the common law position where an agreement does not include an express survival clause, see:</paratext>
                      </para>
                      <list type="bulleted">
                        <list.item>
                          <para>
                            <paratext>
                              <link href="1-520-0338" style="ACTLinkPLCtoPLC">
                                <ital>Legal FAQs: Does my agreement really need a survival clause?</ital>
                              </link>
                              .
                            </paratext>
                          </para>
                        </list.item>
                        <list.item>
                          <para>
                            <paratext>
                              <link href="3-203-1593" style="ACTLinkPLCtoPLC">
                                <ital>Standard clause, Consequences of termination</ital>
                              </link>
                               and the related drafting notes (in particular, 
                              <link href="3-203-1593#a552007" style="ACTLinkPLCtoPLC">
                                <ital>Drafting note, Survival of terms at common law</ital>
                              </link>
                              ).
                            </paratext>
                          </para>
                        </list.item>
                      </list>
                    </division>
                  </division>
                </drafting.note>
              </subclause2>
            </subclause1>
            <subclause1 id="a989146">
              <identifier>2.4</identifier>
              <para>
                <paratext>
                  The Seller and the Buyer shall use [all reasonable
                  <bold> OR</bold>
                   best] endeavours to procure (so far as it lies within their respective powers so to do) that the Conditions are satisfied as soon as practicable and in any event no later than the Longstop Date.
                </paratext>
              </para>
              <drafting.note id="a833010" jurisdiction="">
                <head align="left" preservecase="true">
                  <headtext>Satisfying Completion Conditions</headtext>
                </head>
                <division id="a000063" level="1">
                  <para>
                    <paratext>This clause provides for both parties to use reasonable or best endeavours to procure that the conditions are satisfied so far as it lies within their powers to do so, and so, for example, a seller would have no obligation in respect of a condition as to the buyer obtaining shareholder approval. An alternative approach would be to set out specifically which party is responsible for each condition.</paratext>
                  </para>
                  <division id="a496835" level="2">
                    <head align="left" preservecase="true">
                      <headtext>Best or reasonable endeavours?</headtext>
                    </head>
                    <para>
                      <paratext>Consider whether the parties' obligations in connection with the fulfilment of the completion conditions should be subject to "best" or "reasonable" endeavours. For further information on the meaning and effect of these expressions, see Practice notes:</paratext>
                    </para>
                    <list type="bulleted">
                      <list.item>
                        <para>
                          <paratext>
                            <link anchor="co_anchor_a886105" href="https://uk.practicallaw.thomsonreuters.com/4-107-3753?originationContext=document&amp;amp;transitionType=DocumentItem&amp;amp;contextData=(sc.Default)&amp;amp;navId=6391D1364C428592358C1068CD14A9A5&amp;amp;comp=pluk" style="ACTLinkURL">
                              <ital>Share purchase agreement: Best or reasonable endeavours?</ital>
                            </link>
                            .
                          </paratext>
                        </para>
                      </list.item>
                      <list.item>
                        <para>
                          <paratext>
                            <link href="6-380-0482" style="ACTLinkPLCtoPLC">
                              <ital>Best or reasonable endeavours?</ital>
                            </link>
                            .
                          </paratext>
                        </para>
                      </list.item>
                    </list>
                    <para>
                      <paratext>Consider also whether it would be possible and appropriate to supplement the general obligation in this clause with a clause expressly specifying any particular steps that each party must take towards satisfying the completion conditions.</paratext>
                    </para>
                    <para>
                      <paratext>
                        Avoid using an endeavours obligation in respect of any item that requires the parties to reach an agreement (for example, agreeing the terms of an ancillary contract), as the obligation is likely to be unenforceable (see 
                        <link href="6-380-0482#a772728" style="ACTLinkPLCtoPLC">
                          <ital>Practice note, Best or reasonable endeavours?: Certainty</ital>
                        </link>
                        ).
                      </paratext>
                    </para>
                  </division>
                </division>
              </drafting.note>
            </subclause1>
            <subclause1 id="a81234">
              <identifier>2.5</identifier>
              <para>
                <paratext>The Buyer and the Seller shall co-operate fully in all actions necessary to procure the satisfaction of the Conditions including (but not limited to) the provision by the parties of all information reasonably necessary to make any notification or filing [that the Buyer deems to be necessary or as] required by any relevant authority, keeping the other party informed of the progress of any notification or filing and providing such other assistance as may reasonably be required.</paratext>
              </para>
            </subclause1>
            <subclause1 id="a630026">
              <identifier>2.6</identifier>
              <para>
                <paratext>
                  The Buyer may, to such extent as it thinks fit (in its absolute discretion), waive any of the Conditions [in paragraphs [NUMBERS] of 
                  <internal.reference refid="a938288">Schedule 3</internal.reference>
                  ] by notice in writing to the Seller.
                </paratext>
              </para>
              <drafting.note id="a726197" jurisdiction="">
                <head align="left" preservecase="true">
                  <headtext>Waiver of conditions</headtext>
                </head>
                <division id="a000064" level="1">
                  <para>
                    <paratext>The asset purchase agreement should specify which party (if any) has the right to waive the various completion conditions in the event that they cannot be satisfied within the agreed period following exchange.</paratext>
                  </para>
                  <para>
                    <paratext>Normally, the party with the right of waiver will be the party for whose benefit the related condition is included. That party then has the option of insisting on fulfilment of the relevant condition as a prerequisite to completion or, in the event that a particular condition is not fulfilled within the agreed time frame, waiving that condition and proceeding with the transaction regardless. Waiving a condition may well involve accepting a degree of risk but, in some circumstances, the relevant party may prefer to proceed on the basis of that risk, rather than allowing the transaction to lapse, or a competitor to take advantage.</paratext>
                  </para>
                </division>
              </drafting.note>
            </subclause1>
          </clause>
          <clause id="a718068">
            <identifier>3.</identifier>
            <head align="left" preservecase="true">
              <headtext>Agreement to sell and purchase</headtext>
            </head>
            <drafting.note id="a499298" jurisdiction="">
              <head align="left" preservecase="true">
                <headtext>Agreement to sell and purchase</headtext>
              </head>
              <division id="a000065" level="1">
                <para>
                  <paratext>This clause is the agreement by the seller to sell and the buyer to buy the business.</paratext>
                </para>
                <para>
                  <paratext>Clause 3.1 lists the assets that the buyer is purchasing and contains the covenants as to title.</paratext>
                </para>
                <division id="a000066" level="2">
                  <division id="a80483" level="3">
                    <head align="left" preservecase="true">
                      <headtext>Legal issues</headtext>
                    </head>
                    <para>
                      <paratext>
                        The 
                        <link href="5-505-7710" style="ACTLinkPLCtoPLC">
                          <ital>Law of Property (Miscellaneous Provisions) Act 1994</ital>
                        </link>
                         (LP(MP)A 1994) provides that the expression "as beneficial owner" (and other expressions such as "as trustee" and "as personal representative") no longer imply any covenants for title.
                      </paratext>
                    </para>
                    <para>
                      <paratext>The LP(MP)A 1994 provides that a sale can be made with the benefit of covenants implied by law if one of two key phrases is used:</paratext>
                    </para>
                    <list type="bulleted">
                      <list.item>
                        <para>
                          <paratext>"With full title guarantee".</paratext>
                        </para>
                      </list.item>
                      <list.item>
                        <para>
                          <paratext>"With limited title guarantee".</paratext>
                        </para>
                      </list.item>
                    </list>
                    <para>
                      <paratext>Full title guarantee implies that:</paratext>
                    </para>
                    <list type="bulleted">
                      <list.item>
                        <para>
                          <paratext>The seller owns the property and is not trying to dispose of something that it does not own.</paratext>
                        </para>
                      </list.item>
                      <list.item>
                        <para>
                          <paratext>The seller can dispose of the property in the way it says it will.</paratext>
                        </para>
                      </list.item>
                      <list.item>
                        <para>
                          <paratext>The seller will do all it reasonably can to give the title it purports to give, at its own cost.</paratext>
                        </para>
                      </list.item>
                      <list.item>
                        <para>
                          <paratext>
                            The sale is free from all charges, encumbrances and adverse rights, other than any charges, encumbrances or adverse rights about which the seller does not know and could not reasonably be expected to know (free from all 
                            <bold>known</bold>
                             encumbrances).
                          </paratext>
                        </para>
                      </list.item>
                    </list>
                    <para>
                      <paratext>Limited title guarantee implies:</paratext>
                    </para>
                    <list type="bulleted">
                      <list.item>
                        <para>
                          <paratext>The first three covenants referred to above.</paratext>
                        </para>
                      </list.item>
                      <list.item>
                        <para>
                          <paratext>That the seller has not, since the last sale for value, created any subsisting charge, encumbrance or adverse rights and is not aware of anyone else having done so.</paratext>
                        </para>
                      </list.item>
                    </list>
                    <para>
                      <paratext>There are additional title covenants implied by both the term "full" title guarantee and "limited" title guarantee, which apply to leasehold property:</paratext>
                    </para>
                    <list type="bulleted">
                      <list.item>
                        <para>
                          <paratext>The lease is still in place at the time of the sale (and so has not been surrendered, forfeited or brought to an end in any other way).</paratext>
                        </para>
                      </list.item>
                      <list.item>
                        <para>
                          <paratext>The terms of the lease are not currently being breached and there is nothing that would, at the time of the sale, make the lease liable to forfeiture.</paratext>
                        </para>
                      </list.item>
                    </list>
                    <para>
                      <paratext>The seller will wish to modify this covenant in relation to any leasehold property and positive repairing covenants. It is inherent with repairing covenants (whether landlord or tenant) that there will always be some degree of breach. It is important (from a seller perspective) that this covenant is modified to say that there is no implied covenant that the property is in a better state of repair than it is in at the date of the transfer.</paratext>
                    </para>
                    <para>
                      <paratext>Which (if any) guarantee is to be given is a matter of negotiation between the parties and it is, perhaps, inevitable that buyers will demand "full title guarantee" and sellers may wish to give "limited title guarantee". While in certain circumstances (for example, the sale of assets by an administrative receiver, a trustee or a personal representative) limited title guarantee may be the most that is given, in the majority of cases where the seller owns and controls the assets to be sold, full title guarantee is appropriate. That being said, it is also common for agreements not to include either, but to rely on the agreement stating that the legal and beneficial title to the assets will be transferred free from encumbrances.</paratext>
                    </para>
                    <para>
                      <paratext>
                        The standard document provides that the assets are sold with "full title guarantee", which imports into the agreement the implied covenants for title contained in 
                        <link href="1-505-7712" style="ACTLinkPLCtoPLC">
                          <ital>section 3</ital>
                        </link>
                         of the LP(MP)A 1994 to the effect that they are sold free of charges, encumbrances and third party rights. Note that the title conferred by the LP(MP)A 1994 is not totally unqualified; certain types of encumbrance (for example, those which the person giving the covenant could not reasonably be expected to know about) are not included. In order to acquire a clean title, therefore, it is important that the buyer adds the further qualification that they are sold free of encumbrances.
                      </paratext>
                    </para>
                    <para>
                      <paratext>
                        <link href="0-506-5722" style="ACTLinkPLCtoPLC">
                          <ital>Section 6(2)</ital>
                        </link>
                         of the LP(MP)A 1994 excludes the seller's liability for items which the buyer actually knows about and the buyer may wish to exclude this. An exclusion of section 6(2) of the LP(MP)A 1994 could be inserted in 
                        <internal.reference refid="a556058">clause 7.10</internal.reference>
                        .
                      </paratext>
                    </para>
                    <para>
                      <paratext>
                        For more information on implied covenants, see 
                        <link href="8-101-3272" style="ACTLinkPLCtoPLC">
                          <ital>PLC Property, Practice note, Implied covenants for title</ital>
                        </link>
                        .
                      </paratext>
                    </para>
                    <para>
                      <paratext>Questions of title should also be covered in the warranties. However, the warranties will be qualified by disclosure and so it is important that title covenants are not removed on the erroneous basis that the warranties will suffice.</paratext>
                    </para>
                    <para>
                      <paratext>
                        The covenant in 
                        <internal.reference refid="a985101">clause 3.1</internal.reference>
                         to procure the sale should be included where assets included in the sale are not within the ownership of the seller; for example, if some of the assets are held by other companies within the seller's group.
                      </paratext>
                    </para>
                  </division>
                  <division id="a168525" level="3">
                    <head align="left" preservecase="true">
                      <headtext>Negotiating and drafting issues</headtext>
                    </head>
                    <list type="bulleted">
                      <list.item>
                        <para>
                          <paratext>The inclusion of the "free from all Encumbrances" wording goes further than the implied covenant, which would not cover charges or encumbrances outside of the seller's awareness.</paratext>
                        </para>
                      </list.item>
                      <list.item>
                        <para>
                          <paratext>
                            Some contracts may be drafted with express covenants for title rather than relying on the covenants implied by "full title guarantee" or "limited title guarantee". (See 
                            <link anchor="co_anchor_a1002695" href="https://uk.practicallaw.thomsonreuters.com/9-107-3538?originationContext=document&amp;amp;transitionType=DocumentItem&amp;amp;contextData=(sc.Default)&amp;amp;comp=pluk" style="ACTLinkURL">
                              <ital>Practice note, Asset purchase agreement: commentary: Agreement to sell</ital>
                            </link>
                            .)
                          </paratext>
                        </para>
                      </list.item>
                    </list>
                  </division>
                </division>
              </division>
            </drafting.note>
            <subclause1 id="a985101">
              <identifier>3.1</identifier>
              <para>
                <paratext>On the terms of this agreement and subject to the Conditions having been satisfied or waived in accordance with clause 2, the Seller shall sell with full title guarantee and free from Encumbrances [or, to the extent that it is not the owner thereof, shall procure the sale with full title guarantee and free from Encumbrances] and the Buyer, with a view to carrying on the Business as a going concern, shall purchase with effect from the Effective Time:</paratext>
              </para>
              <subclause2 id="a271585">
                <identifier>(a)</identifier>
                <para>
                  <paratext>the Goodwill;</paratext>
                </para>
              </subclause2>
              <subclause2 id="a1064090">
                <identifier>(b)</identifier>
                <para>
                  <paratext>the Properties;</paratext>
                </para>
              </subclause2>
              <subclause2 id="a239038">
                <identifier>(c)</identifier>
                <para>
                  <paratext>the Fixed Assets;</paratext>
                </para>
              </subclause2>
              <subclause2 id="a142906">
                <identifier>(d)</identifier>
                <para>
                  <paratext>the Moveable Assets;</paratext>
                </para>
                <drafting.note id="a723606" jurisdiction="">
                  <head align="left" preservecase="true">
                    <headtext>Moveable Assets</headtext>
                  </head>
                  <division id="a000067" level="1">
                    <para>
                      <paratext>
                        The IT System is included within the definition of Moveable Assets (as part of the Office Equipment). Often elements of the IT system will be shared with, and provided by, the seller or other members of the seller's group. In such circumstances it may be necessary to consider a separate computer services agreement and to amend the definitions in clause 1 accordingly. (See 
                        <link href="7-107-3544" style="ACTLinkPLCtoPLC">
                          <ital>Practice note, Transferring IT systems</ital>
                        </link>
                         and 
                        <link href="8-107-3553" style="ACTLinkPLCtoPLC">
                          <ital>Standard document, Computer services agreement: skeleton</ital>
                        </link>
                        .)
                      </paratext>
                    </para>
                  </division>
                </drafting.note>
              </subclause2>
              <subclause2 id="a279489">
                <identifier>(e)</identifier>
                <para>
                  <paratext>
                    the benefit (subject to 
                    <internal.reference refid="a227733">clause 16</internal.reference>
                    ) of the Business Contracts;
                  </paratext>
                </para>
              </subclause2>
              <subclause2 id="a948367">
                <identifier>(f)</identifier>
                <para>
                  <paratext>the Stock;</paratext>
                </para>
              </subclause2>
              <subclause2 id="a941731">
                <identifier>(g)</identifier>
                <para>
                  <paratext>the Business Information;</paratext>
                </para>
                <drafting.note id="a335033" jurisdiction="">
                  <head align="left" preservecase="true">
                    <headtext>Business Information</headtext>
                  </head>
                  <division id="a000068" level="1">
                    <para>
                      <paratext>Know-how does not constitute property and cannot, strictly speaking, be assigned. Any transfer must be effected by a physical handover of the know-how backed up by non-use covenants.</paratext>
                    </para>
                  </division>
                </drafting.note>
              </subclause2>
              <subclause2 id="a627927">
                <identifier>(h)</identifier>
                <para>
                  <paratext>the Records;</paratext>
                </para>
              </subclause2>
              <subclause2 id="a386302">
                <identifier>(i)</identifier>
                <para>
                  <paratext>the Business Intellectual Property Rights [(including the Buyer's Shared Intellectual Property Rights but excluding the Seller's Shared Intellectual Property Rights)];</paratext>
                </para>
              </subclause2>
              <subclause2 id="a546522">
                <identifier>(j)</identifier>
                <para>
                  <paratext>the Third Party Rights; [and]</paratext>
                </para>
              </subclause2>
              <subclause2 condition="optional" id="a433072">
                <identifier>(k)</identifier>
                <para>
                  <paratext>the Book Debts; [and]</paratext>
                </para>
                <drafting.note id="a509980" jurisdiction="">
                  <head align="left" preservecase="true">
                    <headtext>Book Debts</headtext>
                  </head>
                  <division id="a000069" level="1">
                    <para>
                      <paratext>
                        This clause includes trade debts of the business in the sale. Whether or not this is appropriate will depend on the bargain between the parties and the approach taken to debtors and creditors generally. Historically, trade debtors (and creditors) were often not transferred to the buyer because stamp duty was payable on the transfer of debts and liabilities (including creditors) increased the consideration on which stamp duty was assessed. Therefore, the buyer often continued to collect debts and pay creditors as agent for the seller. The transfer of trade debtors and creditors is no longer subject to stamp duty. (See 
                        <internal.reference refid="a553231">Drafting note, Book Debts</internal.reference>
                        <ital> </ital>
                        and 
                        <link anchor="co_anchor_a730104" href="https://uk.practicallaw.thomsonreuters.com/9-107-3538?originationContext=document&amp;amp;transitionType=DocumentItem&amp;amp;contextData=(sc.Default)&amp;amp;comp=pluk" style="ACTLinkURL">
                          <ital>Practice note, Asset purchase agreement: commentary: Dealing with debtors and creditors</ital>
                        </link>
                        ).
                      </paratext>
                    </para>
                    <para>
                      <paratext>
                        This document assumes that book debts will not be transferring (see 
                        <internal.reference refid="a1024787">clause 19</internal.reference>
                        ). If they are to transfer, see 
                        <link href="2-216-3956" style="ACTLinkPLCtoPLC">
                          <ital>Standard clause: Book debts included in the assets being acquired: asset purchase agreement</ital>
                        </link>
                        . In addition, this document does 
                        <bold>not</bold>
                         include a completion accounts mechanism. If book debts are to transfer, then this may be a reason to include a completion accounts mechanism as book debts may be difficult to value in advance of completion.
                      </paratext>
                    </para>
                  </division>
                </drafting.note>
              </subclause2>
              <subclause2 id="a903051">
                <identifier>(l)</identifier>
                <para>
                  <paratext>
                    all (if any) of the other assets, property or rights of the Seller relating to or connected with, or belonging to or required [or intended] for use in, the Business or in the Properties and which are not otherwise described (whether described as being included or excluded) in this 
                    <internal.reference refid="a985101">clause 3.1</internal.reference>
                     but not the Excluded Assets.
                  </paratext>
                </para>
              </subclause2>
            </subclause1>
            <subclause1 id="a1046116">
              <identifier>3.2</identifier>
              <para>
                <paratext>The following assets shall be excluded from the sale under this agreement:</paratext>
              </para>
              <subclause2 id="a125085">
                <identifier>(a)</identifier>
                <para>
                  <paratext>
                    all the Seller's cash-in-hand or at bank or at any other financial institution, subject to 
                    <internal.reference refid="a401644">clause 10</internal.reference>
                    ;
                  </paratext>
                </para>
                <drafting.note id="a146815" jurisdiction="">
                  <head align="left" preservecase="true">
                    <headtext>Cash as excluded asset</headtext>
                  </head>
                  <division id="a000070" level="1">
                    <para>
                      <paratext>
                        Often cash does not transfer, as it is a little pointless to pay cash and receive cash in return. The reference to 
                        <internal.reference refid="a401644">clause 10</internal.reference>
                         is to make clear that this is without prejudice to the operation of the apportionments clause (and in particular, the treatment of advance receipts). If cash is to transfer, this may prompt the buyer to require a completion accounts mechanism as it may be difficult to determine the amount of cash in advance of completion.
                      </paratext>
                    </para>
                  </division>
                </drafting.note>
              </subclause2>
              <subclause2 condition="optional" id="a896731">
                <identifier>(b)</identifier>
                <para>
                  <paratext>the Book Debts;</paratext>
                </para>
                <drafting.note id="a176530" jurisdiction="">
                  <head align="left" preservecase="true">
                    <headtext>Book debts: excluded</headtext>
                  </head>
                  <division id="a000071" level="1">
                    <para>
                      <paratext>
                        If included here, be sure to exclude from 
                        <internal.reference refid="a985101">clause 3.1</internal.reference>
                        .
                      </paratext>
                    </para>
                  </division>
                </drafting.note>
              </subclause2>
              <subclause2 id="a729875">
                <identifier>(c)</identifier>
                <para>
                  <paratext>the Seller's accounts and accounting records which do not relate exclusively to the Business; and</paratext>
                </para>
              </subclause2>
              <subclause2 condition="optional" id="a82360">
                <identifier>(d)</identifier>
                <para>
                  <paratext>the benefit of any and all insurance claims and repayments arising on or before the Effective Time in relation to the Business.</paratext>
                </para>
                <drafting.note id="a838772" jurisdiction="">
                  <head align="left" preservecase="true">
                    <headtext>Pre-completion insurance claims: excluded</headtext>
                  </head>
                  <division id="a000072" level="1">
                    <para>
                      <paratext>
                        If included here, be sure to amend the definition of Third Party Rights (a category of transferring asset under 
                        <internal.reference refid="a985101">clause 3.1</internal.reference>
                        ) to exclude rights under insurance claims. See also 
                        <internal.reference refid="a501905">clause 9</internal.reference>
                         in respect of insurance.
                      </paratext>
                    </para>
                  </division>
                </drafting.note>
              </subclause2>
            </subclause1>
            <subclause1 id="a696705">
              <identifier>3.3</identifier>
              <para>
                <paratext>
                  Subject to the Buyer's rights under 
                  <internal.reference refid="a333278">clause 6.5</internal.reference>
                  , the sale and purchase of each of the Assets is interdependent and shall be completed simultaneously.
                </paratext>
              </para>
            </subclause1>
            <subclause1 id="a49190">
              <identifier>3.4</identifier>
              <para>
                <paratext>
                  The Properties shall be sold to the Buyer in accordance with 
                  <internal.reference refid="a854608">Schedule 9</internal.reference>
                  .
                </paratext>
              </para>
            </subclause1>
            <subclause1 id="a162377">
              <identifier>3.5</identifier>
              <para>
                <paratext>
                  The Purchase Price shall be apportioned between the Assets as shown in 
                  <internal.reference refid="a768703">Schedule 16</internal.reference>
                  .
                </paratext>
              </para>
              <drafting.note id="a330114" jurisdiction="">
                <head align="left" preservecase="true">
                  <headtext>Apportionments</headtext>
                </head>
                <division id="a000073" level="1">
                  <para>
                    <paratext>This clause provides that the purchase price is to be apportioned between the various assets. If the assets include more than one property, the part of the asset value that is apportioned to the properties will need to be further apportioned between each of the properties. This is to enable a purchase price to be indicated in the transfer deed for each property, which will be the figure that will determine the amount of SDLT that will be payable on the particular transfer.</paratext>
                  </para>
                  <para>
                    <paratext>
                      The apportionment must be on a "just and reasonable basis" (
                      <ital>paragraph 4, Schedule 4, </ital>
                      <link href="4-503-9378" style="ACTLinkPLCtoPLC">
                        <ital>Finance Act 2003</ital>
                      </link>
                      ).
                    </paratext>
                  </para>
                </division>
              </drafting.note>
            </subclause1>
            <subclause1 id="a921922">
              <identifier>3.6</identifier>
              <para>
                <paratext>
                  The Seller agrees that the apportionment of the Purchase Price pursuant to 
                  <internal.reference refid="a162377">clause 3.5</internal.reference>
                   above shall not in any way limit the Buyer's remedies or any amount recoverable by the Buyer in respect of the Assets or the Warranties.
                </paratext>
              </para>
            </subclause1>
            <subclause1 id="a600311">
              <identifier>3.7</identifier>
              <para>
                <paratext>The Buyer shall be entitled to the benefit of all contracts relating to the Business placed by any Customer with the Seller on or after the Effective Time, and any payment relating to or connected with any such contract that is or has been received by the Seller shall be paid to the Buyer immediately on receipt (and shall be held on trust by the Seller for the benefit of the Buyer pending such payment).</paratext>
              </para>
            </subclause1>
          </clause>
          <clause id="a429410">
            <identifier>4.</identifier>
            <head align="left" preservecase="true">
              <headtext>Purchase Price</headtext>
            </head>
            <drafting.note id="a283343" jurisdiction="">
              <head align="left" preservecase="true">
                <headtext>Purchase Price</headtext>
              </head>
              <division id="a000074" level="1">
                <division id="a123327" level="2">
                  <head align="left" preservecase="true">
                    <headtext>Negotiating and drafting issues</headtext>
                  </head>
                  <para>
                    <paratext>The purchase price and how it is to be paid is central to the agreement. The standard document provides for the consideration to be satisfied in cash in full at completion.</paratext>
                  </para>
                  <para>
                    <paratext>Other forms of consideration could include:</paratext>
                  </para>
                  <list type="bulleted">
                    <list.item>
                      <para>
                        <paratext>
                          An issue of shares by the buyer (see 
                          <link href="2-200-3557" style="ACTLinkPLCtoPLC">
                            <ital>Standard clause, Shares as consideration: asset purchase agreement</ital>
                          </link>
                          .
                        </paratext>
                      </para>
                    </list.item>
                    <list.item>
                      <para>
                        <paratext>An exchange of assets (though this has its own particular issues and is rarely used in practice).</paratext>
                      </para>
                    </list.item>
                  </list>
                  <para>
                    <paratext>It is also possible to include provisions:</paratext>
                  </para>
                  <list type="bulleted">
                    <list.item>
                      <para>
                        <paratext>Enabling the purchase price to be adjusted after completion following the production of completion accounts.</paratext>
                      </para>
                    </list.item>
                    <list.item>
                      <para>
                        <paratext>Giving the buyer rights of retention and set-off against the purchase price.</paratext>
                      </para>
                    </list.item>
                    <list.item>
                      <para>
                        <paratext>For part of the purchase price to be contingent on the business being sold achieving certain financial targets (a so-called earn-out).</paratext>
                      </para>
                    </list.item>
                  </list>
                  <para>
                    <paratext>If a completion accounts mechanism is used on an asset purchase, the accounts are often used to value only some of the assets being acquired, for example, stock or working capital items (if working capital items are transferring).</paratext>
                  </para>
                  <para>
                    <paratext>
                      For alternative drafting that caters for a variety of different purchase price structures, see 
                      <link anchor="co_anchor_a790236" href="https://uk.practicallaw.thomsonreuters.com/2-573-2746?originationContext=document&amp;amp;transitionType=DocumentItem&amp;amp;contextData=(sc.Default)&amp;amp;comp=pluk&amp;amp;firstPage=true&amp;amp;bhcp=1" style="ACTLinkURL">
                        <ital>Practice note, Structuring the purchase price: acquisitions: box, Purchase price: useful APA clauses: asset deals</ital>
                      </link>
                      .
                    </paratext>
                  </para>
                </division>
                <division id="a867850" level="2">
                  <head align="left" preservecase="true">
                    <headtext>Legal issues</headtext>
                  </head>
                  <para>
                    <paratext>
                      If it is not expressly stated that the consideration is either inclusive or exclusive of VAT, 
                      <link href="0-507-3468" style="ACTLinkPLCtoPLC">
                        <ital>section 19(2)</ital>
                      </link>
                       of the Value Added Tax Act 1994 (VATA 1994) provides that the consideration is 
                      <bold>inclusive</bold>
                       of VAT. While the wording of 
                      <internal.reference refid="a405773">clause 12</internal.reference>
                      <ital> </ital>
                      (VAT) should be sufficient to ensure that the consideration set out in 
                      <internal.reference refid="a429410">clause 4</internal.reference>
                       is exclusive of VAT, it may still be worthwhile stating this expressly for the avoidance of doubt. There is little reason for the buyer to omit this wording in a first draft of the agreement.
                    </paratext>
                  </para>
                  <para>
                    <paratext>
                      A variety of commercial and tax considerations will determine the nature and structure of the consideration. For a detailed analysis of these, see 
                      <link href="6-376-3578" style="ACTLinkPLCtoPLC">
                        <ital>Practice notes, Asset purchases: tax overview</ital>
                      </link>
                       and 
                      <link href="5-107-3762" style="ACTLinkPLCtoPLC">
                        <ital>Completion accounts: acquisitions</ital>
                      </link>
                      .
                    </paratext>
                  </para>
                  <division id="a44394" level="3">
                    <head align="left" preservecase="true">
                      <headtext>Buyer</headtext>
                    </head>
                    <para>
                      <paratext>Seek to achieve a transaction structure that provides as many of the following safeguards as possible:</paratext>
                    </para>
                    <list type="bulleted">
                      <list.item>
                        <para>
                          <paratext>Verification of any amounts that are likely to move between valuation and completion (for example, debtors or creditors), to the extent these constitute transferring assets or liabilities (which they do not, in this document) through the production of completion accounts.</paratext>
                        </para>
                      </list.item>
                      <list.item>
                        <para>
                          <paratext>A retention account to avoid credit risk on potential warranty claims.</paratext>
                        </para>
                      </list.item>
                      <list.item>
                        <para>
                          <paratext>Possible earn-out provisions.</paratext>
                        </para>
                      </list.item>
                    </list>
                  </division>
                  <division id="a542371" level="3">
                    <head align="left" preservecase="true">
                      <headtext>Seller</headtext>
                    </head>
                    <list type="bulleted">
                      <list.item>
                        <para>
                          <paratext>A seller's main concern is that the buyer will produce the cash on completion. The seller should insist that the buyer has the necessary funds by exchange of contracts or a legally binding commitment from a bank or other party that they will be provided on completion. The seller should resist the acquisition being conditional on funding.</paratext>
                        </para>
                      </list.item>
                      <list.item>
                        <para>
                          <paratext>
                            The seller should also carefully consider how the consideration will be taxed (see 
                            <link href="6-376-3578" style="ACTLinkPLCtoPLC">
                              <ital>Practice note, Asset purchases: tax overview</ital>
                            </link>
                            ).
                          </paratext>
                        </para>
                      </list.item>
                      <list.item>
                        <para>
                          <paratext>The seller should resist retentions and escrow arrangements and, where they are unavoidable, should ensure that the provisions governing them are proportionate to the contingency and set out clear guidelines for the circumstances in which the money can be repaid to the buyer or released to the seller.</paratext>
                        </para>
                      </list.item>
                      <list.item>
                        <para>
                          <paratext>The seller should resist earn-outs in an asset purchase. If they are agreed, the seller should ensure that the business and assets are "ring-fenced" and ideally are held in a new subsidiary of the buyer. The seller should also ensure that any earn-out provisions provide that, after completion of the acquisition, the business will be run by the buyer in the same manner as it was run prior to completion by the seller and that the same accounting standards are applied during the earn-out period.</paratext>
                        </para>
                      </list.item>
                    </list>
                  </division>
                </division>
              </division>
            </drafting.note>
            <subclause1 id="a799211">
              <identifier>4.1</identifier>
              <para>
                <paratext>
                  The Purchase Price is the sum of £[AMOUNT], which shall be paid by the Buyer to the Seller in cash on Completion in accordance with 
                  <internal.reference refid="a76353">clause 4.3</internal.reference>
                  .
                </paratext>
              </para>
            </subclause1>
            <subclause1 id="a361277">
              <identifier>4.2</identifier>
              <para>
                <paratext>The Purchase Price shall be deemed to be reduced by the amount of any payment made to the Buyer in respect of:</paratext>
              </para>
              <subclause2 id="a269190">
                <identifier>(a)</identifier>
                <para>
                  <paratext>a Claim; or</paratext>
                </para>
              </subclause2>
              <subclause2 condition="optional" id="a279872">
                <identifier>(b)</identifier>
                <para>
                  <paratext>an Indemnity Claim</paratext>
                </para>
              </subclause2>
              <para>
                <paratext>and the reduction shall be allocated as nearly as possible to the Assets to which the breach or indemnity relates or, if that is not practicable or possible, in such manner as the Buyer shall decide.</paratext>
              </para>
              <drafting.note id="a892178" jurisdiction="">
                <head align="left" preservecase="true">
                  <headtext>Reduction of Purchase Price</headtext>
                </head>
                <division id="a000075" level="1">
                  <para>
                    <paratext>
                      It is usual practice to expressly provide that any payment made by the seller on account of a warranty or indemnity claim under the agreement will be treated as a reduction of the amount of consideration paid, as this may have tax advantages for the seller in reducing its capital gains tax liability arising from the transaction. The reference to Indemnity Claims should be deleted if the agreement does not include any specific indemnities. This provision is sometimes included within the seller limitations of liability (
                      <internal.reference refid="a356412">clause 8</internal.reference>
                       in this document).
                    </paratext>
                  </para>
                </division>
              </drafting.note>
            </subclause1>
            <subclause1 id="a76353">
              <identifier>4.3</identifier>
              <para>
                <paratext>
                  All payments to be made to the Seller under this agreement shall be made in sterling by electronic transfer of immediately available funds to [the Seller 
                  <bold>OR</bold>
                   the Seller's Solicitors (who are irrevocably authorised by the Seller to receive the same)] [to the following account: [INSERT ACCOUNT DETAILS]]. [Payment to the Seller's Solicitors in accordance with this clause shall be a good and valid discharge of the obligations of the Buyer to pay the sum in question to the Seller, and the Buyer shall not be concerned to see the application of the monies so paid.]
                </paratext>
              </para>
              <drafting.note id="a109768" jurisdiction="">
                <head align="left" preservecase="true">
                  <headtext>Receipt of funds</headtext>
                </head>
                <division id="a000076" level="1">
                  <para>
                    <paratext>On an asset sale, it is probably less likely that there are to be multiple sellers than on a share sale, and so it is less likely that funds will need to be transferred to the seller's solicitor (as opposed to directly to the seller). However, it may be that the preference of the parties is that funds go via the sellers' solicitor regardless. In which case, the buyer will want confirmation that the transfer will be a valid discharge of its payment obligations under the agreement.</paratext>
                  </para>
                </division>
              </drafting.note>
            </subclause1>
          </clause>
          <clause id="a1044308">
            <identifier>5.</identifier>
            <head align="left" preservecase="true">
              <headtext>Pre-completion obligations</headtext>
            </head>
            <subclause1 id="a140441">
              <para>
                <paratext>
                  The Seller undertakes to comply with its undertakings and obligations set out in 
                  <internal.reference refid="a580548">Schedule 1</internal.reference>
                   at all times during the Interim Period, subject to the confines of any applicable competition law.
                </paratext>
              </para>
              <drafting.note id="a586465" jurisdiction="">
                <head align="left" preservecase="true">
                  <headtext>Pre-completion obligations</headtext>
                </head>
                <division id="a000077" level="1">
                  <para>
                    <paratext>
                      Where there is a gap between exchange and completion, the buyer will want to make sure that the business of the target is carried on in the normal course during the intervening period, and that the seller does not do anything that could adversely affect the value of the target business. The seller's undertakings in 
                      <internal.reference refid="a580548">Schedule 1</internal.reference>
                       are aimed at achieving this.
                    </paratext>
                  </para>
                </division>
              </drafting.note>
            </subclause1>
          </clause>
          <clause id="a143606">
            <identifier>6.</identifier>
            <head align="left" preservecase="true">
              <headtext>Completion</headtext>
            </head>
            <subclause1 id="a453364">
              <identifier>6.1</identifier>
              <para>
                <paratext>Completion shall take place on the Completion Date at the offices of [the Buyer's Solicitors] (or at any other place as may be agreed in writing by the parties).</paratext>
              </para>
              <drafting.note id="a856089" jurisdiction="">
                <head align="left" preservecase="true">
                  <headtext>Place of completion</headtext>
                </head>
                <division id="a000078" level="1">
                  <para>
                    <paratext>
                      By convention, completion normally takes place at the offices of the buyer's solicitors. In practice, it may be more convenient for completion to take place at the offices of the seller's solicitors as they will be responsible for producing many of the completion documents. In some instances, completion will take place "virtually" without a face-to-face meeting between the parties. For consideration of some of the issues arising on a virtual closing, see 
                      <link anchor="a478055" href="0-380-8400" style="ACTLinkPLCtoPLC">
                        <ital>Practice note, Execution of deeds and documents: Virtual signings and closings</ital>
                      </link>
                      .
                    </paratext>
                  </para>
                </division>
              </drafting.note>
            </subclause1>
            <subclause1 id="a151696">
              <identifier>6.2</identifier>
              <para>
                <paratext>
                  In this agreement 
                  <defn.term>Completion Date</defn.term>
                   means:
                </paratext>
              </para>
              <subclause2 id="a632355">
                <identifier>(a)</identifier>
                <para>
                  <paratext>
                    the date that is five Business Days after the last of the Conditions at paragraphs [INSERT] of 
                    <internal.reference refid="a938288">Schedule 3</internal.reference>
                     have been satisfied (or waived by the Buyer in accordance with 
                    <internal.reference refid="a630026">clause 2.6</internal.reference>
                    ), provided that the Conditions at paragraphs [INSERT REFERENCE TO ANY CONTINUING CONDITIONS - FOR EXAMPLE THERE BEING NO BREACH OF WARRANTY, OR THERE BEING NO MAC] have been and continue to be satisfied on that date (or waived by the Buyer in accordance with 
                    <internal.reference refid="a630026">clause 2.6</internal.reference>
                    ), or, if the parties have agreed a different date in writing, that date; or
                  </paratext>
                </para>
              </subclause2>
              <subclause2 id="a741760">
                <identifier>(b)</identifier>
                <para>
                  <paratext>if Completion is deferred in accordance with clause 6.5, the date to which Completion is so deferred.</paratext>
                </para>
              </subclause2>
            </subclause1>
            <subclause1 id="a173058">
              <identifier>6.3</identifier>
              <para>
                <paratext>
                  At Completion, the Seller shall comply with its obligations set out in 
                  <internal.reference refid="a49147">Part 1</internal.reference>
                   of 
                  <internal.reference refid="a448663">Schedule 2</internal.reference>
                  .
                </paratext>
              </para>
            </subclause1>
            <subclause1 id="a568267">
              <identifier>6.4</identifier>
              <para>
                <paratext>
                  At Completion, subject to the Seller having complied with its obligations in 
                  <internal.reference refid="a173058">clause 6.3</internal.reference>
                  , the Buyer shall:
                </paratext>
              </para>
              <subclause2 id="a382640">
                <identifier>(a)</identifier>
                <para>
                  <paratext>
                    pay the Purchase Price in accordance with 
                    <internal.reference refid="a799211">clause 4.1</internal.reference>
                     and 
                    <internal.reference refid="a76353">clause 4.3</internal.reference>
                    ;
                  </paratext>
                </para>
              </subclause2>
              <subclause2 condition="optional" id="a205102">
                <identifier>(b)</identifier>
                <para>
                  <paratext>
                    deliver evidence in a form reasonably required by the Seller of satisfaction of the Conditions set out in paragraphs [SPECIFY] of 
                    <internal.reference refid="a938288">Schedule 3</internal.reference>
                    <ital>;</ital>
                  </paratext>
                </para>
              </subclause2>
              <subclause2 id="a472135">
                <identifier>(c)</identifier>
                <para>
                  <paratext>
                    deliver to the Seller duly executed counterparts of the licences, agreements, assignments and other documents referred to in 
                    <internal.reference refid="a386904">paragraph 1(d)</internal.reference>
                     and 
                    <internal.reference refid="a440311">paragraph 1(e)</internal.reference>
                     of 
                    <internal.reference refid="a49147">Part 1</internal.reference>
                     of 
                    <internal.reference refid="a448663">Schedule 2</internal.reference>
                    ;
                  </paratext>
                </para>
              </subclause2>
              <subclause2 condition="optional" id="a671035">
                <identifier>(d)</identifier>
                <para>
                  <paratext>
                    deliver to the Seller a duly executed [Licence Back 
                    <bold>OR</bold>
                     counterpart of the Buyer's Licence 
                    <bold>OR</bold>
                     Licence Back and counterpart of the Buyer's Licence] in the agreed form; and
                  </paratext>
                </para>
              </subclause2>
              <subclause2 id="a339914">
                <identifier>(e)</identifier>
                <para>
                  <paratext>deliver to the Seller a certified copy of the resolution adopted by the board of directors of the Buyer authorising the Transaction and the execution and delivery by the officers specified in the resolution of this agreement, and any other documents referred to in this agreement as being required to be delivered by it.</paratext>
                </para>
                <drafting.note id="a984265" jurisdiction="">
                  <head align="left" preservecase="true">
                    <headtext>Buyer's completion obligations</headtext>
                  </head>
                  <division id="a000079" level="1">
                    <para>
                      <paratext>The principal completion obligation of the buyer is to pay the purchase price. Logistical difficulties can arise in discharging this obligation where completion takes place outside of normal banking hours (which is often the case in practice). This issue is usually addressed in either of the following ways:</paratext>
                    </para>
                    <list type="bulleted">
                      <list.item>
                        <para>
                          <paratext>The buyer transfers the completion monies to the seller's solicitors in advance of completion subject to an undertaking from the seller's solicitors to hold the monies strictly to the buyer's order pending completion.</paratext>
                        </para>
                      </list.item>
                      <list.item>
                        <para>
                          <paratext>The buyer's solicitors hold the completion monies at completion subject to an undertaking to transfer the completion monies to the seller's solicitors as soon as practicable once completion has taken place.</paratext>
                        </para>
                      </list.item>
                    </list>
                    <para>
                      <paratext>
                        For standard form board minutes of the buyer approving completion of the acquisition of assets, see 
                        <link href="8-107-4741" style="ACTLinkPLCtoPLC">
                          <ital>Standard document, Board minutes of the buyer (completion): asset purchases</ital>
                        </link>
                        . The buyer will also need to hold a board meeting prior to exchange of agreements in order to approve the transaction and authorise the execution of the documents that the buyer is required to deliver at signing. The seller should require a certified copy of these board minutes to be delivered at exchange. For a form of buyer exchange board minutes, see 
                        <link href="6-107-3554" style="ACTLinkPLCtoPLC">
                          <ital>Standard document, Board minutes of the buyer (exchange of contracts): asset purchases</ital>
                        </link>
                        . It is common in practice for the minutes executed prior to signing to also cover completion items, and so it is possible that a separate board meeting will not need to be convened before Completion.
                      </paratext>
                    </para>
                    <para>
                      <paratext>If there are to be escrow arrangements, an executed counterpart of the escrow agreement executed by the buyer may be an additional buyer completion deliverable.</paratext>
                    </para>
                  </division>
                </drafting.note>
              </subclause2>
            </subclause1>
            <subclause1 id="a333278">
              <identifier>6.5</identifier>
              <para>
                <paratext>
                  If the Seller does not comply with 
                  <internal.reference refid="a173058">clause 6.3</internal.reference>
                   in any material respect, the Buyer may, without prejudice to any other rights or remedies it has (including the right to claim damages for breach of this agreement):
                </paratext>
              </para>
              <subclause2 id="a87608">
                <identifier>(a)</identifier>
                <para>
                  <paratext>so far as is practicable, proceed to Completion; or</paratext>
                </para>
              </subclause2>
              <subclause2 id="a90199">
                <identifier>(b)</identifier>
                <para>
                  <paratext>defer Completion to a Business Day that is no more than 28 days after the date on which Completion would otherwise have taken place; or</paratext>
                </para>
              </subclause2>
              <subclause2 id="a613584">
                <identifier>(c)</identifier>
                <para>
                  <paratext>
                    terminate this agreement by giving notice in writing to the Seller (and, if so terminated, this agreement shall cease to have effect save as referred to in 
                    <internal.reference refid="a572575">clause 2.3</internal.reference>
                    ).
                  </paratext>
                </para>
                <drafting.note id="a870681" jurisdiction="">
                  <head align="left" preservecase="true">
                    <headtext>Failure to comply with Completion obligations</headtext>
                  </head>
                  <division id="a000080" level="1">
                    <para>
                      <paratext>Where there is an interval between signing and completion, it is important that the asset purchase agreement makes provision for the buyer's remedies in the event that the seller fails to comply with its completion obligations in any material respect. It is usual practice to provide that in such circumstances, the buyer will have the option to defer completion, terminate the agreement or proceed to completion.</paratext>
                    </para>
                    <division id="a703825" level="2">
                      <head align="left" preservecase="true">
                        <headtext>Negotiating and drafting issues</headtext>
                      </head>
                      <para>
                        <paratext>When acting for the seller:</paratext>
                      </para>
                      <list type="bulleted">
                        <list.item>
                          <para>
                            <paratext>
                              Consider expanding 
                              <internal.reference refid="a333278">clause 6.5</internal.reference>
                               to give the seller the same range of rights and remedies if the buyer fails to comply with its completion obligations (most notably, its obligation to pay the purchase price). In the absence of an express right to terminate the agreement in the event that the buyer does not perform its completion obligations, the seller's ability to terminate the agreement may depend on establishing that time is of the essence of those obligations (see 
                              <link href="3-107-3819" style="ACTLinkPLCtoPLC">
                                <ital>Practice note, Time of the essence</ital>
                              </link>
                              ). As drafted, this clause does not expressly provide that time is of the essence. While a term to this effect may be implied in the context of completion obligations in an asset purchase agreement (see dicta in
                              <ital> </ital>
                              <link href="https://uk.practicallaw.thomsonreuters.com/D-009-2866" style="ACTLinkURL">
                                <ital>Hare v Nicoll [1966] 2 QB 130</ital>
                              </link>
                               and 
                              <link href="https://uk.practicallaw.thomsonreuters.com/D-016-0914" style="ACTLinkURL">
                                <ital>Re Schwabacher (1908) 98 LT 127</ital>
                              </link>
                              , which concerned a share purchase), the more recent judgement in
                              <ital> </ital>
                              <link href="https://uk.practicallaw.thomsonreuters.com/D-000-4674" style="ACTLinkURL">
                                <ital>MSAS Global Logistics Ltd v Power Packaging Inc [2003] EWHC 1393</ital>
                              </link>
                              <ital> </ital>
                              (which again concerns a share purchase, although there is no reason to think that the considerations would not be equally applicable to an asset purchase) suggests that this will not inevitably be the case, and the position will be a question of interpretation; the words used, the factual context and the subject matter of the agreement all need to be considered to determine whether time is of the essence. Therefore, if the seller wants to be able to terminate in response to a non-payment of the consideration, it would be prudent to expressly provide for this in the agreement.
                            </paratext>
                          </para>
                        </list.item>
                        <list.item>
                          <para>
                            <paratext>Before signing, ensure that the seller will be in a position to perform each of its completion obligations. To this end, avoid any completion conditions that are vague or subject to the buyer's discretion. For example, the seller should be reluctant to accept an obligation to deliver any document "in a form acceptable to the Buyer" or a general obligation to deliver "such other documents as the Buyer considers necessary or desirable".</paratext>
                          </para>
                        </list.item>
                      </list>
                    </division>
                  </division>
                </drafting.note>
              </subclause2>
            </subclause1>
            <subclause1 id="a777849">
              <identifier>6.6</identifier>
              <para>
                <paratext>
                  The Buyer may defer Completion under 
                  <internal.reference refid="a333278">clause 6.5</internal.reference>
                   only once, but otherwise this 
                  <internal.reference refid="a143606">clause 6</internal.reference>
                   applies to a Completion deferred under that clause as it applies to a Completion that has not been deferred.
                </paratext>
              </para>
            </subclause1>
            <subclause1 id="a1019474">
              <identifier>6.7</identifier>
              <para>
                <paratext>
                  Following Completion, the Buyer and the Seller shall each comply with their respective obligations set out in 
                  <internal.reference refid="a953014">Part 2</internal.reference>
                   of 
                  <internal.reference refid="a448663">Schedule 2</internal.reference>
                  .
                </paratext>
              </para>
            </subclause1>
          </clause>
          <clause id="a69582">
            <identifier>7.</identifier>
            <head align="left" preservecase="true">
              <headtext>Warranties</headtext>
            </head>
            <drafting.note id="a122989" jurisdiction="">
              <head align="left" preservecase="true">
                <headtext>Warranties</headtext>
              </head>
              <division id="a000081" level="1">
                <para>
                  <paratext>This clause sets out:</paratext>
                </para>
                <list type="bulleted">
                  <list.item>
                    <para>
                      <paratext>The basis on which warranties are given by the seller to the buyer in relation to the target business and the transaction.</paratext>
                    </para>
                  </list.item>
                  <list.item>
                    <para>
                      <paratext>The buyer's remedies for any breach of those warranties.</paratext>
                    </para>
                  </list.item>
                </list>
                <para>
                  <paratext>It therefore contains the buyer's principal contractual protection in relation to the transaction, and is likely to be heavily negotiated as a result.</paratext>
                </para>
                <para>
                  <paratext>
                    The seller's warranties themselves are set out in 
                    <internal.reference refid="a90549">Schedule 13</internal.reference>
                    .
                  </paratext>
                </para>
                <para>
                  <paratext>There are two main reasons why a buyer should seek comprehensive warranties from the seller:</paratext>
                </para>
                <list type="bulleted">
                  <list.item>
                    <para>
                      <paratext>To encourage pre-contract disclosure, on the basis of which the buyer might, if any material disclosures are made, seek a price adjustment or, in an extreme case, withdraw from the transaction.</paratext>
                    </para>
                  </list.item>
                  <list.item>
                    <para>
                      <paratext>To provide the buyer with a post-completion remedy against the seller if any statement in the warranties is incorrect and the value of the target business is reduced as a result. The warranties therefore provide a mechanism for implementing a retrospective price adjustment.</paratext>
                    </para>
                  </list.item>
                </list>
                <para>
                  <paratext>
                    The 
                    <ital>caveat emptor</ital>
                     (buyer beware) principle which underlies English contract law, applies to an asset acquisition. The buyer should, therefore, specifically provide in the asset purchase agreement for any warranty protection that it requires.
                  </paratext>
                </para>
                <para>
                  <paratext>
                    For further consideration of the nature and purpose of warranties and indemnities in an asset acquisition, see 
                    <link href="2-107-3754" style="ACTLinkPLCtoPLC">
                      <ital>Practice note, Warranties and indemnities: acquisitions</ital>
                    </link>
                    .
                  </paratext>
                </para>
              </division>
            </drafting.note>
            <subclause1 condition="optional" id="a565287">
              <identifier>7.1</identifier>
              <para>
                <paratext>The Seller acknowledges that the Buyer is entering into this agreement on the basis of[, and in reliance on,] the Warranties.</paratext>
              </para>
              <drafting.note id="a770887" jurisdiction="">
                <head align="left" preservecase="true">
                  <headtext>Reliance on the warranties</headtext>
                </head>
                <division id="a000082" level="1">
                  <para>
                    <paratext>
                      By including the words "and in reliance on" in 
                      <internal.reference refid="a565287">clause 7.1</internal.reference>
                       and "and represents" in 
                      <internal.reference refid="a381112">clause 7.2</internal.reference>
                      , the buyer seeks to leave open the possibility of an action for misrepresentation (in addition to a contractual claim for breach of warranty) in the event that a warranty proves to be untrue. Whether a statement will be construed as a representation, a warranty, or both, is a matter of contractual interpretation, depending on the wording and the context of the contract in question. If the buyer intends express warranties in the agreement to also be actionable as representations, clear wording should be included to that effect (
                      <link href="D-015-7439" style="ACTLinkURL">
                        <ital>Sycamore Bidco Ltd v Breslin [2012] EWHC 3443 (Ch)</ital>
                      </link>
                      ; see also 
                      <link href="0-522-8154" style="ACTLinkPLCtoPLC">
                        <ital>Legal update, High Court considers whether a warranty was also a representation</ital>
                      </link>
                      ).
                    </paratext>
                  </para>
                  <para>
                    <paratext>
                      In order for a breach of warranty to give rise to an actionable misrepresentation the buyer must (amongst other things), establish that it was induced to enter into the contract on the basis of the relevant warranty. Whether or not the buyer can prove the requisite reliance will be determined as a matter of fact by the courts (see 
                      <link href="4-107-4724#a515264" style="ACTLinkPLCtoPLC">
                        <ital>Practice note, Misrepresentation: Reliance</ital>
                      </link>
                      ).
                    </paratext>
                  </para>
                  <para>
                    <paratext>
                      Depending on the circumstances, the remedies for misrepresentation (that is, damages calculated on a tortious basis and possibly rescission) may be preferable to the remedies for breach of contract. For further information in relation to the remedies for misrepresentation, see 
                      <link href="4-107-4724#a845903" style="ACTLinkPLCtoPLC">
                        <ital>Practice note, Misrepresentation: Remedies for misrepresentation</ital>
                      </link>
                      .
                    </paratext>
                  </para>
                  <para>
                    <paratext>
                      For further information in relation to misrepresentation generally, see 
                      <link href="4-107-4724" style="ACTLinkPLCtoPLC">
                        <ital>Practice note, Misrepresentation</ital>
                      </link>
                      . It should be noted that market practice has moved away from warranties being given on a tortious basis, and it would be relatively unusual for a well-advised seller with a reasonable bargaining position to agree to "represent" warranties.
                    </paratext>
                  </para>
                  <division id="a799858" level="2">
                    <head align="left" preservecase="true">
                      <headtext>Negotiating and drafting issues</headtext>
                    </head>
                    <para>
                      <paratext>The seller should try to exclude the possibility of actions for misrepresentation by:</paratext>
                    </para>
                    <list type="bulleted">
                      <list.item>
                        <para>
                          <paratext>
                            Deleting 
                            <internal.reference refid="a565287">clause 7.1</internal.reference>
                            .
                          </paratext>
                        </para>
                      </list.item>
                      <list.item>
                        <para>
                          <paratext>
                            Deleting the words "
                            <ital>and represents</ital>
                            " from 
                            <internal.reference refid="a381112">clause 7.2</internal.reference>
                             and the words "and representations" in the definition of Warranties in the definition of warranties.
                          </paratext>
                        </para>
                      </list.item>
                      <list.item>
                        <para>
                          <paratext>
                            Expressly excluding claims for misrepresentation in the entire agreement provision set out in 
                            <internal.reference refid="a509900">clause 26</internal.reference>
                             (see 
                            <internal.reference refid="a379133">Drafting note, Excluding liability for misrepresentation</internal.reference>
                            ).
                          </paratext>
                        </para>
                      </list.item>
                    </list>
                  </division>
                </division>
              </drafting.note>
            </subclause1>
            <subclause1 id="a381112">
              <identifier>7.2</identifier>
              <para>
                <paratext>The Seller warrants and represents to the Buyer that, except as Disclosed, each Warranty is true, accurate and not misleading on the date of this agreement.</paratext>
              </para>
              <drafting.note id="a919162" jurisdiction="">
                <head align="left" preservecase="true">
                  <headtext>Warranties given at exchange</headtext>
                </head>
                <division id="a000083" level="1">
                  <para>
                    <paratext>
                      This clause provides for the seller's warranties to be given at signing. The agreement also anticipates that the seller will deliver the Disclosure Letter to the buyer at signing (see 
                      <internal.reference refid="a601076"> Disclosure Letter</internal.reference>
                      ). For further information in relation to warranties and disclosure generally, see:
                    </paratext>
                  </para>
                  <list type="bulleted">
                    <list.item>
                      <para>
                        <paratext>
                          <internal.reference refid="a588605">Drafting note, Disclosure Letter</internal.reference>
                          .
                        </paratext>
                      </para>
                    </list.item>
                    <list.item>
                      <para>
                        <paratext>
                          <link href="2-107-3754" style="ACTLinkPLCtoPLC">
                            <ital>Practice note, Warranties and indemnities: acquisitions</ital>
                          </link>
                          .
                        </paratext>
                      </para>
                    </list.item>
                    <list.item>
                      <para>
                        <paratext>
                          <link href="5-107-4667" style="ACTLinkPLCtoPLC">
                            <ital>Practice note, Disclosure: acquisitions</ital>
                          </link>
                          .
                        </paratext>
                      </para>
                    </list.item>
                  </list>
                  <division id="a678357" level="2">
                    <head align="left" preservecase="true">
                      <headtext>Negotiating and drafting issues</headtext>
                    </head>
                    <list type="bulleted">
                      <list.item>
                        <para>
                          <paratext>
                            The buyer should try to provide (as in 
                            <internal.reference refid="a673552">clause 7.3</internal.reference>
                            ) that the warranties will also be repeated on each day between exchange and completion of the transaction (see 
                            <internal.reference refid="a530650">Drafting note, Repetition of warranties (optional)</internal.reference>
                            ).
                          </paratext>
                        </para>
                      </list.item>
                      <list.item>
                        <para>
                          <paratext>
                            Including the words "and represents" in 
                            <internal.reference refid="a381112">clause 7.2</internal.reference>
                             leaves open the possibility of an action for misrepresentation (in addition to a contractual claim for breach of warranty) in the event that a warranty proves to be untrue. Depending on the circumstances, the remedies for misrepresentation (that is, damages calculated on a tortious basis and possibly rescission) may be preferable to the remedies for breach of contract. For further information in relation to the remedies for misrepresentation, see 
                            <link href="4-107-4724#a845903" style="ACTLinkPLCtoPLC">
                              <ital>Practice note, Misrepresentation: Remedies for misrepresentation</ital>
                            </link>
                            . The seller should try to exclude the possibility of actions for misrepresentation by deleting these words (see also 
                            <internal.reference refid="a770887">Drafting note, Reliance on the warranties</internal.reference>
                            ).
                          </paratext>
                        </para>
                      </list.item>
                    </list>
                  </division>
                </division>
              </drafting.note>
            </subclause1>
            <subclause1 condition="optional" id="a673552">
              <identifier>7.3</identifier>
              <para>
                <paratext>
                  The Warranties are deemed to be repeated on each day of the Interim Period, up to and including the Completion Date, by reference to the facts then existing. Any reference made to the date of this agreement (whether express or implied) in relation to any Warranty shall be construed, in connection with the repetition of the Warranties under this 
                  <internal.reference refid="a673552">clause 7.3</internal.reference>
                  , as a reference to the date of such repetition.
                </paratext>
              </para>
              <drafting.note id="a530650" jurisdiction="">
                <head align="left" preservecase="true">
                  <headtext>Repetition of warranties (optional)</headtext>
                </head>
                <division id="a000084" level="1">
                  <para>
                    <paratext>
                      Warranties are normally given at the date that the agreement is executed (see 
                      <internal.reference refid="a381112">clause 7.2</internal.reference>
                      ). However, where there is a gap between the execution of the agreement and completion, the buyer may seek to provide that the warranties will be repeated on the Completion Date, or even to have them repeated every day up to and including the completion date (as in 
                      <internal.reference refid="a673552">clause 7.3</internal.reference>
                      ). This approach is aimed at ensuring that the seller bears the risk of any breach of warranty that occurs between signing and completion. Having the warranties repeated during the Interim Period effectively avoids the situation where something happens during the Interim Period that would constitute a breach of warranty, but does not until the warranties are repeated at Completion, at which point all the Buyer has is a monetary claim. The repetition during the Interim Period in conjunction with 
                      <internal.reference refid="a573375">clause 7.6</internal.reference>
                       effectively grants the buyer additional walk-away rights that may not exist otherwise.
                    </paratext>
                  </para>
                  <division id="a876497" level="2">
                    <head align="left" preservecase="true">
                      <headtext>Negotiating and drafting issues</headtext>
                    </head>
                    <list type="bulleted">
                      <list.item>
                        <para>
                          <paratext>
                            <bold>Resist repetition of warranties.</bold>
                             The seller should resist the repetition of the warranties after exchange of agreements, particularly if the delay between exchange and completion is required for the benefit of the buyer (for example, to raise finance). The seller should be particularly wary of accepting the repetition of warranties that may be breached as a result of factors beyond its control. For example, if the seller warrants a schedule as being a complete and accurate list of all employees of the business, this is unlikely to be correct as at completion in a business of any size.
                          </paratext>
                        </para>
                      </list.item>
                      <list.item>
                        <para>
                          <paratext>
                            <bold>Updating the disclosure letter.</bold>
                             If the buyer insists on the warranties being repeated, the seller may argue that:
                          </paratext>
                        </para>
                        <list type="bulleted">
                          <list.item>
                            <para>
                              <paratext>it should be able to update the disclosure letter prior to completion (at least in respect of certain specified warranties or of matters outside its control);</paratext>
                            </para>
                          </list.item>
                          <list.item>
                            <para>
                              <paratext>the buyer should have no claim in respect of any matter disclosed in the supplemental disclosure letter if the buyer proceeds to completion.</paratext>
                            </para>
                          </list.item>
                        </list>
                      </list.item>
                      <list.item>
                        <para>
                          <paratext>However, the buyer should be aware that this approach would transfer the risk of any issue disclosed in the supplemental disclosure letter to the buyer. The buyer may argue that it should be able to renegotiate the purchase price in these circumstances, or withdraw from the transaction if the disclosed issue is significant. In some cases, the buyer may accept a seller's right to update the disclosure letter after exchange, provided that the buyer is entitled to terminate the agreement if a material breach of warranty is disclosed. The buyer should also insist that any supplemental disclosure letter is limited to any matters that have arisen after exchange of the agreement (and not any breaches that existed prior to exchange, but were not flagged in the Disclosure Letter delivered at exchange).</paratext>
                        </para>
                      </list.item>
                    </list>
                    <list type="bulleted">
                      <list.item>
                        <para>
                          <paratext>
                            <bold>Undertaking not to breach warranties.</bold>
                             As an alternative to repeating the warranties, a possible compromise could be for the seller to give an undertaking to the buyer that it will not take or permit any action to be taken between exchange and completion that may cause a breach of any warranty (see 
                            <internal.reference refid="a921814">clause 7.4</internal.reference>
                            ). This will limit the buyer's risk to external factors, while the seller will remain liable for matters within its control (although in practice, query whether there will always be a clear distinction).
                          </paratext>
                        </para>
                      </list.item>
                      <list.item>
                        <para>
                          <paratext>
                            <bold>Remedies for breach.</bold>
                             If the warranties will be repeated between exchange and completion, the parties will need to agree the buyer's remedies for any breach that occurs or comes to light during the intervening period (see 
                            <internal.reference refid="a502651">Drafting note, Buyer's remedies for breach of warranty before Completion</internal.reference>
                            ). The issues to consider include the following:
                          </paratext>
                        </para>
                        <list type="bulleted">
                          <list.item>
                            <para>
                              <paratext>should the buyer have the right to terminate the agreement and/or claim damages for the breach, or should its remedies be limited to a damages claim or termination only?</paratext>
                            </para>
                          </list.item>
                          <list.item>
                            <para>
                              <paratext>should the buyer have the right to terminate the agreement in any circumstances?</paratext>
                            </para>
                          </list.item>
                        </list>
                      </list.item>
                    </list>
                    <para>
                      <paratext>For further consideration of the issues relating to repetition of the warranties, see Practice notes:</paratext>
                    </para>
                    <list type="bulleted">
                      <list.item>
                        <para>
                          <paratext>
                            <link href="5-107-4667#a586929" style="ACTLinkPLCtoPLC">
                              <ital>Disclosure: acquisitions: When should the disclosure letter be delivered? </ital>
                            </link>
                            .
                          </paratext>
                        </para>
                      </list.item>
                      <list.item>
                        <para>
                          <paratext>
                            <link href="2-107-3754" style="ACTLinkPLCtoPLC">
                              <ital>Warranties and indemnities: acquisitions: Split exchange and completion</ital>
                            </link>
                            .
                          </paratext>
                        </para>
                      </list.item>
                    </list>
                  </division>
                </division>
              </drafting.note>
            </subclause1>
            <subclause1 id="a921814">
              <identifier>7.4</identifier>
              <para>
                <paratext>The Seller shall not do anything during the Interim Period which would be [materially] inconsistent with [any term of this agreement including] any of the Warranties, breach any Warranty or cause any Warranty to be untrue or misleading.</paratext>
              </para>
              <drafting.note id="a317024" jurisdiction="">
                <head align="left" preservecase="true">
                  <headtext>Compliance with warranties between exchange and Completion</headtext>
                </head>
                <division id="a000085" level="1">
                  <para>
                    <paratext>
                      If the parties have agreed that the warranties will repeated between exchange and completion (as provided in 
                      <internal.reference refid="a673552">clause 7.3</internal.reference>
                      ), the seller may argue that this clause is unnecessary because the buyer will have a remedy for the resulting breach of warranty in such circumstances.
                    </paratext>
                  </para>
                  <para>
                    <paratext>The seller should also consider the extent to which it is in a position to control the matters covered by this undertaking, and whether it is appropriate to make the undertaking subject to a reasonable endeavours qualification.</paratext>
                  </para>
                </division>
              </drafting.note>
            </subclause1>
            <subclause1 id="a953858">
              <identifier>7.5</identifier>
              <para>
                <paratext>If at any time during the Interim Period the Seller becomes aware that a Warranty has been breached, is untrue or is misleading, or has a reasonable expectation that any of those things might occur, it shall immediately:</paratext>
              </para>
              <subclause2 id="a220892">
                <identifier>(a)</identifier>
                <para>
                  <paratext>notify the Buyer of the relevant occurrence in sufficient detail to enable the Buyer to make an accurate assessment of the situation; and</paratext>
                </para>
              </subclause2>
              <subclause2 id="a154213">
                <identifier>(b)</identifier>
                <para>
                  <paratext>if requested by the Buyer, use its [best endeavours] to prevent or remedy the notified occurrence.</paratext>
                </para>
                <drafting.note id="a823091" jurisdiction="">
                  <head align="left" preservecase="true">
                    <headtext>Obligation to notify a breach of warranty</headtext>
                  </head>
                  <division id="a000086" level="1">
                    <para>
                      <paratext>If the buyer has the right to terminate the agreement for a breach of warranty that arises or otherwise comes to light before completion, this right should be supported by an obligation on the seller to notify the buyer of any such breaches in order to give the buyer the opportunity to exercise its termination right.</paratext>
                    </para>
                    <division id="a570784" level="2">
                      <head align="left" preservecase="true">
                        <headtext>Negotiating and drafting issues</headtext>
                      </head>
                      <para>
                        <paratext>
                          The seller should consider carefully whether it is able to give a best endeavours undertaking in the terms of 
                          <internal.reference refid="a154213">clause 7.5(b)</internal.reference>
                          . For further information in relation to the meaning of the phrase "best endeavours", see 
                          <link href="6-380-0482" style="ACTLinkPLCtoPLC">
                            <ital>Practice note, Best or reasonable endeavours?</ital>
                          </link>
                          .
                        </paratext>
                      </para>
                    </division>
                  </division>
                </drafting.note>
              </subclause2>
            </subclause1>
            <subclause1 id="a573375">
              <identifier>7.6</identifier>
              <para>
                <paratext>
                  If at any time during the Interim Period it becomes apparent that a Warranty has been breached, is untrue or misleading, or that the Seller has breached any other term of this agreement [that is material to the sale of the Business] (including, without limitation, any of the Seller's obligations and undertakings in 
                  <internal.reference refid="a1044308">clause 5</internal.reference>
                   or 
                  <internal.reference refid="a580548">Schedule 1</internal.reference>
                   the Buyer may at its sole discretion (without prejudice to any other rights or remedies it has):
                </paratext>
              </para>
              <subclause2 id="a96761">
                <identifier>(a)</identifier>
                <para>
                  <paratext>
                    terminate this agreement by notice in writing to the Seller (and, if so terminated, this agreement shall terminate and cease to have effect save as referred to in 
                    <internal.reference refid="a572575">clause 2.3</internal.reference>
                    ); or
                  </paratext>
                </para>
              </subclause2>
              <subclause2 id="a261026">
                <identifier>(b)</identifier>
                <para>
                  <paratext>proceed to Completion.</paratext>
                </para>
                <drafting.note id="a502651" jurisdiction="">
                  <head align="left" preservecase="true">
                    <headtext>Buyer's remedies for breach of warranty before Completion</headtext>
                  </head>
                  <division id="a000087" level="1">
                    <para>
                      <paratext>The parties will need to consider and agree the buyer's remedies for:</paratext>
                    </para>
                    <list type="bulleted">
                      <list.item>
                        <para>
                          <paratext>Any breach of warranty that arises or comes to light in the interval between signing and completion.</paratext>
                        </para>
                      </list.item>
                      <list.item>
                        <para>
                          <paratext>Any breach of the seller's other obligations under the agreement, such as its undertakings concerning the conduct of the target business between signing and completion.</paratext>
                        </para>
                      </list.item>
                    </list>
                    <division id="a421246" level="2">
                      <head align="left" preservecase="true">
                        <headtext>Negotiating and drafting issues</headtext>
                      </head>
                      <list type="bulleted">
                        <list.item>
                          <para>
                            <paratext>
                              As drafted, 
                              <internal.reference refid="a573375">clause 7.6</internal.reference>
                               favours the buyer, as it gives the buyer the option of terminating the agreement, or proceeding to completion and claiming damages for the relevant breach (although query whether, if the buyer chose to complete and subsequently bring a warranty claim, the Seller could argue that the buyer knew of the breach and had an option not to complete but chose to do so regardless, therefore it should have no right to damages. Would the situation be very different to knowledge of a matter that would give rise to a breach of warranty prior to signing (which can have the effect of precluding a breach of warranty claim, see 
                              <link href="5-107-4667#a1002904" style="ACTLinkPLCtoPLC">
                                <ital>Practice note, Disclosure: acquisitions: Buyer's knowledge</ital>
                              </link>
                              )?
                            </paratext>
                          </para>
                        </list.item>
                        <list.item>
                          <para>
                            <paratext>The seller should try to limit the range of remedies available to the buyer in these circumstances by providing that the buyer's remedies will be limited to either a claim for damages or termination.</paratext>
                          </para>
                        </list.item>
                        <list.item>
                          <para>
                            <paratext>Where the buyer will have a right to terminate, the seller should ensure that this right is only exercisable in the case of a material breach.</paratext>
                          </para>
                        </list.item>
                        <list.item>
                          <para>
                            <paratext>If the buyer will have a right to terminate subject to a materiality threshold, consider whether a definition of "material" should be included in the agreement for this purpose. For example, a breach of warranty could be regarded as material if the amount capable of being claimed in respect of the breach is likely to exceed a specified amount.</paratext>
                          </para>
                        </list.item>
                      </list>
                    </division>
                  </division>
                </drafting.note>
              </subclause2>
            </subclause1>
            <subclause1 id="a1021991">
              <identifier>7.7</identifier>
              <para>
                <paratext>Without prejudice to the right of the Buyer to claim on any other basis or to any other remedies available to it, if any Warranty is breached or proves to be untrue or misleading, the Seller shall pay to the Buyer on demand:</paratext>
              </para>
              <subclause2 id="a485334">
                <identifier>(a)</identifier>
                <para>
                  <paratext>the amount necessary to put the Buyer into the position it would have been in if the Warranty had not been breached or had not been untrue or misleading; and</paratext>
                </para>
              </subclause2>
              <subclause2 id="a73567">
                <identifier>(b)</identifier>
                <para>
                  <paratext>all Losses incurred by the Buyer as a result of such breach, or of the Warranty being untrue or misleading (including a reasonable amount in respect of management time);</paratext>
                </para>
                <drafting.note id="a327705" jurisdiction="">
                  <head align="left" preservecase="true">
                    <headtext>Damages for breach of warranty</headtext>
                  </head>
                  <division id="a000088" level="1">
                    <para>
                      <paratext>The measure of damages for breach of warranty is generally established by reference to normal contractual principles of loss of bargain arising from the breach. In other words, damages aim to put the buyer into the position it would have been in had the warranties been true, subject to the contractual rules of remoteness and mitigation.</paratext>
                    </para>
                    <para>
                      <paratext>
                        However, 
                        <internal.reference refid="a1021991">clause 7.7</internal.reference>
                         gives the buyer the option of recovering damages for breach of warranty on an indemnity basis, while also preserving the right to claim on a contractual basis. Claiming on an indemnity basis should allow a starting point of recovery on a pound for pound basis. Contractual principles, including those governing remoteness and mitigation may not apply to damages claimed on the basis set out in 
                        <internal.reference refid="a1021991">clause 7.7</internal.reference>
                        . This approach is standard in the US but is likely to be the subject of negotiation in the UK.
                      </paratext>
                    </para>
                    <para>
                      <paratext>
                        For further information on damages for breach of warranty, see 
                        <link href="2-107-3754#a1002694" style="ACTLinkPLCtoPLC">
                          <ital>Practice note, Warranties and indemnities: acquisitions: The difference between a warranty and indemnity</ital>
                        </link>
                        .
                      </paratext>
                    </para>
                    <division id="a1049990" level="2">
                      <head align="left" preservecase="true">
                        <headtext>Negotiating and drafting issues</headtext>
                      </head>
                      <para>
                        <paratext>
                          <internal.reference refid="a1021991">clause 7.7</internal.reference>
                           is likely to be a controversial provision, and the buyer and the seller will often hold polarised positions on the reasonableness of the clause. Whether or not the provision is included will be a matter of negotiation, and the outcome may depend on a variety of factors, such as the basis upon which the purchase price is calculated and the relative bargaining position of the parties.
                        </paratext>
                      </para>
                      <list type="bulleted">
                        <list.item>
                          <para>
                            <paratext>
                              The approach in 
                              <internal.reference refid="a1021991">clause 7.7</internal.reference>
                               represents an optimal position for the buyer, as it gives the buyer the right to choose the most advantageous measure of damages, depending on the circumstances of a particular claim. There could be circumstances where recovery is not possible on the basis of the contractual measure of damages, but would be possible where damages can be claimed on an indemnity basis.
                            </paratext>
                          </para>
                        </list.item>
                        <list.item>
                          <para>
                            <paratext>
                              The seller should resist 
                              <internal.reference refid="a1021991">clause 7.7</internal.reference>
                              , arguing that it is unreasonable for the buyer to be entitled to damages for breach of warranty in circumstances where there is no diminution in the value of the business as a result of the breach.
                            </paratext>
                          </para>
                        </list.item>
                      </list>
                    </division>
                    <division id="a840388" level="2">
                      <head align="left" preservecase="true">
                        <headtext>Warranty and indemnity insurance</headtext>
                      </head>
                      <para>
                        <paratext>
                          The seller may want to consider insuring the risk of any claims arising under the warranties. Various companies offer specialist policies of this nature. For further information in relation to warranty insurance, see 
                          <link href="0-382-6263" style="ACTLinkPLCtoPLC">
                            <ital>Practice note, Warranty and indemnity insurance</ital>
                          </link>
                          .
                        </paratext>
                      </para>
                      <para>
                        <paratext>
                          It is also possible for the buyer to obtain insurance cover in relation to warranty claims. For further information, see 
                          <link href="0-382-6263#a227781" style="ACTLinkPLCtoPLC">
                            <ital>Practice note, Warranty and indemnity insurance: Buyers' insurance</ital>
                          </link>
                          .
                        </paratext>
                      </para>
                    </division>
                  </division>
                </drafting.note>
              </subclause2>
            </subclause1>
            <subclause1 id="a932495">
              <identifier>7.8</identifier>
              <para>
                <paratext>
                  Where a Warranty is qualified by the expression 
                  <bold>so far as the Seller is aware</bold>
                   or any similar expression, the Seller shall be deemed to have the knowledge of:
                </paratext>
              </para>
              <subclause2 condition="optional" id="a284980">
                <identifier>(a)</identifier>
                <para>
                  <paratext>the directors and company secretary of the Seller;</paratext>
                </para>
              </subclause2>
              <subclause2 condition="optional" id="a961948">
                <identifier>(b)</identifier>
                <para>
                  <paratext>[OTHER NAMED PERSONS FROM RELEVANT BUSINESS AREAS]; and</paratext>
                </para>
              </subclause2>
              <subclause2 condition="optional" id="a399883">
                <identifier>(c)</identifier>
                <para>
                  <paratext>the professional advisers to the Seller, including (but not limited to) its legal advisers, accountants and auditors.]</paratext>
                </para>
                <drafting.note id="a86080" jurisdiction="">
                  <head align="left" preservecase="true">
                    <headtext>Seller's awareness</headtext>
                  </head>
                  <division id="a000089" level="1">
                    <para>
                      <paratext>
                        The approach in 
                        <internal.reference refid="a932495">clause 7.8</internal.reference>
                         has the advantage from the buyer's perspective of turning the awareness test from a subjective one (that is, did the seller actually know about the matter alleged?) to a more objective one, which should be easier for the buyer to prove.
                      </paratext>
                    </para>
                    <para>
                      <paratext>
                        In practice, there is some authority to the effect that the courts will apply the objective test where the seller is a corporate even in the absence of a provision along the lines of this clause, at least in the context of warranties or representations in relation to title on a sale (see 
                        <link href="D-001-4028" style="ACTLinkURL">
                          <ital>William Sindall plc v Cambridgeshire County Council [1994] 1 WLR 1016</ital>
                        </link>
                        , which also explores the concept of corporate knowledge). However, as with all contractual terms, the parties are better advised to make express provision than to rely on what a court may imply.
                      </paratext>
                    </para>
                    <division id="a406519" level="2">
                      <head align="left" preservecase="true">
                        <headtext>Negotiating and drafting issues</headtext>
                      </head>
                      <list type="bulleted">
                        <list.item>
                          <para>
                            <paratext>It is likely that a corporate seller will be assumed to have knowledge of all matters:</paratext>
                          </para>
                          <list type="bulleted">
                            <list.item>
                              <para>
                                <paratext>within the knowledge of those persons to whom the relevant aspects of its business are, or have been, delegated;</paratext>
                              </para>
                            </list.item>
                            <list.item>
                              <para>
                                <paratext>contained in those of its archives that it might reasonably be expected to review in the context of the warranty.</paratext>
                              </para>
                            </list.item>
                          </list>
                        </list.item>
                        <list.item>
                          <para>
                            <paratext>
                              (
                              <link href="D-001-4028" style="ACTLinkURL">
                                <ital>William Sindall plc v Cambridgeshire County Council [1994] 1 WLR 1016</ital>
                              </link>
                              .)
                            </paratext>
                          </para>
                          <para>
                            <paratext>
                              A corporate seller may therefore try to limit the category of persons whose knowledge it is deemed to possess for this purpose by listing them by name in 
                              <internal.reference refid="a932495">clause 7.8</internal.reference>
                              . This will reduce the number of people who need to be involved in the warranty review and disclosure exercise, and remove any difficulties in identifying the individuals who should be consulted as part of that process. However, a buyer should be reluctant to accept such a qualification to this clause, unless it is confident that the listed persons comprise all those who are likely to have any relevant knowledge in respect of the warranted matters. This may be difficult for the buyer to get comfort on in practice, as it may have limited information on where the relevant knowledge lies within the seller.
                            </paratext>
                          </para>
                        </list.item>
                      </list>
                      <list type="bulleted">
                        <list.item>
                          <para>
                            <paratext>A compromise position could involve the buyer accepting a lower general standard of enquiry (for example, an obligation on the seller to make all reasonable enquiries).</paratext>
                          </para>
                        </list.item>
                      </list>
                    </division>
                  </division>
                </drafting.note>
              </subclause2>
            </subclause1>
            <subclause1 id="a331750">
              <identifier>7.9</identifier>
              <para>
                <paratext>Each of the Warranties is separate and, unless otherwise specifically provided, is not limited by reference to any other Warranty or any other provision in this agreement.</paratext>
              </para>
            </subclause1>
            <subclause1 id="a556058">
              <identifier>7.10</identifier>
              <para>
                <paratext>Except for the matters Disclosed, no information of which the Buyer, its agents or its advisers has knowledge (in each case whether actual, constructive or imputed), or which could have been discovered (whether by investigation made by the Buyer or on its behalf), shall prejudice or prevent any Claim or reduce the amount recoverable under any Claim.</paratext>
              </para>
              <drafting.note id="a883134" jurisdiction="">
                <head align="left" preservecase="true">
                  <headtext>Buyer's knowledge</headtext>
                </head>
                <division id="a000090" level="1">
                  <para>
                    <paratext>This clause seeks to preserve the buyer's right to bring a claim under the warranties even if it knows that the warranty in question is untrue (other than as a result of a disclosure in the Disclosure Letter). The clause also seeks to preserve warranty claims where the facts giving rise to the claim are within the constructive or imputed knowledge of the buyer (or its advisers).</paratext>
                  </para>
                  <division id="a314433" level="2">
                    <head align="left" preservecase="true">
                      <headtext>Effectiveness of knowledge saving provisions</headtext>
                    </head>
                    <para>
                      <paratext>
                        Since the Court of Appeal decision in the case of 
                        <link href="D-009-7987" style="ACTLinkURL">
                          <ital>Eurocopy plc v Teesdale and others [1992] BCLC 1067</ital>
                        </link>
                         (see 
                        <link href="6-100-6362" style="ACTLinkPLCtoPLC">
                          <ital>Legal update, Drafting acquisition agreements</ital>
                        </link>
                        ), it has been generally accepted in practice that a buyer's actual awareness of relevant facts and circumstances at the time of entering into an asset purchase agreement may make it difficult to pursue a related claim for breach of warranty. The later case of 
                        <link href="D-007-5810" style="ACTLinkURL">
                          <ital>Infiniteland Ltd and another v Artisan Contracting Ltd and another [2005] EWCA Civ 758</ital>
                        </link>
                         suggests that, insofar as the effectiveness of knowledge saving provisions is concerned, this turns less on general legal principles and more on the precise wording of the clause in question. In 
                        <ital>Infiniteland</ital>
                        , the agreement (a share purchase agreement, though it is not thought that this alters the analysis) included a knowledge saving provision which stated that the buyer's rights and remedies in respect of any breach of the warranties were not affected by any investigation made by it or on its behalf into the affairs of the target companies except to the extent that such investigation gave the buyer actual knowledge of the relevant facts. Whatever else, the buyer in that case would not have been able to rely on the saving provision if it had actual knowledge of the matter on which it sought to claim. For a detailed analysis of this issue, see 
                        <link href="5-107-4667#a1002904" style="ACTLinkPLCtoPLC">
                          <ital>Practice note, Disclosure: acquisitions: Buyer's knowledge</ital>
                        </link>
                         and 
                        <link href="https://uk.practicallaw.thomsonreuters.com/a-039-5002" style="ACTLinkURL">
                          <ital>Ask, Can a buyer exclude data room information from a disclosure exercise? Would access to the data room defeat a warranty claim?</ital>
                        </link>
                        .
                      </paratext>
                    </para>
                  </division>
                  <division id="a342431" level="2">
                    <head align="left" preservecase="true">
                      <headtext>Section 6(2) of the Law of Property (Miscellaneous Provisions) Act 1994</headtext>
                    </head>
                    <para>
                      <paratext>
                        Under 
                        <link href="0-506-5722" style="ACTLinkPLCtoPLC">
                          <ital>section 6(2)</ital>
                        </link>
                         of the LPMPA, the seller will not be liable under the implied covenants for title for any matter the buyer actually knows about (see 
                        <internal.reference refid="a1030901">Drafting note, Sale and purchase</internal.reference>
                         and 
                        <link href="8-101-3272#a608926" style="ACTLinkPLCtoPLC">
                          <ital>Practice note, Implied covenants for title: No liability under the implied covenant in certain cases</ital>
                        </link>
                        ). The buyer may therefore want to exclude the effect of section 6(2) by including an additional provision in this clause which allows the buyer to claim against the seller under the implied covenants for title even if it had knowledge of the matters giving rise to such claim.
                      </paratext>
                    </para>
                  </division>
                  <division id="a524014" level="2">
                    <head align="left" preservecase="true">
                      <headtext>Negotiating and drafting issues</headtext>
                    </head>
                    <list type="bulleted">
                      <list.item>
                        <para>
                          <paratext>
                            The seller should resist 
                            <internal.reference refid="a556058">clause 7.10</internal.reference>
                            , arguing that the purpose of the warranties is to allocate risk for unknown or undisclosed liabilities that may have an impact on the value of the deal. Where a buyer knows of the problem already, it has had the opportunity to take the matter into account when agreeing the purchase price. The seller should not, therefore, be penalised by the buyer's failure to act on the knowledge prior to exchange of agreements.
                          </paratext>
                        </para>
                      </list.item>
                      <list.item>
                        <para>
                          <paratext>The buyer should ensure that a knowledge saving provision is included wherever possible because (among other things) the buyer is unlikely to have absolute control over the information that is given to individuals within its organisation, and cannot be certain that the recipients of the information understand, or are capable of understanding and evaluating the implications arising from the information they have received.</paratext>
                        </para>
                      </list.item>
                      <list.item>
                        <para>
                          <paratext>
                            A buyer should be mindful that even if it successfully negotiates a knowledge saving provision, it still remains open to question whether a court would allow a buyer to succeed and recover damages for a breach of warranty that it knew about before concluding the transaction (see 
                            <internal.reference refid="a314433">Drafting note, Effectiveness of knowledge saving provisions</internal.reference>
                            ). In light of this uncertainty, the prudent way for a buyer to deal with potential breaches of warranty discovered during the due diligence process is to specifically address the known risk before exchange of agreements (for example, through a price adjustment or a specific indemnity).
                          </paratext>
                        </para>
                      </list.item>
                    </list>
                  </division>
                </division>
              </drafting.note>
            </subclause1>
            <subclause1 id="a979266">
              <identifier>7.11</identifier>
              <para>
                <paratext>The Seller agrees that the supply of any information by or on behalf of the Employees to the Seller or its advisers in connection with the Warranties, the Disclosure Letter or otherwise shall not constitute a warranty, representation or guarantee as to the accuracy of such information in favour of the Seller. The Seller unconditionally and irrevocably waives all and any rights and claims that it may have against any of the Employees on whom the Seller has, or may have, relied in connection with the preparation of the Disclosure Letter, or agreeing the terms of this agreement, and further undertakes to the Buyer [and the Employees] not to make any such claims (and undertakes that no other person claiming under or through it will make any such claim or seek such contribution).</paratext>
              </para>
              <drafting.note id="a879089" jurisdiction="">
                <head align="left" preservecase="true">
                  <headtext>Seller's claims against employees</headtext>
                </head>
                <division id="a000091" level="1">
                  <para>
                    <paratext>In many transactions the seller will be reliant on employees of the business to provide the information necessary to make effective disclosures against the warranties.</paratext>
                  </para>
                  <para>
                    <paratext>
                      The buyer should therefore ensure that the seller is not able to take action against the employees of the business after completion as a result of any information they may have provided in connection with the due diligence or disclosure exercise. A provision to this effect is included at 
                      <internal.reference refid="a979266">clause 7.11</internal.reference>
                      .
                    </paratext>
                  </para>
                  <division id="a481289" level="2">
                    <head align="left" preservecase="true">
                      <headtext>Enforcement of undertaking by third party beneficiaries</headtext>
                    </head>
                    <para>
                      <paratext>
                        If the undertaking in 
                        <internal.reference refid="a979266">Clause 7.11</internal.reference>
                         is proposed to be given for the benefit of each of the Employees, consider how the intended beneficiaries will enforce the undertaking, given that they are unlikely to be parties to the SPA. For example, this might be addressed through the third party rights clause (see 
                        <internal.reference refid="a665967">Clause 33</internal.reference>
                        ).
                      </paratext>
                    </para>
                  </division>
                </division>
              </drafting.note>
            </subclause1>
          </clause>
          <clause id="a356412">
            <identifier>8.</identifier>
            <head align="left" preservecase="true">
              <headtext>Limitations on Claims</headtext>
            </head>
            <drafting.note id="a228982" jurisdiction="">
              <head align="left" preservecase="true">
                <headtext>Limitations on Claims</headtext>
              </head>
              <division id="a000092" level="1">
                <para>
                  <paratext>The seller will usually try to limit its liability for claims under the warranties and other provisions of the agreement for a number of reasons, including the following:</paratext>
                </para>
                <list type="bulleted">
                  <list.item>
                    <para>
                      <paratext>So as not to leave potential claims open-ended in terms of the amount that can be claimed or the time within which claims can be brought.</paratext>
                    </para>
                  </list.item>
                  <list.item>
                    <para>
                      <paratext>To exclude the possibility of being troubled by vexatious or speculative claims.</paratext>
                    </para>
                  </list.item>
                  <list.item>
                    <para>
                      <paratext>To ensure that the buyer is bound to observe rigorously its duty to mitigate its loss.</paratext>
                    </para>
                  </list.item>
                  <list.item>
                    <para>
                      <paratext>To ensure that a claim under the agreement is a last resort, and where possible, liability is borne by another party (for example, an insurer).</paratext>
                    </para>
                  </list.item>
                </list>
                <para>
                  <paratext>
                    For further information concerning the limitation of the seller's liability in an acquisition, see 
                    <link href="2-107-3754#a1002793" style="ACTLinkPLCtoPLC">
                      <ital>Practice note, Warranties and indemnities: acquisitions: Limitation of seller's liability under warranties and indemnities</ital>
                    </link>
                    .
                  </paratext>
                </para>
                <division id="a835743" level="2">
                  <head align="left" preservecase="true">
                    <headtext>Scope of limitations: definition of Claim</headtext>
                  </head>
                  <para>
                    <paratext>In UK transactions, it is market practice for the parties to negotiate financial and other limits on the buyer's ability to bring warranty claims (and other claims) under the asset purchase agreement. Typically, in a negotiated asset purchase agreement those giving the warranties and indemnities will want to ensure, as a minimum, that their liability in respect of any breach is limited in the following respects:</paratext>
                  </para>
                  <list type="bulleted">
                    <list.item>
                      <para>
                        <paratext>As to the amount that can be claimed.</paratext>
                      </para>
                    </list.item>
                    <list.item>
                      <para>
                        <paratext>As to the period of time within which claims can be brought.</paratext>
                      </para>
                    </list.item>
                    <list.item>
                      <para>
                        <paratext>As regards matters that have been disclosed to the buyer (in the case of warranties only).</paratext>
                      </para>
                    </list.item>
                  </list>
                  <para>
                    <paratext>
                      Basic limitations of liability covering the above matters are set out in 
                      <internal.reference refid="a356412">clause 8</internal.reference>
                      .
                    </paratext>
                  </para>
                  <para>
                    <paratext>
                      It should be noted that the term "Claim" is narrowly defined in the agreement, and is limited to claims for breach of the warranties set out in 
                      <internal.reference refid="a90549">Schedule 13</internal.reference>
                      . If the buyer includes any specific indemnities in the agreement (see, for example, 
                      <internal.reference refid="a727984">clause 13</internal.reference>
                      ), claims under those indemnities would not be within the scope of the definition of "Claim". When acting for the seller, consider whether it is necessary to expand the scope of the limitations in this clause to include claims under any specific indemnities or other provisions that are included in the agreement.
                    </paratext>
                  </para>
                </division>
                <division id="a754958" level="2">
                  <head align="left" preservecase="true">
                    <headtext>Negotiating and drafting issues</headtext>
                  </head>
                  <list type="bulleted">
                    <list.item>
                      <para>
                        <paratext>
                          The buyer is not obliged to include any limitations on the seller's liability in the first draft of the asset purchase agreement. However, it is common practice for the buyer to incorporate some basic limitations on liability that it is prepared to agree. This approach is taken in 
                          <internal.reference refid="a356412">Clause 8</internal.reference>
                          . Note that certain provisions in the clause favour the buyer directly, in particular 
                          <internal.reference refid="a1014008">Clause 8.6</internal.reference>
                           and 
                          <internal.reference refid="a533949">Clause 8.7</internal.reference>
                          .
                        </paratext>
                      </para>
                    </list.item>
                    <list.item>
                      <para>
                        <paratext>
                          As drafted, none of the limitations on claims will apply to claims arising under the specific indemnities in 
                          <internal.reference refid="a727984">clause 13</internal.reference>
                          . Which (if any) of the limitations should apply in relation to indemnity claims will be a matter of negotiation between the parties. However, as a minimum, the seller should seek to include indemnity claims within the aggregate cap on liability. However, it may be appropriate or necessary to agree a longer limitation period in relation to indemnity claims, depending on the subject matter of the indemnity.
                        </paratext>
                      </para>
                    </list.item>
                    <list.item>
                      <para>
                        <paratext>When acting for the seller, consider extending the scope of the limitations on liability to include matters such as:</paratext>
                      </para>
                      <list type="bulleted">
                        <list.item>
                          <para>
                            <paratext>conduct of claims (if the seller will ultimately bear the cost of any third party claim, it will ultimately want to take control of the conduct of that claim);</paratext>
                          </para>
                        </list.item>
                        <list.item>
                          <para>
                            <paratext>double recovery; and</paratext>
                          </para>
                        </list.item>
                        <list.item>
                          <para>
                            <paratext>recovery from third parties.</paratext>
                          </para>
                        </list.item>
                      </list>
                    </list.item>
                  </list>
                  <para>
                    <paratext>
                      For a range of additional limitations on liability that the seller could include in the agreement, see 
                      <link href="6-200-3555" style="ACTLinkPLCtoPLC">
                        <ital>Standard document, Seller Protection: limitation of liability and conduct of claims: asset purchase agreement</ital>
                      </link>
                      .
                    </paratext>
                  </para>
                </division>
              </division>
            </drafting.note>
            <subclause1 id="a433772">
              <identifier>8.1</identifier>
              <para>
                <paratext>
                  Save as provided in 
                  <internal.reference refid="a1014008">clause 8.6</internal.reference>
                  , the provisions of this 
                  <internal.reference refid="a356412">clause 8</internal.reference>
                   shall operate to limit the liability of the Seller in relation to any Claim.
                </paratext>
              </para>
            </subclause1>
            <subclause1 id="a68016">
              <identifier>8.2</identifier>
              <para>
                <paratext>
                  The aggregate liability of the Seller for all Substantiated Claims shall not exceed [£[AMOUNT] 
                  <bold>OR</bold>
                   an amount equal to the Purchase Price].
                </paratext>
              </para>
              <drafting.note id="a1047399" jurisdiction="">
                <head align="left" preservecase="true">
                  <headtext>Cap on claims</headtext>
                </head>
                <division id="a000093" level="1">
                  <para>
                    <paratext>This clause sets an aggregate monetary limit on warranty claims.</paratext>
                  </para>
                  <para>
                    <paratext>The applicable ceiling will be a matter of negotiation between the parties. Historically, common practice has been to set the financial limit on claims at the total amount of the purchase price. However, it has become increasingly common for different financial caps to be applied to different types of warranty claim. For example, warranties on title and capacity are often capped at 100% of the purchase price, while liability for breach of other general commercial warranties is capped at a lower percentage (for example, in some transactions, between 10% and 50% of the purchase price).</paratext>
                  </para>
                  <para>
                    <paratext>It is rare for the seller to accept a cap on liability that exceeds the purchase price, but it may be appropriate in limited circumstances. This approach may be justified, for example, where the consideration paid for the shares is a nominal sum, but the buyer will be providing financing to the target, or will discharge certain liabilities of the target business as part of the transaction. In such cases, the buyer should ensure that the cap on liability takes account of the aggregate amount of financing provided or indebtedness discharged by the buyer as part of the transaction, in addition to the nominal consideration paid.</paratext>
                  </para>
                  <para>
                    <paratext>Additional complications may also arise in agreeing the amount of the cap on liability where the consideration is wholly or partially satisfied in non-cash assets (such as shares in the buyer).</paratext>
                  </para>
                  <para>
                    <paratext>Whilst the cap as drafted applies only to warranty claims, a seller will want the cap to cover any claims under the agreement and particularly any specific indemnities it has agreed to give.</paratext>
                  </para>
                  <division id="a855135" level="2">
                    <head align="left" preservecase="true">
                      <headtext>Negotiating and drafting issues</headtext>
                    </head>
                    <para>
                      <paratext>When acting for the buyer:</paratext>
                    </para>
                    <list type="bulleted">
                      <list.item>
                        <para>
                          <paratext>Try to ensure that any monetary cap on claims is at least equal to the aggregate purchase price (although this approach may be difficult to secure in larger transactions in particular).</paratext>
                        </para>
                      </list.item>
                      <list.item>
                        <para>
                          <paratext>If the purchase price will be adjusted on the basis of completion accounts, any financial cap on liability should reflect the adjusted purchase price.</paratext>
                        </para>
                      </list.item>
                      <list.item>
                        <para>
                          <paratext>The cap on liability should also take account of any deferred or earn-out consideration that may be paid following completion. Where the consideration is unquantifiable at completion, the cap should be expressed in terms of the total purchase price paid or which would otherwise be payable (to allow for set-off against any outstanding future amounts), rather than a specified sum.</paratext>
                        </para>
                      </list.item>
                    </list>
                  </division>
                </division>
              </drafting.note>
            </subclause1>
            <subclause1 id="a634126">
              <identifier>8.3</identifier>
              <para>
                <paratext>The Seller shall not be liable for a Claim unless:</paratext>
              </para>
              <subclause2 condition="optional" id="a935794">
                <identifier>(a)</identifier>
                <para>
                  <paratext>the Seller's liability in respect of such Claim [(together with any connected Claims)] exceeds £[AMOUNT]; and</paratext>
                </para>
              </subclause2>
              <subclause2 id="a561948">
                <identifier>(b)</identifier>
                <para>
                  <paratext>
                    the aggregate amount of all Claims for which it would, in the absence of this 
                    <internal.reference refid="a561948">clause 8.3(b)</internal.reference>
                    , be liable shall exceed £[Amount] and in such event the Seller shall be liable for the whole of such amount and not merely the excess.
                  </paratext>
                </para>
                <drafting.note id="a943176" jurisdiction="">
                  <head align="left" preservecase="true">
                    <headtext>De minimis limits</headtext>
                  </head>
                  <division id="a000094" level="1">
                    <division id="a252936" level="2">
                      <head align="left" preservecase="true">
                        <headtext>Individual de minimis limit: clause 8.3(a)</headtext>
                      </head>
                      <para>
                        <paratext>
                          <internal.reference refid="a935794">clause 8.3(a)</internal.reference>
                           sets a threshold (sometimes referred to as a 
                          <ital>de minimis</ital>
                          ) below which individual warranty claims will be disregarded altogether.
                        </paratext>
                      </para>
                      <division id="a485192" level="3">
                        <head align="left" preservecase="true">
                          <headtext>Negotiating and drafting issues</headtext>
                        </head>
                        <para>
                          <paratext>The threshold should be set at an appropriate level to filter only those claims that both parties accept as being trivial, and not worth the inconvenience and cost of pursuing.</paratext>
                        </para>
                      </division>
                    </division>
                    <division id="a58081" level="2">
                      <head align="left" preservecase="true">
                        <headtext>Basket</headtext>
                      </head>
                      <para>
                        <paratext>
                          <internal.reference refid="a561948">clause 8.3(b)</internal.reference>
                           contains a further financial threshold that must be exceeded on an aggregate basis before a claim can be brought (often referred to as a basket).
                        </paratext>
                      </para>
                      <division id="a256015" level="3">
                        <head align="left" preservecase="true">
                          <headtext>Negotiating and drafting issues</headtext>
                        </head>
                        <para>
                          <paratext>Typically, this type of claims threshold ranges from 0.5% to 1% of the consideration, although the applicable level will vary depending on the circumstances and size of the transaction. For example, a threshold of just 0.5% may still be too high in a particularly large transaction.</paratext>
                        </para>
                        <para>
                          <paratext>Instructions should always be taken on any threshold that is proposed (although the client will invariably ask what is normal if not experienced in M&amp;A transactions).</paratext>
                        </para>
                        <para>
                          <paratext>Where a basket applies, the buyer should insist that once the threshold is reached, the full amount of the claim will be recoverable, and not just the excess above the threshold.</paratext>
                        </para>
                      </division>
                    </division>
                  </division>
                </drafting.note>
              </subclause2>
            </subclause1>
            <subclause1 id="a111488">
              <identifier>8.4</identifier>
              <para>
                <paratext>The Seller shall not be liable for a Claim unless notice in writing summarising the nature of the Claim (in so far as it is known to the Buyer) and, as far as is reasonably practicable, the amount claimed, has been given by or on behalf of the Buyer to the Seller:</paratext>
              </para>
              <subclause2 id="a951267">
                <identifier>(a)</identifier>
                <para>
                  <paratext>in the case of a claim made under the Tax Warranties, on or before the [seventh] anniversary of Completion; or</paratext>
                </para>
              </subclause2>
              <subclause2 id="a431927">
                <identifier>(b)</identifier>
                <para>
                  <paratext>
                    in any other case, prior to the expiry of the period of [NUMBER] [months
                    <bold> OR</bold>
                     years] commencing on the Completion Date.
                  </paratext>
                </para>
                <drafting.note id="a989947" jurisdiction="">
                  <head align="left" preservecase="true">
                    <headtext>Notification of claims</headtext>
                  </head>
                  <division id="a000095" level="1">
                    <para>
                      <paratext>
                        <internal.reference refid="a111488">clause 8.4</internal.reference>
                         specifies the time limits for notifying warranty claims. In the absence of agreement to the contrary, the normal period during which a warranty claim will be actionable is six years if the agreement is signed under hand, and 12 years if it is executed as a deed. For further general information in relation to limitation claims, see 
                        <link href="3-107-4908" style="ACTLinkPLCtoPLC">
                          <ital>Practice note, Limitation periods: an overview</ital>
                        </link>
                        .
                      </paratext>
                    </para>
                    <division id="a581466" level="2">
                      <head align="left" preservecase="true">
                        <headtext>Negotiating and drafting issues</headtext>
                      </head>
                      <list type="bulleted">
                        <list.item>
                          <para>
                            <paratext>
                              <bold>Limitation period: non-tax claims.</bold>
                               The parties should endeavour to negotiate a reasonable period within which warranty claims can be notified. Often, the warranty period chosen for non-tax claims is the period ending a few months after the second audit of the target business following completion, by which time most major problems should have come to light. However, if completion accounts are being prepared, the seller may argue that the completion accounts should be taken as the first audit in order to seek a shorter claims period.
                            </paratext>
                          </para>
                        </list.item>
                        <list.item>
                          <para>
                            <paratext>
                              <bold>Tax warranty claims.</bold>
                               A longer limitation period is usually agreed in respect of claims made under the tax warranties. This is because the statutory period for HMRC to make a corporation tax, income tax or capital gains tax assessment is 4 years after the relevant accounting period or period of assessment (
                              <link href="5-508-4327" style="ACTLinkPLCtoPLC">
                                <ital>Schedule 39</ital>
                              </link>
                              <ital>, Finance Act 2008</ital>
                              ). This period is increased to 6 years where the loss of tax is brought about by careless inaccuracy. In practice, a limitation period of between 4 and 7 years is usually agreed. For further information, see 
                              <ital>Practice note, Tax covenant: negotiating guide: Time limits</ital>
                               and 
                              <link href="0-519-4578" style="ACTLinkPLCtoPLC">
                                <ital>Ask, Why does PLC retain a 7-year period for tax claims when the statutory limit is four years?</ital>
                              </link>
                              .
                            </paratext>
                          </para>
                        </list.item>
                        <list.item>
                          <para>
                            <paratext>
                              <bold>Environmental and health and safety claims.</bold>
                               If the agreement contains any environmental and health and safety warranties, it may be appropriate to agree a longer limitation period in relation to claims under those warranties to reflect the fact that it may take longer for issues of this type (such as soil contamination and work-related illnesses) to come to light. A period of two to three years is often considered to be reasonable for environmental and health and safety warranties, although it is not unknown for longer periods to be agreed. For a form of environmental indemnity containing bespoke provisions for notifying claims, see 
                              <link href="4-201-0726" style="ACTLinkPLCtoPLC">
                                <ital>Standard clause, Environmental indemnity: seller-friendly draft: asset purchase agreement</ital>
                              </link>
                               and 
                              <link href="6-518-0272" style="ACTLinkPLCtoPLC">
                                <ital>Standard clause, Environmental indemnity: negotiated draft: asset purchase agreement</ital>
                              </link>
                              .
                            </paratext>
                          </para>
                        </list.item>
                        <list.item>
                          <para>
                            <paratext>
                              <bold>Obligation to progress claim.</bold>
                               Although 
                              <internal.reference refid="a111488">clause 8.4</internal.reference>
                               requires the buyer to notify claims within a specified period, there is no obligation on the buyer to progress the claim expeditiously once notified. When acting for the seller, consider extending the limitation in 
                              <internal.reference refid="a111488">clause 8.4</internal.reference>
                               to provide that the buyer will lose the right to pursue a notified claim if proceedings are not commenced and served on the seller within a specified period. For an example clause of this type, see 
                              <link href="6-200-3555" style="ACTLinkPLCtoPLC">
                                <ital>Standard document, Seller Protection: limitation of liability and conduct of claims: asset purchase agreement</ital>
                              </link>
                              . From a buyer's perspective the interaction of such provision and any basket needs to be considered. A buyer does not want to be in a situation where it has served notice of a claim, that claim is deemed withdrawn if proceedings have not been brought within a set number of months, but the buyer is prevented from bringing the proceedings because the basket threshold has not been reached.
                            </paratext>
                          </para>
                        </list.item>
                      </list>
                    </division>
                  </division>
                </drafting.note>
              </subclause2>
            </subclause1>
            <subclause1 id="a338389">
              <identifier>8.5</identifier>
              <para>
                <paratext>The Seller shall not be liable for a Claim to the extent that the Claim:</paratext>
              </para>
              <subclause2 id="a554606">
                <identifier>(a)</identifier>
                <para>
                  <paratext>relates to matters Disclosed; or</paratext>
                </para>
                <drafting.note id="a376455" jurisdiction="">
                  <head align="left" preservecase="true">
                    <headtext>No liability for matters Disclosed</headtext>
                  </head>
                  <division id="a000096" level="1">
                    <para>
                      <paratext>This clause makes it clear that the seller has no liability for warranty claims in respect of matters that are disclosed in the disclosure letter in accordance with the requisite standard of disclosure set by the definition of "Disclosed".</paratext>
                    </para>
                    <para>
                      <paratext>
                        For further information in relation to disclosure generally, see 
                        <link href="5-107-4667" style="ACTLinkPLCtoPLC">
                          <ital>Practice note, Disclosure: acquisitions</ital>
                        </link>
                        .
                      </paratext>
                    </para>
                    <division id="a222719" level="2">
                      <head align="left" preservecase="true">
                        <headtext>Negotiating and drafting issues</headtext>
                      </head>
                      <list type="bulleted">
                        <list.item>
                          <para>
                            <paratext>
                              As the agreement provides that the warranties are true save as Disclosed (see 
                              <internal.reference refid="a381112">clause 7.2</internal.reference>
                              ), this limitation is not strictly necessary. However, most sellers prefer to include a specific limitation in these terms for the avoidance of doubt. A buyer should be wary to ensure that this clause only ever applies to warranties (which it does as drafted). However if the definition of Claim is expanded to cover indemnities or other claims under the agreement, this limitation would also apply to those, which would be an unacceptable position for a buyer.
                            </paratext>
                          </para>
                        </list.item>
                        <list.item>
                          <para>
                            <paratext>The buyer should be comfortable with this limitation in principle, as the rationale of the disclosure letter is to qualify the warranties. However, it should ensure that the drafting reflects the standard of disclosure that has been agreed in the agreement.</paratext>
                          </para>
                        </list.item>
                      </list>
                      <division id="a444217" level="3">
                        <head align="left" preservecase="true">
                          <headtext>Ring fencing warranties</headtext>
                        </head>
                        <para>
                          <paratext>The drafting in this clause anticipates that any matter disclosed in the Disclosure Letter will be capable of qualifying any warranty to which the disclosure may be relevant, regardless of whether the disclosure is specifically made against that warranty. If the buyer has accepted that the seller's liability under certain warranties will be boxed, this clause should be amended to make it clear that only those disclosures made specifically against the boxed warranties will operate to limit the seller's liability under those warranties. This could be achieved, for example, by adding the following wording to the end of the clause:</paratext>
                        </para>
                        <display.quote>
                          <para>
                            <paratext>"provided that only those matters specifically disclosed in paragraph [NUMBER] of the Disclosure Letter shall be treated as having been Disclosed against the Warranties in paragraph [NUMBER] of [Part 1] of [Schedule 4]; or"</paratext>
                          </para>
                        </display.quote>
                      </division>
                    </division>
                  </division>
                </drafting.note>
              </subclause2>
              <subclause2 id="a437112">
                <identifier>(b)</identifier>
                <para>
                  <paratext>relates to a matter specifically and fully provided for in the Accounts.</paratext>
                </para>
                <drafting.note id="a649585" jurisdiction="">
                  <head align="left" preservecase="true">
                    <headtext>Matters provided for in the Accounts</headtext>
                  </head>
                  <division id="a000097" level="1">
                    <para>
                      <paratext>This clause excludes the seller's liability for any claims in respect of matters specifically and fully provided for in the Accounts.</paratext>
                    </para>
                    <para>
                      <paratext>The rationale for this limitation is that the buyer should be aware of such matters and should have taken them into account in negotiating the purchase price.</paratext>
                    </para>
                    <para>
                      <paratext>
                        If the agreement incorporates a completion accounts mechanism, the seller will expect these to be referenced in 
                        <internal.reference refid="a437112">clause 8.5(b)</internal.reference>
                        .
                      </paratext>
                    </para>
                    <division id="a824532" level="2">
                      <head align="left" preservecase="true">
                        <headtext>Negotiating and drafting issues</headtext>
                      </head>
                      <list type="bulleted">
                        <list.item>
                          <para>
                            <paratext>The buyer should insist that this limitation only apply where a specific provision or reserve has been made in the relevant accounts.</paratext>
                          </para>
                        </list.item>
                        <list.item>
                          <para>
                            <paratext>The buyer should be wary of any wording that refers to a liability being "noted in the Accounts" or similar. While the notes to accounts form part of the accounts, they do not have any financial effect and therefore are irrelevant for these purposes.</paratext>
                          </para>
                        </list.item>
                        <list.item>
                          <para>
                            <paratext>If the purchase price will be adjusted on the basis of completion accounts, the seller should also include a similar limitation by reference to matters that are provided for in those accounts.</paratext>
                          </para>
                        </list.item>
                        <list.item>
                          <para>
                            <paratext>
                              If the purchase price includes deferred consideration which is contingent in any respect on the future performance of the target business (for example, an 
                              <link href="9-107-6184" style="ACTLinkPLCtoPLC">
                                <bold>
                                  <ital>earn out</ital>
                                </bold>
                              </link>
                              ), the seller could consider adding a further limitation of liability which provides that no warranty claim can be brought in respect of a liability to the extent that it has been reflected in the calculation of the deferred consideration, although this could be highly contentious depending on the nature of the earn out and the purpose it is designed to serve.
                            </paratext>
                          </para>
                        </list.item>
                      </list>
                    </division>
                  </division>
                </drafting.note>
              </subclause2>
            </subclause1>
            <subclause1 id="a1014008">
              <identifier>8.6</identifier>
              <para>
                <paratext>
                  Nothing in this 
                  <internal.reference refid="a356412">clause 8</internal.reference>
                   applies to exclude or limit the liability of the Seller:
                </paratext>
              </para>
              <subclause2 id="a462793">
                <identifier>(a)</identifier>
                <para>
                  <paratext>to the extent that a Claim arises or is delayed as a result of dishonesty, fraud, wilful misconduct or wilful concealment by the Seller, its agents or advisers; or</paratext>
                </para>
              </subclause2>
              <subclause2 id="a892637">
                <identifier>(b)</identifier>
                <para>
                  <paratext>
                    in respect of a breach of any of the warranties contained in 
                    <internal.reference refid="a513757">paragraph 2</internal.reference>
                     or 
                    <internal.reference refid="a381536">paragraph 6</internal.reference>
                     of Part 1 of 
                    <internal.reference refid="a90549">Schedule 13</internal.reference>
                    .
                  </paratext>
                </para>
                <drafting.note id="a367839" jurisdiction="">
                  <head align="left" preservecase="true">
                    <headtext>Exclusion of limitations on liability</headtext>
                  </head>
                  <division id="a000098" level="1">
                    <division id="a181419" level="2">
                      <head align="left" preservecase="true">
                        <headtext>Exclusion for fraud: clause 8.6(a)</headtext>
                      </head>
                      <para>
                        <paratext>
                          The buyer should require that the limitations on liability will not apply if the seller has been dishonest, or has deliberately concealed information. In most transactions, it will be difficult for a seller to resist a provision of this type. At common law, a purported exclusion of liability for the seller's own fraud will be unenforceable (
                          <ital>Pearson v Dublin Corporation [1907] AC 351; </ital>
                          <link href="D-008-7730" style="ACTLinkURL">
                            <ital>Thomas Witter Limited v TBP Industries Limited ([1996] 2 All ER 573</ital>
                          </link>
                          ). However, the seller should try to limit the scope of the clause to its own fraud (rather than that of its agents). For a more seller-friendly provision, see 
                          <link href="6-200-3555" style="ACTLinkPLCtoPLC">
                            <ital>Standard document, Seller Protection: limitation of liability and conduct of claims: asset purchase agreement</ital>
                          </link>
                          .
                        </paratext>
                      </para>
                    </division>
                    <division id="a98559" level="2">
                      <head align="left" preservecase="true">
                        <headtext>Exclusion for specific warranties: clause 8.6(b)</headtext>
                      </head>
                      <para>
                        <paratext>The buyer should also consider whether any of the warranties should be specifically carved out of the limitations on liability. For example, warranties relating to the seller's capacity, ownership of and title to the assets are often considered so fundamental to the transaction that it is unreasonable for the limitations on liability to apply to claims for breach of such warranties.</paratext>
                      </para>
                    </division>
                  </division>
                </drafting.note>
              </subclause2>
            </subclause1>
            <subclause1 id="a533949">
              <identifier>8.7</identifier>
              <para>
                <paratext>
                  The Seller shall not plead the Limitation Act 1980 in respect of any claims made under the Tax Warranties, provided that the claims are notified within the time limit specified in 
                  <internal.reference refid="a951267">clause 8.4(a)</internal.reference>
                  .
                </paratext>
              </para>
              <drafting.note id="a271707" jurisdiction="">
                <head align="left" preservecase="true">
                  <headtext>Limitation Act</headtext>
                </head>
                <division id="a000099" level="1">
                  <para>
                    <paratext>
                      Under the 
                      <link href="8-506-5723" style="ACTLinkPLCtoPLC">
                        <ital>Limitation Act 1980</ital>
                      </link>
                       (Limitation Act), claims under a simple contract must be brought within six years of the date on which the cause of action accrues (that is, breach). However, an express or implied agreement not to plead the Limitation Act is valid if supported by consideration.
                    </paratext>
                  </para>
                  <para>
                    <paratext>
                      The limitation period for claims under the tax warranties is frequently seven years from completion (see 
                      <internal.reference refid="a111488">clause 8.4</internal.reference>
                      ). This time limit is used because of the statutory entitlement of HMRC to re-open assessments for a period of up to six years after the end of a company's accounting period. While 
                      <internal.reference refid="a111488">clause 8.4</internal.reference>
                       may exclude the Limitation Act by implication, it was held by the High Court in 
                      <link href="D-008-5145" style="ACTLinkURL">
                        <ital>Oxford Architects Partnership v Cheltenham Ladies College [2006] EWHC 3156 (TCC)</ital>
                      </link>
                       that clear and express words are required to exclude the right to rely on the limitation defences arising under the Limitation Act (see 
                      <link href="9-216-8955" style="ACTLinkPLCtoPLC">
                        <ital>Legal update, RIBA contractual timebar does not exclude statutory limitation rules</ital>
                      </link>
                      ). To reflect this, 
                      <internal.reference refid="a533949">clause 8.7</internal.reference>
                       includes an express exclusion of the Limitation Act in relation to tax related claims.
                    </paratext>
                  </para>
                  <para>
                    <paratext>This exclusion should be broadened if the agreed time limit for notifying any general warranty or indemnity claims is also longer than six years from completion.</paratext>
                  </para>
                </division>
              </drafting.note>
            </subclause1>
          </clause>
          <clause id="a501905">
            <identifier>9.</identifier>
            <head align="left" preservecase="true">
              <headtext>Risk and insurance</headtext>
            </head>
            <drafting.note id="a170714" jurisdiction="">
              <head align="left" preservecase="true">
                <headtext>Risk and insurance</headtext>
              </head>
              <division id="a000100" level="1">
                <para>
                  <paratext>The standard document provides that risk in relation to assets passes to the buyer at the effective time; accordingly, the buyer should insure the assets from that date. If the risk for assets passes to the buyer on some other date, the buyer should put its own insurance in place immediately prior to risk passing.</paratext>
                </para>
                <para>
                  <paratext>
                    The standard document contains provisions for the seller to maintain its insurance and to have the buyer's interest noted on its policies of insurance up to the effective time (
                    <internal.reference refid="a441863">clause 9.2</internal.reference>
                    ). Note, however, that merely having the buyer's interest noted on the policies will not be sufficient to protect its interest from the point at which risk in the assets passes to the buyer, in respect of which it should effect its own separate cover.
                  </paratext>
                </para>
                <para>
                  <paratext>
                    If any of the assets for which the seller is obliged to maintain insurance are lost, destroyed or damaged before the transfer date, the standard document provides that the benefit of any claim shall be included as a transferring asset (see 
                    <internal.reference refid="a669697"> Third Party Rights</internal.reference>
                    ). Alternatively, 
                    <internal.reference refid="a679286">clause 9.3</internal.reference>
                     can be included.
                  </paratext>
                </para>
                <para>
                  <paratext>
                    For further information on property insurance, see 
                    <link href="9-107-4241" style="ACTLinkPLCtoPLC">
                      <ital>Practice note, Property insurance</ital>
                    </link>
                    .
                  </paratext>
                </para>
              </division>
            </drafting.note>
            <subclause1 id="a174830">
              <identifier>9.1</identifier>
              <para>
                <paratext>
                  Subject to the provisions of 
                  <internal.reference refid="a580548">Schedule 1</internal.reference>
                  , the Seller shall continue to carry on the Business for its own benefit and at its own risk up to the Effective Time. Risk in and ownership of the Assets shall pass to the Buyer at the Effective Time.
                </paratext>
              </para>
            </subclause1>
            <subclause1 id="a441863">
              <identifier>9.2</identifier>
              <para>
                <paratext>The Seller shall maintain in force, up to and including the Effective Time, all the policies of insurance which have been Disclosed and shall procure that from the date of this agreement, the interest of the Buyer under or pursuant to this agreement in respect of the Fixed Assets, the Moveable Assets and the Properties is noted on all such policies effected by or for the benefit of the Seller in respect thereof.</paratext>
              </para>
            </subclause1>
            <subclause1 condition="optional" id="a679286">
              <identifier>9.3</identifier>
              <para>
                <paratext>If any of the Fixed Assets, the Moveable Assets or the Properties are lost, destroyed or damaged prior to the Effective Time, the Buyer may, by notice in writing to the Seller, either:</paratext>
              </para>
              <subclause2 id="a512587">
                <identifier>(a)</identifier>
                <para>
                  <paratext>require the Purchase Price to be reduced [by the amount that the Asset in question is valued at in the Accounts]; or</paratext>
                </para>
              </subclause2>
              <subclause2 id="a565993">
                <identifier>(b)</identifier>
                <para>
                  <paratext>require that the insurance monies (if any) recoverable in respect thereof shall be paid to it and the Seller shall direct the insurance company accordingly, and in such event any such insurance monies received by the Seller shall be held by it on trust for the Buyer absolutely.</paratext>
                </para>
              </subclause2>
            </subclause1>
          </clause>
          <clause id="a401644">
            <identifier>10.</identifier>
            <head align="left" preservecase="true">
              <headtext>Apportionments and prepayments</headtext>
            </head>
            <drafting.note id="a818024" jurisdiction="">
              <head align="left" preservecase="true">
                <headtext>Apportionments and prepayments</headtext>
              </head>
              <division id="a000101" level="1">
                <para>
                  <paratext>This clause deals with items that straddle completion and is designed to deal with the situation where the seller or buyer would otherwise get a benefit they have not paid for or incur a cost without receiving any benefit.</paratext>
                </para>
                <para>
                  <paratext>
                    <internal.reference refid="a400526">clause 10.1</internal.reference>
                     deals with the situation where the seller receives payment before the effective time in respect of work or services to be provided after the effective time (advance receipts). As the work or services are to be provided after completion, they will be provided by the buyer. Therefore, the clause provides that payment should be for the buyer's account.
                  </paratext>
                </para>
                <para>
                  <paratext>
                    <internal.reference refid="a821142">clause 10.2</internal.reference>
                     covers the situation where the seller has paid for an item or service prior to completion in respect of the business, where such item or service will not be provided until after completion (so accrue to the benefit of the buyer). In this case, the buyer will effectively reimburse the seller.
                  </paratext>
                </para>
                <para>
                  <paratext>
                    <internal.reference refid="a491153">clause 10.3</internal.reference>
                     and 
                    <internal.reference refid="a737272">clause 10.4</internal.reference>
                     deal with periodical income and expense (such as any rental income and utilities outgoings) and apportion the relevant amounts on a time basis (pre-effective time shall be for seller account and post effective time shall be for buyer account). There could potentially be some overlap with clause 10.1 and clause 10.2, which explains why there is a carve out in clause 10.3 and clause 10.4 for items already dealt with under clause 10.1 and clause 10.2.
                  </paratext>
                </para>
              </division>
            </drafting.note>
            <subclause1 id="a400526">
              <identifier>10.1</identifier>
              <para>
                <paratext>The Advance Receipts shall belong to the Buyer, and the Seller shall pay to the Buyer the full amount of the Advance Receipts [(excluding any amount in respect of VAT for which the Seller is required to account)] and shall hold such sum in trust for the Buyer until it is paid.</paratext>
              </para>
            </subclause1>
            <subclause1 id="a821142">
              <identifier>10.2</identifier>
              <para>
                <paratext>The Prepayments shall belong to the Seller, and the Buyer shall pay to the Seller the full amount of the Prepayments [(excluding any amount in respect of VAT for which the Buyer is required to account)] and shall hold such sum in trust for the Seller until it is paid.</paratext>
              </para>
            </subclause1>
            <subclause1 id="a491153">
              <identifier>10.3</identifier>
              <para>
                <paratext>All periodical charges and outgoings of the Business, including but not limited to:</paratext>
              </para>
              <subclause2 id="a908228">
                <identifier>(a)</identifier>
                <para>
                  <paratext>all periodical amounts paid or payable under any of the Business Contracts;</paratext>
                </para>
              </subclause2>
              <subclause2 id="a765326">
                <identifier>(b)</identifier>
                <para>
                  <paratext>all rents, rates, gas, water, electricity and telephone charges and other utilities and other outgoings relating to or payable in respect of the Properties; and</paratext>
                </para>
              </subclause2>
              <subclause2 id="a1023394">
                <identifier>(c)</identifier>
                <para>
                  <paratext>all salaries, wages, bonuses, commissions, maternity pay, paternity pay, accrued holiday entitlement and holiday pay entitlement, and other emoluments including but not limited to PAYE income tax, National Insurance contributions, health insurance, death in service benefits, season ticket loans and any contributions to pension arrangements,</paratext>
                </para>
              </subclause2>
              <para>
                <paratext>shall (to the extent not already taken into account as a Prepayment) be apportioned on a time basis so that such part of the relevant charges and outgoings as is attributable to the period ended at the Effective Time shall be borne by the Seller and such part of the relevant charges and outgoings as is attributable to the period commencing at the Effective Time shall be borne by the Buyer.</paratext>
              </para>
            </subclause1>
            <subclause1 id="a737272">
              <identifier>10.4</identifier>
              <para>
                <paratext>All periodical income and receipts of the Business, including but not limited to:</paratext>
              </para>
              <subclause2 id="a844905">
                <identifier>(a)</identifier>
                <para>
                  <paratext>all periodical amounts received or receivable under any of the Business Contracts; and</paratext>
                </para>
              </subclause2>
              <subclause2 id="a240115">
                <identifier>(b)</identifier>
                <para>
                  <paratext>all rents, licence fees and royalties,</paratext>
                </para>
              </subclause2>
              <para>
                <paratext>shall (to the extent not already taken into account as an Advance Receipt) be apportioned on a time basis so that such part of the relevant income and receipts as is attributable to the period ended at the Effective Time shall belong to the Seller and such part of the relevant payments and receipts as is attributable to the period commencing on the day immediately following the Effective Time shall belong to the Buyer.</paratext>
              </para>
            </subclause1>
            <subclause1 id="a918392">
              <identifier>10.5</identifier>
              <para>
                <paratext>
                  The parties shall use all reasonable endeavours to draw up and agree a statement of the Advance Receipts referred to in 
                  <internal.reference refid="a400526">clause 10.1</internal.reference>
                  , the Prepayments referred to in 
                  <internal.reference refid="a821142">clause 10.2</internal.reference>
                   and the apportionments referred to in 
                  <internal.reference refid="a491153">clause 10.3</internal.reference>
                   and 
                  <internal.reference refid="a737272">clause 10.4</internal.reference>
                   and the balance owing by one party to the other in respect of the same as soon as practicable after the Completion Date. If such statement has not been prepared and agreed within [10] Business Days after the Completion Date, either party may refer the matter for determination in accordance with the procedure detailed in 
                  <internal.reference refid="a577218">clause 10.6</internal.reference>
                  . Payment of the balance agreed, or determined pursuant to 
                  <internal.reference refid="a577218">clause 10.6</internal.reference>
                  , shall be made within [10] Business Days after such agreement or determination.
                </paratext>
              </para>
            </subclause1>
            <subclause1 id="a577218">
              <identifier>10.6</identifier>
              <para>
                <paratext>
                  If the parties have failed to reach agreement on the matters set out in this 
                  <internal.reference refid="a401644">clause 10</internal.reference>
                   within the [first 10] Business Day period referred to in 
                  <internal.reference refid="a918392">clause 10.5</internal.reference>
                  , either party may notify the other that it wishes to refer [those matters/the matters in dispute] to a member of an independent firm of chartered accountants of international repute (
                  <defn.term>Independent Expert</defn.term>
                  ) as follows:
                </paratext>
              </para>
              <subclause2 id="a972427">
                <identifier>(a)</identifier>
                <para>
                  <paratext>
                    the Independent Expert shall be jointly agreed by the parties or, if no agreement is reached within [10] Business Days after either party notifies the other that it wishes to make a reference to an Independent Expert under this clause, shall be nominated at the request of either party by the [President for the time being of the Institute of Chartered Accountants in England and Wales], and the parties shall co-operate and use their reasonable endeavours to agree the terms of appointment with the Independent Expert as soon as reasonably possible and if terms cannot be agreed within [10] Business Days from the date of nomination, then either party may request the [President for the time being of the Institute of Chartered Accountants in England and Wales] to nominate another Independent Expert and this 
                    <internal.reference refid="a577218">clause 10.6</internal.reference>
                     shall apply as if that person was the person first nominated under this 
                    <internal.reference refid="a577218">clause 10.6</internal.reference>
                    ;
                  </paratext>
                </para>
                <drafting.note id="a264252" jurisdiction="">
                  <head align="left" preservecase="true">
                    <headtext>Appointment of independent firm</headtext>
                  </head>
                  <division id="a000102" level="1">
                    <para>
                      <paratext>
                        Following the Court of Appeal decision in
                        <ital> </ital>
                        <link href="https://uk.practicallaw.thomsonreuters.com/Document/IF3B5E7F0C66E11DDAEA8E568DA3AD7D3/View/FullText.html?transitionType=Default&amp;amp;contextData=(sc.Default)" style="ACTLinkURL">
                          <ital>Cream Holdings</ital>
                        </link>
                        , and the subsequent High Court judgment in 
                        <link href="https://uk.practicallaw.thomsonreuters.com/Document/IC1EF9680EBB011DFABCFA6C4D4EC48DA/View/FullText.html?transitionType=Default&amp;amp;contextData=(sc.Default)" style="ACTLinkURL">
                          <ital>Cream Holdings Ltd and others v Davenport [2010] EWHC 3096 (Ch)</ital>
                        </link>
                         (
                        <ital>Cream Holdings No. 2</ital>
                        ), it is unlikely that the appointment of an expert will be considered complete unless and until all parties and the expert have reached agreement on the terms of the expert's engagement. This is, in part, because an expert is unlikely to be willing to accept an appointment unless and until its terms of appointment (addressing, among other things, the payment of its fees, and exclusions and limitations of liability) have been agreed. A potential problem can therefore arise where one party refuses to engage in the process of negotiating and agreeing the expert's terms of appointment or is otherwise uncooperative, as in the 
                        <ital>Cream Holdings</ital>
                         case. In 
                        <ital>Cream Holdings No. 2</ital>
                        , both the High Court and the Court of Appeal (
                        <ital>[2011] EWCA Civ 1287</ital>
                        ) agreed that the parties had an implied obligation to co-operate in respect of the expert determination process and not to unreasonably withhold their consent to the appointment of the expert. To avoid any dispute about the parties' duties in respect of the expert's terms of appointment however, it is probably advisable to include an express obligation to co-operate, in the expert determination clause.
                      </paratext>
                    </para>
                    <para>
                      <paratext>
                        Whilst the above provision includes an obligation to use reasonable endeavours to agree to terms, there is a risk that such provision could be unenforceable (see 
                        <link href="6-380-0482#a772728" style="ACTLinkPLCtoPLC">
                          <ital>Practice note, Best or reasonable endeavours?: Certainty</ital>
                        </link>
                        ). Consider including parameters as to the agreement that the parties are prepared to accept, for example, the fees that they are prepared to pay, in order to increase the chance of the obligation being enforceable.
                      </paratext>
                    </para>
                    <para>
                      <paratext>
                        For further information on expert determination, see 
                        <link href="8-107-4185" style="ACTLinkPLCtoPLC">
                          <ital>Practice note, Expert determination</ital>
                        </link>
                        .
                      </paratext>
                    </para>
                  </division>
                </drafting.note>
              </subclause2>
              <subclause2 id="a433615">
                <identifier>(b)</identifier>
                <para>
                  <paratext>neither party shall unreasonably withhold its agreement to the terms of appointment proposed by the Independent Expert or the other party;</paratext>
                </para>
              </subclause2>
              <subclause2 id="a776453">
                <identifier>(c)</identifier>
                <para>
                  <paratext>each party shall co-operate with the Independent Expert and shall give the Independent Expert reasonable access to any documents, books and records in that party's possession or under its control that the Independent Expert may reasonably require for the purpose of making its determination;</paratext>
                </para>
              </subclause2>
              <subclause2 id="a309065">
                <identifier>(d)</identifier>
                <para>
                  <paratext>the parties shall be entitled to make submissions to the Independent Expert [including oral submissions] and each party shall, with reasonable promptness, supply the other party with all such information and access to its documents, books and records as the other party may reasonably require in order to make a submission to the Independent Expert in accordance with this clause;</paratext>
                </para>
              </subclause2>
              <subclause2 id="a71748">
                <identifier>(e)</identifier>
                <para>
                  <paratext>
                    to the extent not provided for in this 
                    <internal.reference refid="a577218">clause 10.6</internal.reference>
                    , the Independent Expert may in its reasonable discretion determine such other procedures to assist with the conduct of its determination as it considers just or appropriate;
                  </paratext>
                </para>
              </subclause2>
              <subclause2 id="a334101">
                <identifier>(f)</identifier>
                <para>
                  <paratext>unless otherwise agreed by the parties, the Independent Expert shall be required to make its determination in writing (including reasons for its determination) and to provide a copy to each party [as soon as reasonably practicable and in any event] within [30] Business Days of its appointment;</paratext>
                </para>
              </subclause2>
              <subclause2 id="a219143">
                <identifier>(g)</identifier>
                <para>
                  <paratext>the Independent Expert shall act as an expert and not as an arbitrator;</paratext>
                </para>
              </subclause2>
              <subclause2 id="a98106">
                <identifier>(h)</identifier>
                <para>
                  <paratext>save in the event of manifest error or fraud, the Independent Expert's determination of any matters referred to it under this clause shall be final and binding on the parties;</paratext>
                </para>
              </subclause2>
              <subclause2 id="a195638">
                <identifier>(i)</identifier>
                <para>
                  <paratext>
                    the parties shall act reasonably and co-operate to give effect to the provisions of this 
                    <internal.reference refid="a577218">clause 10.6</internal.reference>
                     and shall not do anything to hinder the Independent Expert or prevent it from making its determination; and
                  </paratext>
                </para>
              </subclause2>
              <subclause2 id="a171553">
                <identifier>(j)</identifier>
                <para>
                  <paratext>
                    each party shall bear its own costs incurred in connection with the Independent Expert's determination pursuant to this 
                    <internal.reference refid="a577218">clause 10.6</internal.reference>
                    . The Independent Expert's fees and any costs or expenses incurred in making its determination shall be borne [equally] between the Buyer and the Seller, or in such other proportions as the Independent Expert may direct.
                  </paratext>
                </para>
                <drafting.note id="a964135" jurisdiction="">
                  <head align="left" preservecase="true">
                    <headtext>Independent expert's costs</headtext>
                  </head>
                  <division id="a000103" level="1">
                    <para>
                      <paratext>This clause deals with the allocation of costs incurred in appointing an independent expert, and provides for those costs to be shared equally unless the expert directs otherwise. However, the parties should consider whether this approach is appropriate in the circumstances. For instance:</paratext>
                    </para>
                    <list type="bulleted">
                      <list.item>
                        <para>
                          <paratext>
                            Should the parties' respective contributions depend on the outcome of the independent expert's decision? Should the party whose calculation of the payment under 
                            <internal.reference refid="a401644">clause 10</internal.reference>
                             is farthest from the expert's determination pay all or a greater proportion of the associated costs, fees and expenses?
                          </paratext>
                        </para>
                      </list.item>
                      <list.item>
                        <para>
                          <paratext>Should the parties split the costs in all scenarios?</paratext>
                        </para>
                      </list.item>
                      <list.item>
                        <para>
                          <paratext>Should the independent expert have the power to award costs?</paratext>
                        </para>
                      </list.item>
                    </list>
                    <para>
                      <paratext>
                        For further information on providing for how the costs of an expert will be borne, see 
                        <link href="8-107-4185#a153883" style="ACTLinkPLCtoPLC">
                          <ital>Practice note, Expert determination: Fees and Costs</ital>
                        </link>
                        .
                      </paratext>
                    </para>
                  </division>
                </drafting.note>
              </subclause2>
            </subclause1>
          </clause>
          <clause id="a493498">
            <identifier>11.</identifier>
            <head align="left" preservecase="true">
              <headtext>Liabilities of the Seller and the Buyer</headtext>
            </head>
            <subclause1 condition="optional" id="a606947">
              <identifier>11.1</identifier>
              <para>
                <paratext>The Buyer shall:</paratext>
              </para>
              <subclause2 id="a532178">
                <identifier>(a)</identifier>
                <para>
                  <paratext>with effect from the Effective Time, assume responsibility for the payment and performance of the Assumed Liabilities [and shall pay or perform the Assumed Liabilities in accordance with practice similar to the present performance of the Seller in the payment or, as the case may be, the performance of the Assumed Liabilities]; and</paratext>
                </para>
              </subclause2>
              <subclause2 id="a756486">
                <identifier>(b)</identifier>
                <para>
                  <paratext>use all reasonable endeavours to procure the cancellation of those securities or guarantees given in respect of the Assumed Liabilities by a member of the Seller Group which have been expressly specified in the Disclosure Letter;</paratext>
                </para>
              </subclause2>
              <subclause2 id="a820970">
                <identifier>(c)</identifier>
                <para>
                  <paratext>
                    indemnify the Seller against all Losses suffered or incurred by the Seller arising out of or in connection with the Buyer's failure to comply with this 
                    <internal.reference refid="a493498">clause 11</internal.reference>
                    .
                  </paratext>
                </para>
                <drafting.note id="a75196" jurisdiction="">
                  <head align="left" preservecase="true">
                    <headtext>Assumption of Liabilities</headtext>
                  </head>
                  <division id="a000104" level="1">
                    <para>
                      <paratext>
                        This 
                        <internal.reference refid="a606947">clause 11.1</internal.reference>
                         is optional and only relevant if there are to be assumed liabilities. It provides that, with effect from the transfer date, the buyer will assume responsibility for, and indemnify the seller in respect of, the Assumed Liabilities. The purpose of the wording in square brackets in 
                        <internal.reference refid="a532178">clause 11.1(a)</internal.reference>
                         is to ensure that the buyer is not required to pay or perform the assumed liabilities in a manner more rigorous than the seller had previously been doing. For example, if the seller's practice was to pay debts after 60 days, it avoids the seller requiring them to be paid in 30 days should the relevant contract be vague on the time of payment. If the seller's practice is more rigorous than legally required, the buyer should consider deleting these words.
                      </paratext>
                    </para>
                    <para>
                      <paratext>
                        Note that liabilities under business contracts are dealt with under 
                        <internal.reference refid="a227733">clause 16</internal.reference>
                         and periodical liabilities (such as utilities) are dealt with under the apportionment provisions at 
                        <internal.reference refid="a401644">clause 10</internal.reference>
                         and so do not need to be included here.
                      </paratext>
                    </para>
                  </division>
                </drafting.note>
              </subclause2>
            </subclause1>
            <subclause1 id="a79518">
              <identifier>11.2</identifier>
              <para>
                <paratext>Nothing in this agreement shall pass to the Buyer, or shall be construed as acceptance by the Buyer of, any liability, debt or other obligation of the Seller (whether accrued, absolute, contingent, known or unknown) for anything done or omitted to be done before the Effective Time in the course of or in connection with the Business or the Assets [(save to the extent that any such liability is included in the Assumed Liabilities)] and the Seller shall:</paratext>
              </para>
              <subclause2 id="a510731">
                <identifier>(a)</identifier>
                <para>
                  <paratext>indemnify the Buyer against all Losses suffered or incurred by the Buyer, including the Excluded Liabilities, arising out of or in connection with any such thing; and</paratext>
                </para>
              </subclause2>
              <subclause2 id="a1034116">
                <identifier>(b)</identifier>
                <para>
                  <paratext>perform any obligation falling due for performance or which should have been performed before the Effective Time, including the Excluded Liabilities.</paratext>
                </para>
                <drafting.note id="a799755" jurisdiction="">
                  <head align="left" preservecase="true">
                    <headtext>No liabilities to transfer save as expressly stated</headtext>
                  </head>
                  <division id="a000105" level="1">
                    <para>
                      <paratext>
                        The purpose of this clause is to expressly state the intention of the parties, namely that the buyer is not liable for anything that the seller has done, nor for any of its liabilities, prior to completion. The seller undertakes to indemnify the buyer in respect of all obligations and liabilities of the seller (other than the assumed liabilities) arising in connection with the business (
                        <internal.reference refid="a510731">Clause 11.2(a)</internal.reference>
                        ) and to perform any such liabilities (including any excluded liabilities) which should have been performed prior to completion.
                      </paratext>
                    </para>
                    <para>
                      <paratext>
                        The indemnity in this clause is broadly worded and, as with any indemnity, the party giving it should give careful thought as to what is included. For example, environmental liabilities that arise after completion but that relate to the period before completion could constitute Excluded Liabilities. If there is any specific concern about environmental liabilities, it is probably best that these be specifically addressed directly in the asset purchase agreement and/or in an environmental deed of indemnity. An environmental deed of indemnity would usually include specific limitations, whereas there are no limitations on the indemnity given in clause 11.2 (see 
                        <internal.reference refid="a356412">clause 8</internal.reference>
                         and definition of 
                        <internal.reference refid="a928152">Claim</internal.reference>
                        ). A point to bear in mind in respect of an indemnity that could have the effect of apportioning liability for contaminated land under Part 2A of the 
                        <link href="6-506-6083" style="ACTLinkPLCtoPLC">
                          <ital>Environmental Protection Act 1990</ital>
                        </link>
                         is that the regulator will follow that allocation rather than apply the statutory regime (this is called an "agreement for liabilities" under the contaminated land regime). However, note that the provisions in the contaminated land regime on agreements for liability require a party to be able to produce a copy of the agreement to the regulator, so any such allocation may need to be carved out of any confidentiality obligations in the asset purchase agreement. For more information, see 
                        <link href="0-505-8665" style="ACTLinkPLCtoPLC">
                          <ital>Standard clauses, Clauses to allocate environmental liability on sale of land</ital>
                        </link>
                         and 
                        <link href="2-205-5754" style="ACTLinkPLCtoPLC">
                          <ital>Environmental issues in transactions toolkit: Asset purchases</ital>
                        </link>
                        .
                      </paratext>
                    </para>
                  </division>
                </drafting.note>
              </subclause2>
            </subclause1>
            <subclause1 id="a291097">
              <identifier>11.3</identifier>
              <para>
                <paratext>The Seller agrees with the Buyer that it will, in accordance with its normal practice, pay, satisfy or discharge all debts, liabilities and obligations relating in any way to the Business which are not expressly assumed by the Buyer under this agreement. If the Buyer becomes aware that the Seller has failed to discharge any such liabilities and believes that this failure may damage the goodwill of the Business as carried on by the Buyer after the Effective Time, it may give notice of that fact to the Seller. If the Seller does not provide evidence that the liability in question is disputed on reasonable grounds in a form reasonably satisfactory to the Buyer, the Buyer may satisfy such liability on the Seller's behalf and shall be entitled to immediate reimbursement from the Seller of the amount paid by the Buyer.</paratext>
              </para>
            </subclause1>
          </clause>
          <clause id="a405773">
            <identifier>12.</identifier>
            <head align="left" preservecase="true">
              <headtext>Value added tax</headtext>
            </head>
            <drafting.note id="a244326" jurisdiction="">
              <head align="left" preservecase="true">
                <headtext>Value added tax</headtext>
              </head>
              <division id="a000106" level="1">
                <para>
                  <paratext>
                    A sale of assets is subject to VAT unless a particular asset is exempt (for example, certain types of land and buildings). However, no VAT is chargeable on the supply by a person of assets of the business where that business is transferred as a going concern within the meaning of 
                    <link href="9-508-2213" style="ACTLinkPLCtoPLC">
                      <ital>article 5</ital>
                    </link>
                     of the 
                    <link href="3-508-1221" style="ACTLinkPLCtoPLC">
                      <ital>VAT (Special Provisions) Order 1995 (SI 1995/1268)</ital>
                    </link>
                     (Article 5).
                  </paratext>
                </para>
                <para>
                  <paratext>If the conditions of Article 5 are satisfied, relief from the VAT charge, known as TOGC relief, will apply.</paratext>
                </para>
                <para>
                  <paratext>Broadly, Article 5 provides for TOGC relief where:</paratext>
                </para>
                <list type="bulleted">
                  <list.item>
                    <para>
                      <paratext>
                        The seller is a taxable person. Strictly, the seller is not required to be VAT registered but if the seller is not (and will not become liable to be registered as a result of the transfer) it is difficult to see what VAT implications arise from the transfer (see 
                        <link href="7-519-5485" style="ACTLinkPLCtoPLC">
                          <ital>Ask PLC, If the seller is not registered for VAT, can a transfer still be a TOGC?</ital>
                        </link>
                        )
                      </paratext>
                    </para>
                  </list.item>
                  <list.item>
                    <para>
                      <paratext>The business (or part of it) is transferred as a going concern.</paratext>
                    </para>
                  </list.item>
                  <list.item>
                    <para>
                      <paratext>The buyer intends to use the assets that are being transferred in carrying on the same kind of business as was carried on by the seller.</paratext>
                    </para>
                  </list.item>
                  <list.item>
                    <para>
                      <paratext>If the seller is registered for VAT or liable to be registered, the buyer is already, or immediately becomes as a result of the transfer, registered or liable to be registered.</paratext>
                    </para>
                  </list.item>
                  <list.item>
                    <para>
                      <paratext>If only part of the business is transferred, that part is capable of separate operation.</paratext>
                    </para>
                  </list.item>
                  <list.item>
                    <para>
                      <paratext>If commercial property is being transferred which is either "new" or uncompleted, or which is subject to an option to tax made by the seller (or a relevant associate of the seller), the buyer opts to tax the property and notifies HMRC of that option before the relevant date.</paratext>
                    </para>
                  </list.item>
                  <list.item>
                    <para>
                      <paratext>
                        If the transfer includes new (less than three years old) land and buildings or unfinished buildings for which the seller has opted to tax, TOGC relief will only be available if the buyer's option to tax will not be disapplied and the buyer notifies the seller that his option to tax will not be disapplied on or before the date of the supply (see 
                        <link href="2-107-3546#a647399" style="ACTLinkPLCtoPLC">
                          <ital>clause 12.4</ital>
                        </link>
                        ).
                      </paratext>
                    </para>
                  </list.item>
                </list>
                <para>
                  <paratext>
                    If these conditions are met, the sale is not "exempt" for VAT purposes. Instead, the sale is treated as being neither a supply of goods nor a supply of services. For more information about TOGC relief, see 
                    <link href="1-367-0973#a752224" style="ACTLinkPLCtoPLC">
                      <ital>Practice note, Asset purchases: tax issues for buyer and seller: VAT on the asset purchase</ital>
                    </link>
                    <ital>.</ital>
                  </paratext>
                </para>
              </division>
            </drafting.note>
            <subclause1 id="a886433">
              <identifier>12.1</identifier>
              <para>
                <paratext>All sums payable, or consideration given, by:</paratext>
              </para>
              <subclause2 id="a505652">
                <identifier>(a)</identifier>
                <para>
                  <paratext>the Buyer under this agreement are exclusive of VAT and the Buyer shall in addition pay an amount equal to any VAT chargeable on those sums or consideration; and</paratext>
                </para>
              </subclause2>
              <subclause2 id="a320025">
                <identifier>(b)</identifier>
                <para>
                  <paratext>the Seller under this agreement are exclusive of VAT and the Seller shall in addition pay an amount equal to any VAT chargeable on those sums or consideration.</paratext>
                </para>
                <drafting.note id="a761075" jurisdiction="">
                  <head align="left" preservecase="true">
                    <headtext>Price exclusive of VAT</headtext>
                  </head>
                  <division id="a000107" level="1">
                    <para>
                      <paratext>This is a general VAT exclusive provision, which makes it clear that the purchase price (and any other consideration) is exclusive of any VAT payable and that the buyer must also pay an amount equal to any VAT that is chargeable. Even though the buyer and seller expect the sale and purchase to be treated as a TOGC, the seller will want the right to pass on to the buyer any VAT that is properly payable.</paratext>
                    </para>
                    <para>
                      <paratext>
                        If TOGC relief is not available, the buyer will be able to recover any VAT charged if it uses the business and assets acquired in making only taxable supplies (
                        <ital>Customs and Excise Commissioners v UBAF Bank Ltd [1996] S.T.C. 372</ital>
                        ). Therefore, the buyer would only suffer a cash-flow cost. However, if TOGC relief is not available and real property is one of the assets transferred, the buyer will incur an additional stamp duty land tax (SDLT) cost if VAT is chargeable on the portion of the price attributable to the real property (for example, because the seller has exercised the option to tax in relation to the real property).
                      </paratext>
                    </para>
                    <para>
                      <paratext>
                        If TOGC relief is not available and the business and assets are used to make exempt supplies (for example, the business is a banking or insurance business), all or part of the VAT charged will be a real cost to the buyer. Occasionally, a buyer might suggest that a VAT inclusive provision (rather than a VAT exclusive provision) should be included in the agreement. This will rarely be acceptable to a seller. In practice, if there is doubt about whether TOGC relief is available and VAT charged would be a real cost to the buyer, the parties may decide to apply to HMRC for a ruling that TOGC treatment will apply. See this 
                        <link href="5-528-0026" style="ACTLinkPLCtoPLC">
                          <ital>Ask, When will HMRC give TOGC rulings?</ital>
                        </link>
                        . If VAT is payable and the buyer is unable to recover it all as input tax, it directly affects the amount that the buyer pays and should be tackled before contract.
                      </paratext>
                    </para>
                    <para>
                      <paratext>The buyer does not usually make any supplies to the seller under an asset purchase agreement, but this can arise. If it does, this clause allows the buyer to add VAT.</paratext>
                    </para>
                  </division>
                </drafting.note>
              </subclause2>
            </subclause1>
            <subclause1 id="a444454">
              <identifier>12.2</identifier>
              <para>
                <paratext>The Seller and the Buyer intend that article 5 of the Value Added Tax (Special Provisions) Order 1995 (SI 1995/1268) shall apply to the sale of the Assets under this agreement and agree to use all reasonable endeavours to secure that the sale is treated as neither a supply of goods nor a supply of services under that article [but neither the Seller nor the Buyer shall be required to make any appeal to any tribunal or court against any determination by HMRC that the sale, or any part, shall not be treated as such].</paratext>
              </para>
              <drafting.note id="a739712" jurisdiction="">
                <head align="left" preservecase="true">
                  <headtext>Reasonable endeavours to ensure TOGC</headtext>
                </head>
                <division id="a000108" level="1">
                  <para>
                    <paratext>
                      This states that both parties will use all reasonable endeavours to ensure that TOGC treatment applies. For information on the requirements that need to be satisfied for TOGC relief to apply, see 
                      <link anchor="co_anchor_a752224" href="https://uk.practicallaw.thomsonreuters.com/1-367-0973?originationContext=document&amp;amp;transitionType=DocumentItem&amp;amp;contextData=(sc.Default)&amp;amp;comp=pluk" style="ACTLinkURL">
                        <ital>Practice notes, Asset purchases: tax issues for buyer and seller: VAT on the asset purchase</ital>
                      </link>
                       and 
                      <link href="https://uk.practicallaw.thomsonreuters.com/2-107-4895?originationContext=document&amp;amp;transitionType=DocumentItem&amp;amp;contextData=(sc.Default)" style="ACTLinkURL">
                        <ital>VAT and property: transferring a business as a going concern</ital>
                      </link>
                      . This clause may impose obligations on the buyer to be registered for VAT and to use the assets to carry on the same kind of business as that carried on by the seller. However, the seller will usually require express warranties and undertakings on these issues from the buyer (see 
                      <internal.reference refid="a647399">clause 12.4</internal.reference>
                      ). The seller may, in turn, be obliged to actually transfer a going concern and, if there is real property, tell the buyer whether VAT would be chargeable on the real property if TOGC relief were not available. However, the buyer will usually require express warranties on these issues from the seller (see 
                      <internal.reference refid="a54351">paragraph 4</internal.reference>
                      ).
                    </paratext>
                  </para>
                  <para>
                    <paratext>If non-TOGC treatment would not be costly (in the form of significant VAT and SDLT), the parties may wish to include the words in brackets to make it clear that this clause does not require an appeal against HMRC to be made (with the attendant costs of litigation).</paratext>
                  </para>
                </division>
              </drafting.note>
            </subclause1>
            <subclause1 id="a1035971">
              <identifier>12.3</identifier>
              <para>
                <paratext>If HMRC, at any time, determines in writing that VAT is payable on the sale of all or some of the Assets, the Seller shall promptly deliver to the Buyer a copy of that written determination and a proper VAT invoice in respect of the VAT payable and the Buyer shall within [five] days of the receipt of such determination and VAT invoice pay to the Seller a sum equal to:</paratext>
              </para>
              <subclause2 id="a684590">
                <identifier>(a)</identifier>
                <para>
                  <paratext>
                    the amount of VAT determined by HMRC to be chargeable[; and 
                    <bold>OR</bold>
                     .]
                  </paratext>
                </para>
              </subclause2>
              <subclause2 condition="optional" id="a601731">
                <identifier>(b)</identifier>
                <para>
                  <paratext>
                    any interest charged by HMRC due to late payment of such VAT to the extent that it results [solely] from a breach by the Buyer of any of its obligations under this 
                    <internal.reference refid="a405773">clause 12</internal.reference>
                    .
                  </paratext>
                </para>
                <drafting.note id="a547449" jurisdiction="">
                  <head align="left" preservecase="true">
                    <headtext>VAT payment if not a TOGC</headtext>
                  </head>
                  <division id="a000109" level="1">
                    <para>
                      <paratext>
                        This clause applies where, after completion, HMRC determines that the sale of the assets is not a TOGC and that the seller must account to HMRC for VAT. This clause obliges the seller to provide evidence that VAT is payable and a VAT invoice. It also provides for when the buyer must pay the VAT to the seller. In addition, 
                        <internal.reference refid="a601731">clause 12.3(b)</internal.reference>
                         requires the buyer to bear any interest the seller is charged by HMRC for late payment of VAT arising from a breach of any of the buyer's obligations under 
                        <internal.reference refid="a405773">clause 12</internal.reference>
                         (for example, the buyer does not use the assets to carry on the same kind of business as that carried on by the seller). The buyer may qualify that by accepting to meet the interest only where it arises solely from a breach by the buyer of its obligations.
                      </paratext>
                    </para>
                    <para>
                      <paratext>Occasionally, the buyer may be able to get the seller to agree that the buyer need only pay the VAT either when it has been paid to HMRC by the seller or when it has been recovered by the buyer as input tax. More usually, the buyer will be required to pay the VAT within a specified number of days of receipt of evidence that it is payable and a VAT invoice. After all, had it been known at completion that VAT was payable, completion would not have gone ahead without payment by the buyer. However, the following alternative clause 12.3 provides for payment dates more favourable to the buyer:</paratext>
                    </para>
                    <display.quote>
                      <para>
                        <paratext>"12.3 If HMRC, at any time, determines in writing that VAT is payable on the sale of all or some of the Assets, the Seller shall promptly deliver to the Buyer a copy of that written determination and a proper VAT invoice in respect of the VAT payable. Following receipt, the Buyer shall pay to the Seller a sum equal to the amount of VAT determined by HMRC to be chargeable [and any interest charged by HMRC due to late payment of such VAT to the extent that it results [solely] from a breach by the Buyer of any of its obligations under clause 1] immediately on:</paratext>
                      </para>
                    </display.quote>
                    <display.quote>
                      <para>
                        <paratext>(a) recovery of that VAT as input tax by the Buyer from HMRC; or</paratext>
                      </para>
                    </display.quote>
                    <display.quote>
                      <para>
                        <paratext>(b) payment of that VAT by the Seller to HMRC</paratext>
                      </para>
                    </display.quote>
                    <display.quote>
                      <para>
                        <paratext>
                          whichever is the [later 
                          <bold>OR</bold>
                           earlier]."
                        </paratext>
                      </para>
                    </display.quote>
                    <para>
                      <paratext>The first alternative (clause 12.3(a)) forces the seller to fund the cost of the VAT until it is recovered by the buyer. However, if the buyer is, for any reason, unable to recover all or part of the VAT, the seller will have no recourse to the buyer for the amount not recovered. The second alternative (clause 12.3(b)) provides for the VAT to be paid by the buyer once it has been paid to HMRC by the seller or (if later) on delivery to the buyer of a proper VAT invoice and a written determination from HMRC that VAT is payable (that is, TOGC relief does not apply).</paratext>
                    </para>
                    <para>
                      <paratext>Ordinarily, neither of these alternatives will be acceptable to a seller.</paratext>
                    </para>
                  </division>
                </drafting.note>
              </subclause2>
            </subclause1>
            <subclause1 id="a647399">
              <identifier>12.4</identifier>
              <para>
                <paratext>The Buyer:</paratext>
              </para>
              <subclause2 id="a528100">
                <identifier>(a)</identifier>
                <para>
                  <paratext>warrants to the Seller that it is registered for VAT purposes, or it has applied for registration for VAT purposes and requested an effective date on or before the Completion Date;</paratext>
                </para>
              </subclause2>
              <subclause2 id="a923308">
                <identifier>(b)</identifier>
                <para>
                  <paratext>
                    undertakes to the Seller that it will, on and immediately after Completion, use the Assets to carry on the same kind of business (whether or not as part of any existing business of the Buyer) as that carried on by the Seller in relation to the Assets before Completion[; 
                    <bold>OR</bold>
                     .]
                  </paratext>
                </para>
              </subclause2>
              <subclause2 condition="optional" id="a90372">
                <identifier>(c)</identifier>
                <para>
                  <paratext>undertakes to the Seller that, before the Completion Date, the Buyer will exercise the option to tax under Part 1 of Schedule 10 to the VATA 1994 in relation to [the Properties] and not less than [five] working days before the Completion Date produce to the Seller's Solicitors a certified copy of its notification and acknowledgement of receipt of notification from HMRC;</paratext>
                </para>
              </subclause2>
              <subclause2 condition="optional" id="a737681">
                <identifier>(d)</identifier>
                <para>
                  <paratext>
                    undertakes to the Seller that it will not revoke the option to tax described in 
                    <internal.reference refid="a90372">clause 12.4(c)</internal.reference>
                    ;
                  </paratext>
                </para>
              </subclause2>
              <subclause2 condition="optional" id="a283243">
                <identifier>(e)</identifier>
                <para>
                  <paratext>warrants to the Seller that article 5(2B) of the Value Added Tax (Special Provisions) Order 1995 does not apply to the Buyer.</paratext>
                </para>
                <drafting.note id="a817073" jurisdiction="">
                  <head align="left" preservecase="true">
                    <headtext>Buyer's warranties</headtext>
                  </head>
                  <division id="a000110" level="1">
                    <para>
                      <paratext>
                        This clause is designed to obtain the buyer's confirmation on various matters, over which the buyer has control, which need to be satisfied if TOGC relief is to apply. 
                        <internal.reference refid="a528100">clause 12.4(a)</internal.reference>
                         and 
                        <internal.reference refid="a923308">clause 12.4(b)</internal.reference>
                         are relevant to any business sale. 
                        <internal.reference refid="a90372">Clause 12.4(c)</internal.reference>
                         to 
                        <internal.reference refid="a283243">clause 12.4(e)</internal.reference>
                         are optional as they will only apply if one or more properties are being transferred and, absent TOGC relief, VAT would be chargeable on that part of the price apportioned to the property or properties.
                      </paratext>
                    </para>
                    <para>
                      <paratext>
                        If the seller gives the tax warranties in 
                        <internal.reference refid="a839722">paragraph 4.2</internal.reference>
                         and 
                        <internal.reference refid="a15532">paragraph 4.3</internal.reference>
                         without disclosure, the seller will not require the buyer to give the warranty and undertakings in 
                        <internal.reference refid="a90372">clause 12.4(c)</internal.reference>
                         to 
                        <internal.reference refid="a283243">clause 12.4(e)</internal.reference>
                        ).
                      </paratext>
                    </para>
                    <para>
                      <paratext>
                        For more information on the conditions that need to be satisfied, see 
                        <link href="2-107-4895" style="ACTLinkPLCtoPLC">
                          <ital>Practice note, VAT and property: transferring a business as a going concern</ital>
                        </link>
                        .
                      </paratext>
                    </para>
                  </division>
                </drafting.note>
              </subclause2>
            </subclause1>
            <subclause1 id="a492475">
              <identifier>12.5</identifier>
              <para>
                <paratext>The Seller and the Buyer do not intend to make a joint application to HMRC for the Buyer to be registered for VAT under the VAT registration number of the Seller, under regulation 6(1)(d) of the VAT Regulations 1995 (SI 1995/2518). Accordingly, the Seller shall:</paratext>
              </para>
              <subclause2 id="a678124">
                <identifier>(a)</identifier>
                <para>
                  <paratext>retain and preserve the VAT Records after Completion, for a period of not less than [six] years from Completion (or such longer period as may be required by law);</paratext>
                </para>
              </subclause2>
              <subclause2 id="a457861">
                <identifier>(b)</identifier>
                <para>
                  <paratext>make the VAT Records available to the Buyer or its agents for inspection (during normal business hours) or copying [(at the Buyer's expense)]; and</paratext>
                </para>
              </subclause2>
              <subclause2 id="a853070">
                <identifier>(c)</identifier>
                <para>
                  <paratext>give to the Buyer, in such form as the Buyer may reasonably require, such information contained in the VAT Records as the Buyer may reasonably specify.</paratext>
                </para>
                <drafting.note id="a650217" jurisdiction="">
                  <head align="left" preservecase="true">
                    <headtext>VAT Records</headtext>
                  </head>
                  <division id="a000111" level="1">
                    <para>
                      <paratext>Where a business is transferred as a going concern, the buyer and the seller may make a joint application for the buyer to take over the seller's VAT registration number. Where the seller will cease to carry on a business after completion (for example, its only business is the business transferred to the buyer), superficially, it may seem attractive or convenient for the buyer to take over the seller's VAT registration. However, if the buyer takes over the seller's VAT registration it will become jointly and severally liable for the seller's VAT obligations (including any pre-completion VAT liabilities that the seller may have). For this reason, it is rare for the buyer to take over the seller's VAT registration.</paratext>
                    </para>
                    <para>
                      <paratext>Where the buyer takes over the seller's VAT registration number, the seller is required to transfer the VAT records to the buyer (unless the seller obtains the permission of HMRC to retain them). If the buyer does not take over the seller's VAT registration number (the usual case), the seller will retain the records. However, the buyer will wish to ensure that it is able to obtain reasonable access to those records.</paratext>
                    </para>
                  </division>
                </drafting.note>
              </subclause2>
            </subclause1>
          </clause>
          <clause condition="optional" id="a727984">
            <identifier>13.</identifier>
            <head align="left" preservecase="true">
              <headtext>Indemnities</headtext>
            </head>
            <drafting.note id="a499414" jurisdiction="">
              <head align="left" preservecase="true">
                <headtext>Indemnities</headtext>
              </head>
              <division id="a000112" level="1">
                <para>
                  <paratext>An indemnity is a covenant to reimburse in respect of loss or damage arising from a particular cause. Indemnities can be used in asset purchase agreements where specific areas of risk have been identified, often through the disclosure process. Examples of their use in asset purchase agreements are:</paratext>
                </para>
                <list type="bulleted">
                  <list.item>
                    <para>
                      <paratext>In respect of litigation, actual or anticipated, which would affect any of the assets to be transferred or the goodwill of the business, where the outcome is unknown.</paratext>
                    </para>
                  </list.item>
                  <list.item>
                    <para>
                      <paratext>
                        In respect of employee-related liabilities (but see 
                        <internal.reference refid="a543365">Clause 14.2(j)</internal.reference>
                         below).
                      </paratext>
                    </para>
                  </list.item>
                  <list.item>
                    <para>
                      <paratext>In respect of environmental liabilities (but see under 'Negotiating and drafting issues: Buyer' below).</paratext>
                    </para>
                  </list.item>
                  <list.item>
                    <para>
                      <paratext>Missing documents of title.</paratext>
                    </para>
                  </list.item>
                </list>
                <division id="a000113" level="2">
                  <division id="a685273" level="3">
                    <head align="left" preservecase="true">
                      <headtext>Legal issues</headtext>
                    </head>
                    <list type="bulleted">
                      <list.item>
                        <para>
                          <paratext>Unlike warranty claims, there is no need for the indemnified party to establish the loss flowing directly from the circumstances which trigger the indemnity. It will normally be sufficient to establish that the complainant has suffered loss and that the circumstances giving rise to the loss are covered by the terms of the indemnity.</paratext>
                        </para>
                      </list.item>
                      <list.item>
                        <para>
                          <paratext>The measure of damages will normally be on a pound-for-pound basis and there may be no requirement for the indemnified party to mitigate its loss.</paratext>
                        </para>
                      </list.item>
                      <list.item>
                        <para>
                          <paratext>Indemnities need to be drafted with great care to ensure that they cover the liability or anticipated liability. They are normally construed against the person seeking to rely on them.</paratext>
                        </para>
                      </list.item>
                    </list>
                    <para>
                      <paratext>
                        For a further discussion on indemnities in this context, see 
                        <link href="2-107-3754" style="ACTLinkPLCtoPLC">
                          <ital>Practice note, Warranties and indemnities: acquisitions</ital>
                        </link>
                         and, on indemnities generally, see 
                        <link href="https://uk.practicallaw.thomsonreuters.com/Document/I88871a77976e11e698dc8b09b4f043e0/View/FullText.html" style="ACTLinkURL">
                          <ital>Practice note, Contracts: indemnities</ital>
                        </link>
                        .
                      </paratext>
                    </para>
                  </division>
                  <division id="a917934" level="3">
                    <head align="left" preservecase="true">
                      <headtext>Negotiating and drafting issues</headtext>
                    </head>
                  </division>
                  <division id="a176877" level="3">
                    <head align="left" preservecase="true">
                      <headtext>Buyer</headtext>
                    </head>
                    <list type="bulleted">
                      <list.item>
                        <para>
                          <paratext>Identify known or anticipated areas of risk and seek indemnity cover where possible, as this should facilitate ease of recovery.</paratext>
                        </para>
                      </list.item>
                      <list.item>
                        <para>
                          <paratext>
                            Although it would be possible for the parties to include environmental liabilities in the indemnity in clause 13.1, it is more common for environmental indemnities to be dealt with in a separate schedule to the agreement (see 
                            <link href="4-201-0726" style="ACTLinkPLCtoPLC">
                              <ital>Standard clause, Environmental indemnity: seller-friendly draft: asset purchase agreement</ital>
                            </link>
                             or 
                            <link href="6-518-0272" style="ACTLinkPLCtoPLC">
                              <ital>Standard clause, Environmental indemnity: negotiated draft: asset purchase agreement</ital>
                            </link>
                            ). However, there is no reason why an environmental indemnity could not be contained in a stand-alone agreement (such as a deed of environmental indemnity), in which case executed counterparts of the deed of indemnity should be a completion deliverable. For a discussion on the allocation of environmental liabilities, see 
                            <link anchor="a336464" href="1-603-3225" style="ACTLinkPLCtoPLC">
                              <ital>Practice note, Environmental issues in corporate transactions: Environmental risk allocation in a corporate transaction</ital>
                            </link>
                            . Note that, if a seller gives any indemnities, it will most likely look to expand at least some of the limitations in 
                            <internal.reference refid="a356412">clause 8</internal.reference>
                             to cover them.
                          </paratext>
                        </para>
                        <para>
                          <paratext>
                            The environmental indemnity in 
                            <link href="4-201-0726" style="ACTLinkPLCtoPLC">
                              <ital>Standard clause, Environmental indemnity: seller-friendly draft: asset purchase agreement</ital>
                            </link>
                             has been drafted primarily from the seller's point of view as usually it will be the seller who produces the first draft, as well as it being unlikely that a seller would agree to an environmental indemnity which is overly buyer-friendly. However, much will depend on the relative bargaining positions of the parties. For an environmental indemnity that seeks to represent both parties' interests in a balanced manner, see 
                            <link href="6-518-0272" style="ACTLinkPLCtoPLC">
                              <ital>Standard clause, Environmental indemnity: negotiated draft: asset purchase agreement</ital>
                            </link>
                            .
                          </paratext>
                        </para>
                        <para>
                          <paratext>
                            For a discussion on the allocation of health and safety liabilities in asset purchases, see 
                            <internal.reference refid="a790261">Drafting note, Legal issues</internal.reference>
                            , under 'Health and safety', and for an indemnity in respect of health and safety liabilities associated with the employees of the Business, see 
                            <internal.reference refid="a954339">clause 14.2</internal.reference>
                             of the standard document.
                          </paratext>
                        </para>
                      </list.item>
                    </list>
                    <list type="bulleted">
                      <list.item>
                        <para>
                          <paratext>The seller will want to have conduct of the defence of any third party claim that is likely to give rise to a liability for it under the indemnities. The buyer should try to resist this on the grounds that, after completion, the business will be under the control of the buyer and so the buyer should have conduct of third party claims, particularly where the third party is critical to the ongoing business. Nevertheless, as a compromise, the buyer may be willing to keep the seller informed of such proceedings and consult with the seller on a regular basis regarding any such claims, taking any reasonable views into account in the defence of such a claim. Any such compromise should be subject to the buyer being indemnified for its costs and such provisions should only be given insofar as they will not prejudice any insurance policy of the buyer or any member of its group. The following is an example of such a clause:</paratext>
                        </para>
                        <para>
                          <paratext>
                            "13.3As soon as reasonably practicable after the Buyer becomes aware of any claim made or threatened that will or may give rise to a claim under the indemnities set out in this clause 13 (
                            <bold>Relevant Claim</bold>
                            ), the Buyer shall notify the Seller of that Relevant Claim (indicating the nature of the allegations made). If the Seller is notified of a Relevant Claim made or threatened to be made against the Buyer [or a member of the Buyer's Group] (
                            <bold>Indemnified Party</bold>
                            ), the Seller shall promptly provide the Indemnified Party with such information and assistance as it may reasonably require in relation to such Relevant Claim.
                          </paratext>
                        </para>
                        <para>
                          <paratext>13.4Subject to being indemnified [and secured] to its reasonable satisfaction in respect thereof, and so far as permitted by any insurance policy of the Indemnified Party, the Buyer shall [or shall procure that [the relevant member of the Buyer Group shall]:</paratext>
                        </para>
                        <para>
                          <paratext>(a)at reasonable intervals keep the Seller informed of the progress of the Relevant Claim;</paratext>
                        </para>
                        <para>
                          <paratext>(b)provide the Seller with copies of such documentation relating to the Relevant Claim as the Seller may reasonably request;</paratext>
                        </para>
                        <para>
                          <paratext>(c)maintain reasonable consultation with the Seller regarding the Relevant Claim and take the Seller's views, insofar as they are reasonable, into account; and</paratext>
                        </para>
                        <para>
                          <paratext>(d)not compromise or settle such Relevant Claim without the prior written consent of the Seller (such consent not to be unreasonably withheld or delayed),</paratext>
                        </para>
                        <para>
                          <paratext>provided that nothing in this clause 13.4 shall prevent the Indemnified Party from settling, compromising or paying the Relevant Claim, or making any admission of liability in relation thereto, if the Buyer in good faith considers that a failure to do so would be contrary to its interest or would otherwise damage the goodwill attaching to the Business.</paratext>
                        </para>
                        <para>
                          <paratext>13.5Failure to notify the Seller under clause 13.3 shall not relieve the Seller from any liability under the indemnities set out in this clause 13 to the extent that the Seller is not prejudiced as a result thereof."</paratext>
                        </para>
                        <para>
                          <paratext>
                            For additional provisions concerning the conduct of claims, see 
                            <link href="6-200-3555" style="ACTLinkPLCtoPLC">
                              <ital>Standard clause, Seller's limitation of liability and conduct of claims: asset purchase agreement</ital>
                            </link>
                            .
                          </paratext>
                        </para>
                      </list.item>
                    </list>
                  </division>
                  <division id="a665627" level="3">
                    <head align="left" preservecase="true">
                      <headtext>Seller</headtext>
                    </head>
                    <list type="bulleted">
                      <list.item>
                        <para>
                          <paratext>Resist giving specific indemnities.</paratext>
                        </para>
                      </list.item>
                      <list.item>
                        <para>
                          <paratext>
                            Try to negotiate conduct of the defence of any third party claim which is also likely to give rise to a claim under an indemnity. Such a clause is included in 
                            <link href="6-200-3555" style="ACTLinkPLCtoPLC">
                              <ital>Standard clause, Seller's limitation of liability and conduct of claims: asset purchase agreement</ital>
                            </link>
                            . If the buyer will not hand over conduct of such claims, try to include a provision that requires the buyer to notify the seller of an indemnity claim and to keep the seller informed of the progress of the proceedings, and to consult with the seller and take into account its views in respect of such claims (
                            <ital>see above</ital>
                            ).
                          </paratext>
                        </para>
                      </list.item>
                      <list.item>
                        <para>
                          <paratext>
                            Increasingly, sellers are seeking to exclude their liability under the contaminated land regime. The regime provides for a "sold with information" exclusion test. Provided certain conditions are met, a seller may be able to exclude its liability for the clean-up of contamination under the regime by demonstrating that at the time of the sale the buyer was provided with information that would reasonably allow the buyer to be aware of the presence of contamination on the property. In such circumstances, the seller should consider including clauses such as those set out in 
                            <link href="0-505-8665" style="ACTLinkPLCtoPLC">
                              <ital>Standard clause, Clauses to allocate environmental liability on sale of land</ital>
                            </link>
                             in the standard document.
                          </paratext>
                        </para>
                      </list.item>
                      <list.item>
                        <para>
                          <paratext>
                            Consider whether the seller could be directly liable to third parties as well as to the purchaser under the indemnity in respect of the same liability. If this is the case, there is a possibility that the purchaser could recover from the seller under the indemnity before paying out to a third party (particularly if the word "liabilities" is included in the definition of "losses"). The seller will want to be sure that there is no possibility of paying out twice in respect of the same liability (under the indemnity and directly to the third party). This could happen if the buyer became insolvent between receiving payment from the seller under the indemnity but before paying the third party. In such scenario, the third party would pursue the seller for any shortfall if it also had a claim against the seller. For further information on this point, see 
                            <link href="4-576-4326" style="ACTLinkPLCtoPLC">
                              <ital>Legal update, High Court considers claims under an indemnity for sums not yet paid out</ital>
                            </link>
                            .
                          </paratext>
                        </para>
                      </list.item>
                    </list>
                  </division>
                </division>
              </division>
            </drafting.note>
            <subclause1 id="a69883">
              <para>
                <paratext>The Seller shall indemnify the Buyer against all Losses suffered or incurred by the Buyer arising out of or in connection with any of the following matters:</paratext>
              </para>
              <subclause2 id="a87851">
                <identifier>(a)</identifier>
                <para>
                  <paratext>[DESCRIPTION OF DISPUTE, ISSUE OR MATTER IN RESPECT OF WHICH INDEMNITY IS TO BE GIVEN]; and</paratext>
                </para>
              </subclause2>
              <subclause2 id="a1038488">
                <identifier>(b)</identifier>
                <para>
                  <paratext>[DESCRIPTION OF DISPUTE, ISSUE OR MATTER IN RESPECT OF WHICH INDEMNITY IS TO BE GIVEN].</paratext>
                </para>
              </subclause2>
            </subclause1>
          </clause>
          <clause id="a576131">
            <identifier>14.</identifier>
            <head align="left" preservecase="true">
              <headtext>The employees</headtext>
            </head>
            <drafting.note id="a156034" jurisdiction="">
              <head align="left" preservecase="true">
                <headtext>The employees</headtext>
              </head>
              <division id="a893045" level="1">
                <head align="left" preservecase="true">
                  <headtext>The effect of TUPE</headtext>
                </head>
                <para>
                  <paratext>
                    The standard document assumes that the transfer of employees of the business is regulated by 
                    <link href="2-505-5915" style="ACTLinkPLCtoPLC">
                      <ital>TUPE</ital>
                    </link>
                    ; however, the question of whether the transaction is subject to TUPE should be considered on an individual basis at the relevant time in accordance with the particular circumstances and the prevailing case law.
                  </paratext>
                </para>
                <para>
                  <paratext>If TUPE does apply, its effect is:</paratext>
                </para>
                <list type="bulleted">
                  <list.item>
                    <para>
                      <paratext>Special protection for employees against dismissal or detrimental changes in terms of employment on a TUPE transfer.</paratext>
                    </para>
                  </list.item>
                  <list.item>
                    <para>
                      <paratext>Automatic transfer of the employees to the buyer. The buyer is required to step into the shoes of the seller with regard to the employees and their terms of employment, except in relation to certain rights under occupational pension schemes.</paratext>
                    </para>
                  </list.item>
                  <list.item>
                    <para>
                      <paratext>An obligation on the seller to provide the buyer with certain information relating to the transferring employees (the "employee liability information").</paratext>
                    </para>
                  </list.item>
                  <list.item>
                    <para>
                      <paratext>The obligation for both parties to inform and consult with appropriate representatives of any affected employees (or the employees themselves, depending on the size of the business).</paratext>
                    </para>
                  </list.item>
                </list>
                <para>
                  <paratext>
                    For further information, see 
                    <link href="8-202-1704" style="ACTLinkPLCtoPLC">
                      <ital>Practice note, TUPE: overview</ital>
                    </link>
                     and for details of the liabilities that transfer, see 
                    <link href="6-200-2103" style="ACTLinkPLCtoPLC">
                      <ital>Checklist, Employee liabilities on a TUPE transfer</ital>
                    </link>
                    .
                  </paratext>
                </para>
                <para>
                  <paratext>
                    Any agreement which seeks to exclude or limit the operation of TUPE is null and void (
                    <link href="2-509-1372" style="ACTLinkPLCtoPLC">
                      <ital>regulation 18</ital>
                    </link>
                    <ital>, TUPE</ital>
                    ), but the agreement can be used to apportion liability in relation to the employees between the buyer and the seller.
                  </paratext>
                </para>
              </division>
            </drafting.note>
            <subclause1 id="a739390">
              <identifier>14.1</identifier>
              <para>
                <paratext>The parties agree that the sale and purchase pursuant to this agreement will constitute a relevant transfer for the purposes of TUPE and, accordingly, that it will not operate so as to terminate the contracts of employment of any of the Employees [or any collective agreements with trade unions recognised by the Seller in respect of the Employees]. Such contracts shall be transferred to the Buyer pursuant to TUPE with effect from the Effective Time.</paratext>
              </para>
            </subclause1>
            <subclause1 id="a954339">
              <identifier>14.2</identifier>
              <para>
                <paratext>The Seller undertakes to the Buyer:</paratext>
              </para>
              <subclause2 id="a702633">
                <identifier>(a)</identifier>
                <para>
                  <paratext>that it has complied with, and shall up to and including the Effective Time, comply with all of its obligations and those of any of its predecessors (whether or not legally binding or in respect of which it would be expected to comply by any regulatory or other body to which it is subject) due to or in connection with the Employees or any body representing them (or any of the said obligations the Seller would have had under or in connection with such contracts but for TUPE);</paratext>
                </para>
              </subclause2>
              <subclause2 id="a79258">
                <identifier>(b)</identifier>
                <para>
                  <paratext>that it has paid and shall pay all sums due to or in relation to the Employees up to and including the Effective Time (whether arising under common law, statute, equity or otherwise) including all salaries, wages, bonus or commission, expenses, holiday pay, National Insurance and pension contributions, liability to Taxation and other sums payable in respect of any period up to the Effective Time;</paratext>
                </para>
              </subclause2>
              <subclause2 id="a247580">
                <identifier>(c)</identifier>
                <para>
                  <paratext>that it has complied and shall comply in all respects with its obligations under regulation 11 of TUPE;</paratext>
                </para>
              </subclause2>
              <subclause2 id="a916763">
                <identifier>(d)</identifier>
                <para>
                  <paratext>that there are no sums owing to or from any Employee other than reimbursement of expenses for the current [PERIOD] and wages for the current salary period;</paratext>
                </para>
              </subclause2>
              <subclause2 id="a171290">
                <identifier>(e)</identifier>
                <para>
                  <paratext>that it has complied and shall comply in all respects with regulation 13 of TUPE and Part IV of TULRCA (and that it has provided and shall provide to the Buyer such information as the Buyer may request in writing in order to verify such compliance) [and that it has consented to, and co-operated with, pre-transfer consultation by the transferee in accordance with Part IV of TULRCA, if required];</paratext>
                </para>
              </subclause2>
              <subclause2 id="a410641">
                <identifier>(f)</identifier>
                <para>
                  <paratext>that it has not in the last [12] months altered and shall not alter (whether to take effect before, on or after the Effective Time) any of the terms of employment or engagement of any of the Employees (without the prior written consent of the Buyer);</paratext>
                </para>
              </subclause2>
              <subclause2 id="a771215">
                <identifier>(g)</identifier>
                <para>
                  <paratext>that it has not terminated and shall not terminate or take any steps to terminate (constructively or otherwise) the employment of any of the Employees (without the prior written consent of the Buyer);</paratext>
                </para>
              </subclause2>
              <subclause2 id="a345285">
                <identifier>(h)</identifier>
                <para>
                  <paratext>that it has not and shall not transfer any of the Employees so that they no longer work within the Business, it has not and shall not induce any Employee to resign their employment in the Business, and it has not and shall not agree to transfer any Employee from the Business (without the prior written consent of the Buyer);</paratext>
                </para>
              </subclause2>
              <subclause2 id="a652769">
                <identifier>(i)</identifier>
                <para>
                  <paratext>that it will not employ, engage or transfer any person who is not an Employee to work in the Business without the prior written consent of the Buyer; and</paratext>
                </para>
              </subclause2>
              <subclause2 id="a543365">
                <identifier>(j)</identifier>
                <para>
                  <paratext>to indemnify the Buyer against all Losses which the Buyer may suffer, sustain, incur, pay or be put to arising from:</paratext>
                </para>
                <subclause3 id="a1025905">
                  <identifier>(i)</identifier>
                  <para>
                    <paratext>
                      any failure by the Seller to comply with its obligations under this 
                      <internal.reference refid="a576131">clause 14</internal.reference>
                      ;
                    </paratext>
                  </para>
                </subclause3>
                <subclause3 id="a572424">
                  <identifier>(ii)</identifier>
                  <para>
                    <paratext>the employment of the Employees or the termination of their employment by the Seller [on or] before the Effective Time;</paratext>
                  </para>
                </subclause3>
                <subclause3 id="a745916">
                  <identifier>(iii)</identifier>
                  <para>
                    <paratext>any failure by the Seller [on or] before the Effective Time to comply with its legal obligations in respect of any of the Employees;</paratext>
                  </para>
                </subclause3>
                <subclause3 id="a756598">
                  <identifier>(iv)</identifier>
                  <para>
                    <paratext>the transfer to the Buyer, by virtue of TUPE, of the employment of any employee of the Seller other than the Employees;</paratext>
                  </para>
                </subclause3>
                <subclause3 id="a724554">
                  <identifier>(v)</identifier>
                  <para>
                    <paratext>any act or omission before the Effective Time which, by virtue of TUPE, is deemed to be an act or omission of the Buyer; and</paratext>
                  </para>
                </subclause3>
                <subclause3 id="a471731">
                  <identifier>(vi)</identifier>
                  <para>
                    <paratext>the Seller's failure to comply with its obligations under regulation 13 of TUPE.</paratext>
                  </para>
                  <drafting.note id="a87901" jurisdiction="">
                    <head align="left" preservecase="true">
                      <headtext>Seller's undertakings and indemnities</headtext>
                    </head>
                    <division id="a000114" level="1">
                      <division id="a810829" level="2">
                        <head align="left" preservecase="true">
                          <headtext>Clause 14.2(a)</headtext>
                        </head>
                        <para>
                          <paratext>
                            This clause confirms that the seller has complied with all legal obligations relating to the employees up to the effective time (see also the warranty at 
                            <internal.reference refid="a105143">paragraph 10.4(a)</internal.reference>
                             of Part 1 of Schedule 13). This would cover all obligations under the employees' contracts and any statutory obligations. For example, it could encompass the seller's obligations to carry out the necessary checks of original documents of all its employees to ensure that they have the necessary permission to work in the UK. However, note that the buyer will not be able to rely on the seller's immigration checks and will be required to carry out its own checks within 28 days of the transfer (see 
                            <link href="6-200-2155#a818046" style="ACTLinkPLCtoPLC">
                              <ital>Practice note, Employee due diligence issues on transactions: Immigration checks</ital>
                            </link>
                            ).
                          </paratext>
                        </para>
                      </division>
                      <division id="a790286" level="2">
                        <head align="left" preservecase="true">
                          <headtext>Clause 14.2(b)</headtext>
                        </head>
                        <para>
                          <paratext>
                            This clause confirms that the seller will pay all sums due in relation to the employees up to the effective time. There may, in practice, be payments that are made in relation to periods which are partly before and partly after the effective time. It is therefore normal to include an apportionment and prepayments clause (see 
                            <internal.reference refid="a401644">clause 10</internal.reference>
                            ).
                          </paratext>
                        </para>
                      </division>
                      <division id="a570023" level="2">
                        <head align="left" preservecase="true">
                          <headtext>Clause 14.2(c)</headtext>
                        </head>
                        <para>
                          <paratext>
                            <link href="4-507-2061" style="ACTLinkPLCtoPLC">
                              <ital>Regulation 11</ital>
                            </link>
                             of TUPE requires the seller to provide the buyer with certain information about the transferring employees (the "employee liability information") before the transfer takes place. For further information, see 
                            <link href="6-200-2155#a734951" style="ACTLinkPLCtoPLC">
                              <ital>Practice note, Employee due diligence issues on transactions: Asset purchases: "employee liability information"</ital>
                            </link>
                            .
                          </paratext>
                        </para>
                      </division>
                      <division id="a965232" level="2">
                        <head align="left" preservecase="true">
                          <headtext>Clause 14.2(e)</headtext>
                        </head>
                        <para>
                          <paratext>
                            <link href="6-509-0399" style="ACTLinkPLCtoPLC">
                              <ital>Regulation 13</ital>
                            </link>
                             of TUPE relates to the obligations of both the seller and buyer to inform and consult trade union or employee representatives. Where there are trade unions involved, there will normally be established channels of communication. In other circumstances, it may be necessary to elect employee representatives.
                          </paratext>
                        </para>
                        <para>
                          <paratext>
                            There are overlapping duties to inform and consult under TUPE and TULRCA where collective redundancies are proposed on a TUPE transfer, so TULRCA enables pre-transfer consultation by the transferee to count towards the collective redundancy requirements (see 
                            <link anchor="a854980" href="2-517-8681" style="ACTLinkPLCtoPLC">
                              <ital>Practice note, TUPE and collective redundancy consultation: dealing with the overlap: Dealing with the overlap between TUPE and TULRCA</ital>
                            </link>
                            ). The statutory framework for pre-transfer consultation requires the transferee to notify the transferor in writing of its election to consult transferring employees and for the transferor to agree to such election. The buyer may wish to consider including an undertaking from the seller that it will agree to pre-transfer consultation and co-operate with the transferee, if required.
                          </paratext>
                        </para>
                        <para>
                          <paratext>
                            Under 
                            <link href="9-508-1355" style="ACTLinkPLCtoPLC">
                              <ital>regulation 15(9)</ital>
                            </link>
                             of TUPE, the parties are jointly and severally liable in relation to a failure to inform and consult. For further information, see 
                            <link href="5-380-7945" style="ACTLinkPLCtoPLC">
                              <ital>Practice note, TUPE (6): obligations to inform and consult</ital>
                            </link>
                            .
                          </paratext>
                        </para>
                      </division>
                      <division id="a779605" level="2">
                        <head align="left" preservecase="true">
                          <headtext>Clause 14.2(j)</headtext>
                        </head>
                        <para>
                          <paratext>
                            In this clause, the seller indemnifies the buyer for various breaches or claims relating to the transfer of the employees. The buyer will want protection against liabilities that the seller may have incurred in relation to the employees in the period before the transfer that will automatically transfer to the buyer. For details of those liabilities which do and do not transfer to the buyer under TUPE, see 
                            <link href="6-200-2103" style="ACTLinkPLCtoPLC">
                              <ital>Checklist, TUPE: what transfers?</ital>
                            </link>
                            .
                          </paratext>
                        </para>
                        <para>
                          <paratext>
                            The indemnities are widely drafted from the buyer's perspective to try and capture all possible liabilities. For example, the seller is required to indemnify the buyer for breaches of any legal obligations in relation to the employees. Specific indemnities may be required to cover problem areas discovered in the course of due diligence or following disclosures against warranties. (See 
                            <link href="2-384-9857#a577804" style="ACTLinkPLCtoPLC">
                              <ital>Practice note, Asset purchase agreements: drafting and negotiating employment indemnities and warranties: Common indemnities sought by the buyer</ital>
                            </link>
                             for more details.)
                          </paratext>
                        </para>
                        <para>
                          <paratext>
                            A prospective seller is likely to find this clause onerous and require its deletion either in whole or in part. (See 
                            <link href="2-384-9857#a857180" style="ACTLinkPLCtoPLC">
                              <ital>Practice note, Asset purchase agreements: drafting and negotiating employment indemnities and warranties: Pro-seller negotiating points</ital>
                            </link>
                            .)
                          </paratext>
                        </para>
                      </division>
                      <division id="a330075" level="2">
                        <head align="left" preservecase="true">
                          <headtext>Negotiating and drafting issues</headtext>
                        </head>
                        <para>
                          <paratext>The parties may consider a number of other indemnities that will usually reflect the measures which may be taken (before or after the effective time) in relation to the transferring employees. For example, if redundancies are to occur before the transfer, then it may well be that the parties agree that the buyer will indemnify the seller in respect of claims arising out of such redundancies.</paratext>
                        </para>
                        <para>
                          <paratext>The buyer should consider defining liabilities covered by the indemnities given by the seller to include "liability arising from a settlement as well as a ruling or determination by an employment tribunal or court of competent jurisdiction". The purpose of this is to ensure the buyer is protected in respect of payments made in settlement of any relevant claims and not only where it incurs loss as a result of a judicial award.</paratext>
                        </para>
                        <division id="a220827" level="3">
                          <head align="left" preservecase="true">
                            <headtext>Buyer</headtext>
                          </head>
                          <para>
                            <paratext>
                              <bold>Equal Pay</bold>
                              . One specific area in which the buyer may want indemnity cover relates to equal pay. Where equal pay is a known risk (this may be the case particularly if the seller is or was in the public sector), the buyer should consider including a specific indemnity from the seller to protect it against liability for equal pay claims relating to the post-transfer period in light of the Court of Appeal's decision in 
                              <link href="D-000-0785" style="ACTLinkURL">
                                <ital>Gutridge and others v Sodexo Ltd and North Tees and Hartlepool NHS Foundation Trust [2009] IRLR 720</ital>
                              </link>
                               (see 
                              <link href="4-386-6148" style="ACTLinkPLCtoPLC">
                                <ital>Legal update, Equal pay claim must be brought within six months of a TUPE transfer</ital>
                              </link>
                              ). 
                              <ital>Sodexo</ital>
                               established the principle that any enhanced terms to which an employee would have been entitled under an equality clause at the date of the transfer, based on the terms and conditions of a comparator working for the transferor (the seller), survive the transfer even if the comparator still works for the transferor.
                            </paratext>
                          </para>
                          <para>
                            <paratext>There follows a sample indemnity which could be included as a new clause 14.2(j)(vii), with drafting points highlighted below:</paratext>
                          </para>
                          <display.quote>
                            <para>
                              <paratext>(vii) continuing liability for contravention of the Equal Pay Legislation resulting from a comparison of the terms and conditions of employment [on or] before the Effective Time of any [Employee] with the terms and conditions of employment [on or] before the Effective Time of any employee of the Seller who did not transfer to the Buyer [or of any Employee]."</paratext>
                            </para>
                          </display.quote>
                          <list type="bulleted">
                            <list.item>
                              <para>
                                <paratext>If this clause is used, an additional definition of "Equal Pay Legislation" should be included in the "Interpretation" section, as follows: "the Equal Pay Act 1970, the Sex Discrimination Act 1975, the Equality Act 2010, the Equal Pay Directive (Council Directive 75/117/EEC), the Equal Treatment Directive (Council Directive 76/207/EEC), and Article 157 of the Treaty on the Functioning of the European Union". (Article 157 of the Treaty on the Functioning of the European Union is the successor provision to Article 141 of the EC Treaty.)</paratext>
                              </para>
                            </list.item>
                            <list.item>
                              <para>
                                <paratext>
                                  <internal.reference refid="a369479">Clause 14.4</internal.reference>
                                   requires the seller to assist the buyer in relation to any claims made against it. Such assistance could include providing details of comparators' pay (subject to the seller's data protection obligations) to enable the buyer to defend any equal pay claims based on a comparison with the pay of the seller's employees.
                                </paratext>
                              </para>
                            </list.item>
                            <list.item>
                              <para>
                                <paratext>The buyer should consider providing a time limit so that the extent of its liability under this indemnity is limited in time.</paratext>
                              </para>
                            </list.item>
                            <list.item>
                              <para>
                                <paratext>
                                  The inclusion of the words "or of any Employee" at the end of the indemnity is advantageous to the buyer as it widens the scope of the indemnity beyond the specific 
                                  <ital>Sodexo</ital>
                                   issue so that the buyer is indemnified for continuing liability for all inherited pay inequality between the Employees (and not solely where the comparator remains employed by the seller, as in 
                                  <ital>Sodexo</ital>
                                  ). This is likely to be unacceptable to the seller.
                                </paratext>
                              </para>
                            </list.item>
                          </list>
                          <para>
                            <paratext>
                              Note that any cross-indemnity from the buyer to the seller in respect of losses suffered by the seller as a result of acts or omissions of the buyer should have carved out from it this 
                              <ital>Sodexo</ital>
                               indemnity.
                            </paratext>
                          </para>
                          <para>
                            <paratext>
                              <bold>Holiday pay. </bold>
                              In 
                              <link href="D-027-9557" style="ACTLinkURL">
                                <ital>Bear Scotland Ltd and others v Fulton and others [2015] IRLR 15</ital>
                              </link>
                              , the EAT held that workers are entitled to receive their "normal remuneration" during periods of annual leave derived from the 
                              <link href="8-509-0435" style="ACTLinkPLCtoPLC">
                                <ital>Working Time Directive (2003/88/EC)</ital>
                              </link>
                               (WTD). "Normal remuneration" for these purposes has been held to include commission, some overtime payments (whether guaranteed or non-guaranteed) and some allowances; essentially, any elements of pay that are intrinsically linked to the worker's performance. It is now clear that for the purposes of calculating statutory holiday pay under 
                              <link href="4-509-0437" style="ACTLinkPLCtoPLC">
                                <ital>regulation 13</ital>
                              </link>
                               of the 
                              <ital>Working Time Regulations 1998 (SI 1998/1833)</ital>
                               (that is, the basic minimum of four weeks' annual leave each year), these amounts should be included in holiday pay. In some instances, this will mean that workers could have suffered underpayments of holiday pay stretching back many years, and this liability will pass to the buyer under TUPE. Where the underpayments form a "series of deductions", such claims can be brought as unlawful deduction from wages claims under 
                              <link href="5-509-0427" style="ACTLinkPLCtoPLC">
                                <ital>section 13</ital>
                              </link>
                               of the Employment Rights Act 1996, provided that there is no gap of more than three months between deductions (see 
                              <link href="8-575-9728#a431719" style="ACTLinkPLCtoPLC">
                                <ital>Practice note, Q &amp; A: Lock, Bear Scotland and other holiday pay cases: Bear Scotland: what is a "series of deductions"?</ital>
                              </link>
                              ). On 1 July 2015 a new two-year backstop period was introduced for most unlawful deductions from wages claims which means that tribunals cannot consider deductions where the relevant date of payment was more than two years before the presentation of the complaint. This will limit the amount that can be claimed in respect of underpaid holiday pay, but this remains an area where there may be multiple claims, which may be difficult and costly to defend.
                            </paratext>
                          </para>
                          <para>
                            <paratext>
                              Any failure by the seller to pay statutory holiday pay in accordance with its obligations under the WTD should be captured by the existing indemnity in 
                              <internal.reference refid="a1025905">clause 14.2(j)(i)</internal.reference>
                               covering any failure to comply with its obligations under 
                              <internal.reference refid="a576131">clause 14</internal.reference>
                              , which contains a specific reference to holiday pay in 
                              <internal.reference refid="a79258">clause 14.2(b)</internal.reference>
                              . Nevertheless, where there is a concern that there may be latent claims for underpaid statutory holiday pay, the buyer may want to seek a more specific indemnity to cover such potential losses.
                            </paratext>
                          </para>
                          <para>
                            <paratext>There follows a sample indemnity which could be included as a new clause 14.2(j)(viii), with drafting points highlighted below:</paratext>
                          </para>
                          <display.quote>
                            <para>
                              <paratext>"(j) [to fully indemnify and hold the Buyer harmless against all Losses which the Buyer [or any of such owners] may suffer, sustain, incur, pay or be put to arising from or in connection with:]</paratext>
                            </para>
                          </display.quote>
                          <display.quote>
                            <para>
                              <paratext>(viii) the underpayment of salary or commissions or any other payment which is determined by a court or tribunal to have been payable during any period of annual leave taken by an Employee pursuant to the Working Time Directive in the period up to the date of Completion made on or before the sixth anniversary of the date of Completion."</paratext>
                            </para>
                          </display.quote>
                          <list type="bulleted">
                            <list.item>
                              <para>
                                <paratext>If this clause is used, an additional definition of "Working Time Directive" should be included in the "Interpretation" section, as follows: "Directive 2003/88/EC of the European Parliament and of the Council of 4 November 2003 concerning certain aspects of the organisation of working time."</paratext>
                              </para>
                            </list.item>
                            <list.item>
                              <para>
                                <paratext>
                                  In most cases, it will not be possible to bring claims for underpaid holiday pay in the civil courts (see 
                                  <link href="8-575-9728#a56942" style="ACTLinkPLCtoPLC">
                                    <ital>Practice note, Q &amp; A: Lock, Bear Scotland and other holiday pay cases: Can workers bring civil claims to avoid the three-month time limit?</ital>
                                  </link>
                                  ). A six year limitation period may therefore be rejected on the grounds that it is unrealistic, and this may need to be negotiated. In the light of the 
                                  <link href="2-594-1325" style="ACTLinkPLCtoPLC">
                                    <ital>Deduction from Wages (Limitation) Regulations 2014 (SI 2014/3322)</ital>
                                  </link>
                                  , a two year limit may be more appropriate, and still acceptable to the seller, provided the indemnity covers all holiday taken before Completion.
                                </paratext>
                              </para>
                            </list.item>
                            <list.item>
                              <para>
                                <paratext>
                                  It should be noted that the indemnity covers holiday actually taken before completion, which was not paid at the correct rate. With regard to holiday accrued but not yet taken, 
                                  <internal.reference refid="a401644">clause 10</internal.reference>
                                   provides that any liability will be borne by the seller in any event.
                                </paratext>
                              </para>
                            </list.item>
                          </list>
                        </division>
                        <division id="a643731" level="3">
                          <head align="left" preservecase="true">
                            <headtext>Seller</headtext>
                          </head>
                          <para>
                            <paratext>
                              As the provisions are drafted from the buyer's perspective, there are no cross-indemnities from the buyer. However, it is not unusual for sellers to seek indemnity protection from buyers. For a list of such common indemnities, see 
                              <link href="2-384-9857#a590147" style="ACTLinkPLCtoPLC">
                                <ital>Practice note, Asset purchase agreements: drafting and negotiating employment indemnities and warranties: Common indemnities sought by the seller</ital>
                              </link>
                              . Sample indemnity wording is suggested below:
                            </paratext>
                          </para>
                          <display.quote>
                            <para>
                              <paratext>"The Buyer shall indemnify the Seller against all Losses suffered or incurred by the Seller arising out of or connected to any of the following:</paratext>
                            </para>
                          </display.quote>
                          <display.quote>
                            <para>
                              <paratext>(i) the change in identity of the Employees' employer or any measures the Buyer may consider taking on or after the Effective Time, including claims for constructive dismissal or pursuant to regulations 4(9) or 4(11) of TUPE;</paratext>
                            </para>
                          </display.quote>
                          <display.quote>
                            <para>
                              <paratext>(ii) the Employees [being or] ceasing to be an employee of the Buyer after the [Effective Time]; and</paratext>
                            </para>
                          </display.quote>
                          <display.quote>
                            <para>
                              <paratext>(iii) any failure by the Buyer to comply with its obligations under regulation 13 of TUPE, including providing the Seller with such information as is necessary in order to allow it to perform its own obligations under regulation 13(2) of TUPE, and under section 188 of TULRCA."</paratext>
                            </para>
                          </display.quote>
                          <list type="bulleted">
                            <list.item>
                              <para>
                                <paratext>
                                  The seller may also want to consider including a provision requiring the buyer to offer a comparable share option scheme and other benefits to the employees. The seller may request this on behalf of the employees to improve its relations with the existing workforce and the transferring employees. The buyer is likely to resist this. While it may be under an obligation to provide comparable benefits (see 
                                  <link href="9-380-8518#a255156" style="ACTLinkPLCtoPLC">
                                    <ital>Practice note, TUPE (3): the automatic transfer principle: Profit share and share option schemes</ital>
                                  </link>
                                  ), it is preferable not to make this contractual.
                                </paratext>
                              </para>
                            </list.item>
                            <list.item>
                              <para>
                                <paratext>Whether any of these provisions are accepted will depend on the relative bargaining position of the parties.</paratext>
                              </para>
                            </list.item>
                          </list>
                        </division>
                      </division>
                    </division>
                  </drafting.note>
                </subclause3>
              </subclause2>
            </subclause1>
            <subclause1 id="a820686">
              <identifier>14.3</identifier>
              <para>
                <paratext>If any contract of employment or engagement or collective agreement not Disclosed to the Buyer has effect as if originally made between the Buyer and any person or body or their representatives as a result of the provisions of TUPE or otherwise:</paratext>
              </para>
              <subclause2 id="a532290">
                <identifier>(a)</identifier>
                <para>
                  <paratext>the Buyer may terminate such contract or agreement; and</paratext>
                </para>
              </subclause2>
              <subclause2 id="a397478">
                <identifier>(b)</identifier>
                <para>
                  <paratext>the Seller shall indemnify the Buyer against all Losses suffered or incurred by the Buyer arising out of or in connection with any of the following:</paratext>
                </para>
                <subclause3 id="a536335">
                  <identifier>(i)</identifier>
                  <para>
                    <paratext>such termination; or</paratext>
                  </para>
                </subclause3>
                <subclause3 id="a119764">
                  <identifier>(ii)</identifier>
                  <para>
                    <paratext>such contract or collective agreement before the Effective Time, if the Buyer does not terminate such contract or collective agreement.</paratext>
                  </para>
                  <drafting.note id="a1006494" jurisdiction="">
                    <head align="left" preservecase="true">
                      <headtext>"Woodwork" employees</headtext>
                    </head>
                    <division id="a000115" level="1">
                      <para>
                        <paratext>
                          This clause deals with the risk that there may be employees whose details are not disclosed to the buyer but who transfer to the buyer under 
                          <link href="2-505-5915" style="ACTLinkPLCtoPLC">
                            <ital>TUPE</ital>
                          </link>
                           (sometimes known as "wrong pocket" or "woodwork" employees). It provides that the buyer may dismiss such employees and the seller will indemnify the buyer in respect of any liabilities relating to those employees arising out of the termination or out of their employment before the transfer.
                        </paratext>
                      </para>
                      <para>
                        <paratext>
                          For more comprehensive provisions in relation to woodwork employees, see clause 2.2 to 2.7 of 
                          <link href="7-200-3908" style="ACTLinkPLCtoPLC">
                            <ital>Standard clause, Asset purchase agreement: employment provisions</ital>
                          </link>
                          .
                        </paratext>
                      </para>
                      <division id="a430107" level="2">
                        <head align="left" preservecase="true">
                          <headtext>Negotiating and drafting issues</headtext>
                        </head>
                        <division id="a540465" level="3">
                          <head align="left" preservecase="true">
                            <headtext>Seller</headtext>
                          </head>
                          <para>
                            <paratext>A prospective seller is likely to find this clause onerous.</paratext>
                          </para>
                        </division>
                      </division>
                    </division>
                  </drafting.note>
                </subclause3>
              </subclause2>
            </subclause1>
            <subclause1 id="a369479">
              <identifier>14.4</identifier>
              <para>
                <paratext>
                  Without prejudice to the other provisions of this 
                  <internal.reference refid="a576131">clause 14</internal.reference>
                  , the Seller shall, at its own expense, give the Buyer such assistance as the Buyer may reasonably require to contest any demand or claim by any person employed or engaged in the Business at or before the Effective Time or their representatives resulting from or in connection with this agreement, subject always to the Seller's obligations under the DPA 1998.
                </paratext>
              </para>
            </subclause1>
            <subclause1 id="a354753">
              <identifier>14.5</identifier>
              <para>
                <paratext>The Seller shall, on request by the Buyer and at the Seller's expense, provide to the Buyer such information or documents as the Buyer may reasonably require relating to the terms of employment, pension and life assurance arrangements, health benefits, welfare or any other matter concerning any of the Employees or any trade union, employee representative or body of employees or their representatives or relating to collective agreements or collective or individual grievances in the period before the Effective Time.</paratext>
              </para>
            </subclause1>
          </clause>
          <clause id="a78195">
            <identifier>15.</identifier>
            <head align="left" preservecase="true">
              <headtext>Pension scheme</headtext>
            </head>
            <drafting.note id="a238230" jurisdiction="">
              <head align="left" preservecase="true">
                <headtext>Pension scheme</headtext>
              </head>
              <division id="a000116" level="1">
                <para>
                  <paratext>
                    Delete this clause and 
                    <internal.reference refid="a180810">Schedule 14</internal.reference>
                     if there will not be a bulk transfer of accrued pension rights.
                  </paratext>
                </para>
                <para>
                  <paratext>
                    See the drafting note at the beginning of Schedule 14 headed 
                    <internal.reference refid="a674868">Pension transfer provisions</internal.reference>
                    <internal.reference refid="a269467"/>
                     and 
                    <link href="1-107-3542" style="ACTLinkPLCtoPLC">
                      <ital>Practice note, Pensions: asset purchases</ital>
                    </link>
                    .
                  </paratext>
                </para>
              </division>
            </drafting.note>
            <subclause1 id="a370636">
              <para>
                <paratext>
                  The Seller's Scheme shall be dealt with in accordance with the provisions of 
                  <internal.reference refid="a180810">Schedule 14</internal.reference>
                  .
                </paratext>
              </para>
            </subclause1>
          </clause>
          <clause id="a227733">
            <identifier>16.</identifier>
            <head align="left" preservecase="true">
              <headtext>The Business Contracts</headtext>
            </head>
            <drafting.note id="a155371" jurisdiction="">
              <head align="left" preservecase="true">
                <headtext>The Business Contracts</headtext>
              </head>
              <division id="a000117" level="1">
                <para>
                  <paratext>
                    The usual way of assigning the benefit of contractual rights is under 
                    <link href="2-505-5703" style="ACTLinkPLCtoPLC">
                      <ital>section 136</ital>
                    </link>
                     of the 
                    <link href="4-505-5702" style="ACTLinkPLCtoPLC">
                      <ital>Law of Property Act 1925</ital>
                    </link>
                     (a statutory assignment). By virtue of that section, an absolute assignment can be effected provided that the assignment is in writing, is of the entire benefit of the contract and written notice is given to the other contracting party. If any of these conditions is missing, the assignment cannot be a statutory assignment but may still stand as a perfectly good equitable assignment.
                  </paratext>
                </para>
                <para>
                  <paratext>The only significant practical difference between a legal and equitable assignment is that in the case of an equitable assignment the assignee cannot bring an action in his own name against the third party contractor, but must fall back on the rules governing equitable assignments and join the assignor as a party to the action. In some cases, of course, the contract may only be assignable with the consent of the other party.</paratext>
                </para>
                <para>
                  <paratext>
                    The standard document contains clauses specifically assigning the benefit of the seller's contracts to the buyer, thus amounting to a statutory assignment (provided that notice is also given to the other contracting party) and enabling the buyer to pursue an action in its own name. If assignment is not possible, or only possible with consent, the standard document provides that such contracts are held on trust pending the obtaining of formal consent to assign or novate (
                    <internal.reference refid="a650941">clause 16.4(b)</internal.reference>
                    ).
                  </paratext>
                </para>
                <para>
                  <paratext>The burden of a contract cannot be assigned. It may therefore be necessary to novate some contracts so that they can be performed by the buyer. This is, in effect, the rescission of one contract and the substitution of a new contract in which the same acts are to be performed, but by different parties.</paratext>
                </para>
                <para>
                  <paratext>
                    In certain cases, it will also be relevant for a buyer to consider whether it can enforce contracts under the 
                    <link href="9-505-5610" style="ACTLinkPLCtoPLC">
                      <ital>Contracts (Rights of Third Parties) Act 1999</ital>
                    </link>
                     (the 1999 Act). The 1999 Act broadly allows a person who is expressly named as having a benefit under a contract, or is of a class intended to benefit under it, to enforce that benefit even though not a party. The 1999 Act can also be excluded by the parties.
                  </paratext>
                </para>
                <para>
                  <paratext>
                    For an explanation of the legal considerations underlying clause 16, see 
                    <link href="9-107-3538#a1002764" style="ACTLinkPLCtoPLC">
                      <ital>Practice note, Asset purchase agreement: commentary: Debtors and creditors</ital>
                    </link>
                    . The wording of the clause is unlikely to be appropriate for licences of intellectual property (see 
                    <link href="9-107-3543" style="ACTLinkPLCtoPLC">
                      <ital>Practice note, Intellectual property: asset purchases</ital>
                    </link>
                    ).
                  </paratext>
                </para>
                <para>
                  <paratext>Obviously, where the target business is of a substantial size, seeking consent from every counterparty where consent is required to assign (in reality, most business contracts), would be a huge exercise. In practice, with all but the most important contracts, there will be no formal request (even if required by the contract) and the buyer will seek to continue to trade with the counterparty under the business name and will simply notify the counterparty of the change. A counterparty will often have no reason to object and business will continue post-completion as it did prior to completion with no formal consent having been obtained.</paratext>
                </para>
              </division>
            </drafting.note>
            <subclause1 id="a576654">
              <identifier>16.1</identifier>
              <para>
                <paratext>The Buyer undertakes to the Seller with effect from the Effective Time to assume the obligations and liabilities of the Seller under the Business Contracts [and the Buyer shall indemnify the Seller against all Losses suffered or incurred by the Seller in respect of the non-performance or defective or negligent performance by the Buyer of the Business Contracts after the Effective Time] provided that nothing in this agreement shall make the Buyer liable or in any way responsible for any Excluded Contract Liability.</paratext>
              </para>
              <drafting.note id="a804056" jurisdiction="">
                <head align="left" preservecase="true">
                  <headtext>Assumption of obligations</headtext>
                </head>
                <division id="a000118" level="1">
                  <para>
                    <paratext>
                      This is the place in the agreement where the buyer agrees to perform obligations under the business contracts, where the obligation exists as at the effective time, but the date for performance falls after the effective time. Where there has been any payment in respect of such performance prior to the effective time, this will be for the account of the buyer under the advance receipts provision at 
                      <internal.reference refid="a401644">clause 10</internal.reference>
                      .
                    </paratext>
                  </para>
                </division>
              </drafting.note>
            </subclause1>
            <subclause1 id="a466299">
              <identifier>16.2</identifier>
              <para>
                <paratext>If any person making payment after the Effective Time of any sum pursuant to a Business Contract (the benefit of which payment is in accordance with the terms of this agreement to accrue to the Buyer) shall claim any right of set-off or counterclaim in respect of any act or thing done or omitted to be done by the Seller [or any other member of the Seller Group] or [its OR their respective] employees, agents or sub-contractors before the Effective Time, the Seller shall immediately account to the Buyer, or as it may direct, for an amount equal to the difference between the payment which would have been received had no such right of set-off or counterclaim been exercised or claimed and the payment actually received.</paratext>
              </para>
            </subclause1>
            <subclause1 id="a618897">
              <identifier>16.3</identifier>
              <para>
                <paratext>This agreement shall constitute an assignment to the Buyer of the benefit of all of the Business Contracts which are capable of assignment without the consent of any third party, in each case, with effect from the Effective Time.</paratext>
              </para>
              <drafting.note id="a194864" jurisdiction="">
                <head align="left" preservecase="true">
                  <headtext>Assignment of business contracts</headtext>
                </head>
                <division id="a000119" level="1">
                  <para>
                    <paratext>
                      Consider whether there are any assignments which need to be entered into at completion, for example where notice of the assignment needs to be given to a third party. See 
                      <link href="7-381-7509" style="ACTLinkPLCtoPLC">
                        <ital>Practice note, Contracts: assignment</ital>
                      </link>
                       for information on assigning contracts.
                    </paratext>
                  </para>
                </division>
              </drafting.note>
            </subclause1>
            <subclause1 id="a1014106">
              <identifier>16.4</identifier>
              <para>
                <paratext>Insofar as any of the Business Contracts cannot be assigned to the Buyer without Third Party Consent:</paratext>
              </para>
              <subclause2 id="a562899">
                <identifier>(a)</identifier>
                <para>
                  <paratext>the Seller shall [at the Buyer's request] use all reasonable endeavours with the co-operation of the Buyer to obtain such consent;</paratext>
                </para>
              </subclause2>
              <subclause2 id="a650941">
                <identifier>(b)</identifier>
                <para>
                  <paratext>unless and until any such Business Contract is assigned, the Seller shall continue its corporate existence and shall hold such Business Contract and any monies, goods or other benefits received thereunder as trustee for the Buyer and its successors in title absolutely;</paratext>
                </para>
                <drafting.note id="a481025" jurisdiction="">
                  <head align="left" preservecase="true">
                    <headtext>Business contract held as trustee</headtext>
                  </head>
                  <division id="a000120" level="1">
                    <para>
                      <paratext>
                        This clause provides for the seller to hold business contracts in trust for the buyer pending the assignment or novation of such contracts, but with an obligation on the buyer, where sub-contracting is permitted under the terms of the relevant contract, to perform the contract as the seller's sub-contractor. This clause should be used with care in respect of any contracts which have non-assignment clauses as the trust may, depending on the construction of the clause, be regarded as an assignment of the benefit of the contract (see 
                        <ital>Don King Productions Inc v Frank John Warren and Others [1998] 2 All ER 608</ital>
                        , which distinguished a declaration of trust from an assignment and 
                        <link href="5-107-3823" style="ACTLinkPLCtoPLC">
                          <ital>Standard clause, Assignment and other dealings</ital>
                        </link>
                        .)
                      </paratext>
                    </para>
                  </division>
                </drafting.note>
              </subclause2>
              <subclause2 id="a1009513">
                <identifier>(c)</identifier>
                <para>
                  <paratext>the Buyer shall (if such sub-contracting is permissible and lawful under the Business Contract in question), as the Seller's sub-contractor, perform all the obligations of the Seller under such Business Contract and, where sub-contracting is not permissible, the Buyer shall perform such obligations as agent for the Seller; and</paratext>
                </para>
              </subclause2>
              <subclause2 id="a917974">
                <identifier>(d)</identifier>
                <para>
                  <paratext>unless and until any such Business Contract is assigned or novated, the Seller shall (so far as it lawfully may) [at the Buyer's cost] give all such assistance as the Buyer may reasonably require to enable the Buyer to enforce its rights under such Business Contract and (without limitation) shall provide access to all relevant books, documents and other information in relation to such Business Contract as the Buyer may require from time to time.</paratext>
                </para>
              </subclause2>
            </subclause1>
            <subclause1 id="a532899">
              <identifier>16.5</identifier>
              <para>
                <paratext>Nothing in this agreement shall be construed as an assignment or attempted assignment if such assignment or attempted assignment would constitute a breach of such Business Contract.</paratext>
              </para>
            </subclause1>
            <subclause1 id="a116875">
              <identifier>16.6</identifier>
              <para>
                <paratext>If Third Party Consent to assignment or novation of a Business Contract is refused, or otherwise not obtained on terms reasonably satisfactory to the Buyer within [60] Business Days of the Completion Date, the Buyer shall be entitled, at its sole discretion, to require the Seller to serve proper notice to terminate that Business Contract. The Seller shall indemnify the Buyer against all Losses suffered or incurred by the Buyer arising out of or in connection with the termination of such Business Contract.</paratext>
              </para>
            </subclause1>
            <subclause1 id="a759037">
              <identifier>16.7</identifier>
              <para>
                <paratext>
                  Nothing in this 
                  <internal.reference refid="a227733">clause 16</internal.reference>
                   or elsewhere in this agreement shall have the effect of making the Buyer liable in any way under any guarantees or warranties given by the Seller to any Customer in relation to goods sold or services rendered by the Seller before the Effective Time, the liability for which shall remain absolutely with the Seller.
                </paratext>
              </para>
            </subclause1>
          </clause>
          <clause id="a899883">
            <identifier>17.</identifier>
            <head align="left" preservecase="true">
              <headtext>Future trading and trade enquiries</headtext>
            </head>
            <drafting.note id="a951031" jurisdiction="">
              <head align="left" preservecase="true">
                <headtext>Future trading and trade enquiries</headtext>
              </head>
              <division id="a000121" level="1">
                <para>
                  <paratext>This clause is for the benefit of the buyer, and provides that any enquiries with respect to the business and goods or services manufactured or supplied which the seller receives after completion will be passed on to the buyer. Unless the seller is going to continue to run some form of competing business after completion, it is unlikely that a clause of this nature would be resisted. However, the seller should ensure that any such provision is carefully drafted so that it does not have to pass on any additional or unrelated trade enquiries to the buyer.</paratext>
                </para>
                <para>
                  <paratext>
                    <internal.reference refid="a296416">clause 17.2</internal.reference>
                     is a buyer-friendly clause, providing that the seller will continue to purchase an agreed proportion of relevant goods or services from the business following completion. It also provides that the seller will settle any invoices in respect of such goods or services promptly. Such clauses may also go on to specify the amount to be paid for such goods or services, or may provide that the parties will enter into an agreed form supply agreement. Whether a clause of this nature is included will depend on the relative bargaining position of the parties and the circumstances of the transaction. It is a relatively unusual provision, but could be useful depending on the circumstances.
                  </paratext>
                </para>
              </division>
            </drafting.note>
            <subclause1 id="a295093">
              <identifier>17.1</identifier>
              <para>
                <paratext>The Seller shall promptly refer to the Buyer all enquiries relating to the Business and assign to the Buyer all orders relating to the Business, including enquiries relating to orders for any stocks, spares, parts, accessories and other equipment manufactured or sold, or any services provided in connection with the Business, which the Seller may receive after Completion.</paratext>
              </para>
            </subclause1>
            <subclause1 condition="optional" id="a296416">
              <identifier>17.2</identifier>
              <para>
                <paratext>The Seller undertakes to the Buyer that:</paratext>
              </para>
              <subclause2 id="a118879">
                <identifier>(a)</identifier>
                <para>
                  <paratext>for [PERIOD] following Completion, it shall procure that all members of the Seller Group which have previously placed orders with the Seller in the ordinary course of the Business shall, following Completion, continue to trade with the Buyer to the same extent as with the Seller prior to the date of this agreement [and so that not less than [PERCENTAGE]% of the average annual requirements of the Seller in respect of [ ] are met by the Business over [PERIOD]]; and</paratext>
                </para>
              </subclause2>
              <subclause2 id="a385912">
                <identifier>(b)</identifier>
                <para>
                  <paratext>for [PERIOD] following Completion, it shall procure settlement for invoices rendered by the Buyer in the course of the Business to members of the Seller Group on the basis of payment in full by [PAYMENT TERMS].</paratext>
                </para>
              </subclause2>
            </subclause1>
          </clause>
          <clause condition="optional" id="a779117">
            <identifier>18.</identifier>
            <head align="left" preservecase="true">
              <headtext>Shared Intellectual Property Rights</headtext>
            </head>
            <drafting.note id="a613273" jurisdiction="">
              <head align="left" preservecase="true">
                <headtext>Shared Intellectual Property Rights</headtext>
              </head>
              <division id="a000122" level="1">
                <para>
                  <paratext>
                    In some cases, the seller or members of the seller's group will need to continue using part or all of the intellectual property which is being sold to the buyer as part of the business sale. In such cases, a comparison will need to be made as to whether the buyer or the seller will be making the most use of the intellectual property in question. If the intellectual property will primarily be used by the business being acquired, it will be more appropriate for the buyer to license the intellectual property back to the seller (
                    <internal.reference refid="a270459">clause 18.2</internal.reference>
                    ), whereas a licence from the seller to the buyer will be more appropriate in the reverse situation (
                    <internal.reference refid="a199734">clause 18.3</internal.reference>
                    ) (see 
                    <link href="9-107-3543" style="ACTLinkPLCtoPLC">
                      <ital>Practice note, Intellectual property: asset purchases</ital>
                    </link>
                    .).
                  </paratext>
                </para>
              </division>
            </drafting.note>
            <subclause1 id="a533446">
              <identifier>18.1</identifier>
              <para>
                <paratext>If any Stock or other materials are supplied to the Buyer under this agreement bearing any name or mark of the Seller or any other person, the Buyer is authorised by the Seller to sell or otherwise dispose of that Stock or to use that material until that Stock or material is exhausted. The Seller shall indemnify the Buyer against all Losses suffered or incurred by the Buyer arising out of or in connection with any claim in respect of that name or mark, and against any claim that such sale, disposal or use infringes the rights of any person.</paratext>
              </para>
            </subclause1>
            <para>
              <paratext>
                <bold>EITHER</bold>
              </paratext>
            </para>
            <subclause1 id="a270459">
              <identifier>18.2</identifier>
              <para>
                <paratext>
                  [The Buyer acknowledges that the assignment of the Buyer's Shared Intellectual Property Rights pursuant to 
                  <internal.reference refid="a985101">clause 3.1</internal.reference>
                   is subject to the Buyer agreeing to grant (or procure that there is granted) to the Seller a licence back to use the Buyer's Shared Intellectual Property Rights (
                  <defn.term>Licence Back</defn.term>
                  ) on the basis that such licence shall [for its remaining life]:
                </paratext>
              </para>
              <subclause2 id="a793843">
                <identifier>(a)</identifier>
                <para>
                  <paratext>be non-exclusive, non-transferable, irrevocable, [royalty-free] and worldwide; and</paratext>
                </para>
              </subclause2>
              <subclause2 id="a223688">
                <identifier>(b)</identifier>
                <para>
                  <paratext>permit the Seller to sub-license any of the Buyer's Shared Intellectual Property Rights to any other member of the Seller Group for so long as it remains a member of the Seller Group.</paratext>
                </para>
                <drafting.note id="a104615" jurisdiction="">
                  <head align="left" preservecase="true">
                    <headtext>Licence back</headtext>
                  </head>
                  <division id="a000123" level="1">
                    <para>
                      <paratext>This clause sets out suggested short-form terms for the licence back of shared intellectual property rights from the buyer to the seller. Consider whether different or more specific provisions should be incorporated in the buyer's licence back to the seller. If more detailed licence provisions are incorporated, consider dealing with the licence as an "agreed form" document, rather than setting out its provisions in this clause.</paratext>
                    </para>
                  </division>
                </drafting.note>
              </subclause2>
            </subclause1>
            <para>
              <paratext>
                <bold>AND/OR</bold>
              </paratext>
            </para>
            <subclause1 id="a199734">
              <identifier>18.3</identifier>
              <para>
                <paratext>
                  The Seller shall retain ownership of the Seller's Shared Intellectual Property Rights and shall grant to the Buyer [(or any other member of the Buyer Group)] a full licence (
                  <defn.term>Buyer's Licence</defn.term>
                  ) in respect of all and any such Seller's Shared Intellectual Property Rights for its remaining life and on terms that:
                </paratext>
              </para>
              <subclause2 id="a740437">
                <identifier>(a)</identifier>
                <para>
                  <paratext>such licence shall be non-exclusive, non-transferable, irrevocable, royalty-free and worldwide;</paratext>
                </para>
              </subclause2>
              <subclause2 condition="optional" id="a383908">
                <identifier>(b)</identifier>
                <para>
                  <paratext>the Buyer [(or any other member of the Buyer Group)] may sub-license any such Seller's Shared Intellectual Property Rights to any other member of the Buyer Group for so long as it remains a member of the Buyer Group; and</paratext>
                </para>
              </subclause2>
              <subclause2 id="a719074">
                <identifier>(c)</identifier>
                <para>
                  <paratext>if the Buyer [(or any other member of the Buyer Group)] wishes to sub-license any Seller's Shared Intellectual Property Rights to a person [other than a member of the Buyer Group,] it may only do so with the consent of the Seller (such consent not to be unreasonably withheld) and on the basis that any net revenue from any such sub-licence shall be shared by means of the payment of a licence fee to the Seller equal to [50%] of such net revenue.]</paratext>
                </para>
                <drafting.note id="a57845" jurisdiction="">
                  <head align="left" preservecase="true">
                    <headtext>Licence from seller</headtext>
                  </head>
                  <division id="a000124" level="1">
                    <para>
                      <paratext>This clause reflects a slightly different approach to the licensing of intellectual property rights, this time in the context of a licence from the seller to the buyer, by providing that the buyer may sub-license the intellectual property to parties outside its group subject to the seller's consent and payment of a 50% royalty. Again, consider whether different or more specific provisions should be incorporated in the seller's licence to the buyer. If more detailed licence provisions are incorporated, consider dealing with the licence as an "agreed form" document, rather setting out its provisions in this clause.</paratext>
                    </para>
                  </division>
                </drafting.note>
              </subclause2>
            </subclause1>
            <subclause1 id="a447996">
              <identifier>18.4</identifier>
              <para>
                <paratext>
                  Any actions against any third party for infringement of any [Buyer's or Seller's 
                  <bold>OR</bold>
                   Buyer's 
                  <bold>OR</bold>
                   Seller's] Shared Intellectual Property Rights shall be a matter for the [Buyer in respect of the Buyer's Shared Intellectual Property and the Seller in respect of the Seller's Shared Intellectual Property 
                  <bold>OR</bold>
                   Buyer 
                  <bold>OR</bold>
                   Seller], provided that the user shall render such assistance (at the owner's expense) that the owner may reasonably require for the purpose of bringing such action. By sharing in the costs of any such action, the user shall be entitled to a corresponding share of any damages or other compensation received. If the owner decides not to take, or within a reasonable time fails to take, infringement proceedings after a written request by the user, the user shall be free to take infringement proceedings and the owner shall (at the user's request and expense) render such assistance as the user may reasonably require (including lending its name) for the purpose of bringing such proceedings.
                </paratext>
              </para>
            </subclause1>
            <subclause1 id="a526810">
              <identifier>18.5</identifier>
              <para>
                <paratext>
                  If [either the Buyer or the Seller 
                  <bold>OR</bold>
                   the Buyer 
                  <bold>OR</bold>
                   the Seller] wishes to cease the prosecution or maintenance of any of the [Buyer's Shared Intellectual Property Rights or Seller's Shared Intellectual Property Rights 
                  <bold>OR</bold>
                   Buyer's Shared Intellectual Property Rights 
                  <bold>OR</bold>
                   Seller's Shared Intellectual Property Rights] that are registered or the subject of a pending application, it shall first give timely notice to the other party offering to transfer to it the Intellectual Property Rights in question. If such offer is accepted, the parties shall effect appropriate transfer documentation. If such offer is not accepted within [NUMBER] days, the [Buyer or Seller as appropriate 
                  <bold>OR</bold>
                   Buyer 
                  <bold>OR</bold>
                   Seller] shall be at liberty to cease such prosecution or maintenance and to abandon the registration of the relevant Intellectual Property Rights.
                </paratext>
              </para>
              <drafting.note id="a574593" jurisdiction="">
                <head align="left" preservecase="true">
                  <headtext>Ceasing maintenance of shared IP rights</headtext>
                </head>
                <division id="a000125" level="1">
                  <para>
                    <paratext>If either party wishes to discontinue the prosecution or maintenance of shared intellectual property rights, this clause requires it to offer to transfer such rights to the other party first. Where this is likely to be a significant issue, the parties should add provisions dealing with the main terms of the transfer, including price, timescale and so on.</paratext>
                  </para>
                </division>
              </drafting.note>
            </subclause1>
          </clause>
          <clause id="a1024787">
            <identifier>19.</identifier>
            <head align="left" preservecase="true">
              <headtext>Book Debts</headtext>
            </head>
            <drafting.note id="a553231" jurisdiction="">
              <head align="left" preservecase="true">
                <headtext>Book Debts</headtext>
              </head>
              <division id="a000126" level="1">
                <para>
                  <paratext>
                    Clause 19 of the standard document is for use when book debts are excluded from the sale, but the buyer agrees to collect them as agent for the seller. An alternative approach is for the buyer to acquire the book debts as part of the assets being purchased. For an example of such a clause, see 
                    <link href="2-216-3956" style="ACTLinkPLCtoPLC">
                      <ital>Standard clause, Book debts included in the assets being acquired: asset purchase agreement</ital>
                    </link>
                    .
                  </paratext>
                </para>
                <para>
                  <paratext>Prior to 1 December 2003, it was common for the buyer to collect the book debts as agent for the seller and, out of the proceeds, discharge the seller's liability to creditors. In this way, stamp duty was avoided on the transfer of the debts. However, as stamp duty is no longer payable on the transfer of book debts, this mechanism is no longer necessary as a means of avoiding a stamp duty charge on the transfer of debts.</paratext>
                </para>
                <para>
                  <paratext>
                    There may still be commercial reasons for the buyer to collect on behalf of the seller. It may suit the seller, particularly if all its employees are transferred with the business to the buyer, as it will not have to administer (and, indeed, may not be able to undertake) the collection process. If this procedure is likely to involve the buyer in time-consuming administration, it may seek to negotiate a fee based on either the value or number of book debts collected. Even if the buyer does not assume responsibility for collecting book debts, in order to protect the goodwill of the business, the buyer should still seek comfort from the seller in respect of the issue and conduct of proceedings against the debtors (see 
                    <link href="9-107-3538#a355521" style="ACTLinkPLCtoPLC">
                      <ital>Practice note, Asset purchase agreement: commentary: Dealing with debtors and creditors</ital>
                    </link>
                    ).
                  </paratext>
                </para>
              </division>
            </drafting.note>
            <subclause1 condition="optional" id="a530855">
              <identifier>19.1</identifier>
              <para>
                <paratext>The Seller and the Buyer shall cause to be prepared from the accounting records of the Business, within [10] Business days of Completion, a list of the Book Debts showing (amongst other things) the names of the debtors and the amounts owing to the Seller by each of the relevant debtors.</paratext>
              </para>
            </subclause1>
            <subclause1 id="a1019596">
              <identifier>19.2</identifier>
              <para>
                <paratext>
                  The Buyer shall not acquire the Book Debts, which shall remain the property and responsibility of the Seller (subject to this 
                  <internal.reference refid="a1024787">clause 19</internal.reference>
                  ).
                </paratext>
              </para>
            </subclause1>
            <subclause1 id="a861650">
              <identifier>19.3</identifier>
              <para>
                <paratext>Notwithstanding that the Book Debts are Excluded Assets, the Buyer shall endeavour to collect the Book Debts on the Seller's behalf, but shall not be bound to take any legal proceedings or other steps to recover the same. Subject to any express intention to the contrary on the part of the debtor, any money received by the Buyer in the course of collecting any Book Debts from a person who is also indebted to the Buyer shall be deemed to have been paid in or towards the discharge of the oldest debt.</paratext>
              </para>
            </subclause1>
            <subclause1 id="a129296">
              <identifier>19.4</identifier>
              <para>
                <paratext>The Seller shall not seek to recover the Book Debts directly and shall not do anything to hinder their collection by the Buyer and, in particular, the Seller shall not assign any of the Book Debts to any third party. The Seller shall inform the Buyer of any payments that may be made to the Seller in respect thereof.</paratext>
              </para>
            </subclause1>
            <subclause1 condition="optional" id="a756717">
              <identifier>19.5</identifier>
              <para>
                <paratext>Within ten Business Days of the end of each calendar month, commencing after Completion, the Buyer shall provide the Seller with a statement of the Book Debts collected in that month (or, in the case of the first such month, the period between Completion and the end of such month) and shall remit to the Seller the amounts received during that period.</paratext>
              </para>
            </subclause1>
            <subclause1 condition="optional" id="a641497">
              <identifier>19.6</identifier>
              <para>
                <paratext>If it becomes apparent that recovery of any Book Debt is not likely to be possible within [a reasonable period OR [60] Business Days from the date of invoice] the Buyer shall advise the Seller in writing and furnish the Seller with full particulars of the steps taken by the Buyer to effect recovery. Where the debtor in question is a continuing debtor of the Business after the Effective Time, the Seller shall consult with the Buyer before instituting any legal proceedings and shall not take any action calculated or likely to affect the Goodwill of the Business and, in any event, the Seller shall not institute any legal proceedings without first giving the Buyer at least [10] Business Days' prior notice.</paratext>
              </para>
            </subclause1>
            <subclause1 id="a721579">
              <identifier>19.7</identifier>
              <para>
                <paratext>
                  The obligations of the Buyer under this 
                  <internal.reference refid="a1024787">clause 19</internal.reference>
                   to collect Book Debts shall cease absolutely [NUMBER] months after Completion, save that if thereafter any payments are made to the Buyer in respect of such Book Debts, the Buyer shall remit the same to the Seller less its reasonable costs and expenses.
                </paratext>
              </para>
            </subclause1>
            <subclause1 id="a795846">
              <identifier>19.8</identifier>
              <para>
                <paratext>
                  In consideration of the Buyer collecting the Book Debts, the Seller shall pay to the Buyer a commission of [PERCENTAGE]% of the Book Debts received by the Buyer and the Buyer shall be entitled to deduct the commission from any amounts which would otherwise be obliged to remit to the Seller under this 
                  <internal.reference refid="a1024787">clause 19</internal.reference>
                  .
                </paratext>
              </para>
            </subclause1>
          </clause>
          <clause condition="optional" id="a221097">
            <identifier>20.</identifier>
            <head align="left" preservecase="true">
              <headtext>Data protection</headtext>
            </head>
            <drafting.note id="a171376" jurisdiction="">
              <head align="left" preservecase="true">
                <headtext>Data protection</headtext>
              </head>
              <division id="a000127" level="1">
                <para>
                  <paratext>This is a seller-friendly clause that adds little from the buyer's perspective. A buyer should consider omitting in its entirety.</paratext>
                </para>
                <para>
                  <paratext>On an asset purchase, there will typically be a transfer of personal data (such as names and contact details) from the seller to the buyer. The data may relate, for example, to customers, suppliers or current or former employees of the business.</paratext>
                </para>
                <division id="a000128" level="2">
                  <division id="a540042" level="3">
                    <head align="left" preservecase="true">
                      <headtext>Legal issues</headtext>
                    </head>
                    <para>
                      <paratext>
                        This transfer of personal data gives rise to obligations on both parties under the 
                        <link href="6-505-6022" style="ACTLinkPLCtoPLC">
                          <ital>Data Protection Act 1998</ital>
                        </link>
                         (DPA), the nature of which are summarised in 
                        <link href="6-102-4238#a389988" style="ACTLinkPLCtoPLC">
                          <ital>Standard document, Fair processing notice: asset purchases: Drafting note, Legal issues</ital>
                        </link>
                        .
                      </paratext>
                    </para>
                  </division>
                  <division id="a202285" level="3">
                    <head align="left" preservecase="true">
                      <headtext>Negotiating and drafting issues</headtext>
                    </head>
                    <para>
                      <paratext>
                        It is usual for the buyer to agree to fulfil both parties' obligations under the 
                        <link href="6-505-6022" style="ACTLinkPLCtoPLC">
                          <ital>DPA</ital>
                        </link>
                         by sending a fair processing notice to each data subject, the text of which is agreed in advance with the seller.
                      </paratext>
                    </para>
                    <para>
                      <paratext>
                        <internal.reference refid="a221097">clause 20</internal.reference>
                        , which is drafted from the seller's perspective, therefore requires the buyer to send the agreed form of fair processing notice to data subjects within a specified time. It also requires the buyer to continue to process transferred personal data in accordance with the DPA, and backs up the buyer's obligations with a broadly-worded indemnity.
                      </paratext>
                    </para>
                    <para>
                      <paratext>
                        While an obligation along the lines of that contained in 
                        <internal.reference refid="a178372">clause 20.1(c)</internal.reference>
                         should be acceptable to the buyer, it will want to avoid undertaking any of the other obligations in 
                        <internal.reference refid="a676349">clause 20.1</internal.reference>
                         or giving the indemnity in 
                        <internal.reference refid="a729154">clause 20.2</internal.reference>
                        .
                      </paratext>
                    </para>
                  </division>
                </division>
              </division>
            </drafting.note>
            <subclause1 id="a676349">
              <identifier>20.1</identifier>
              <para>
                <paratext>The Buyer undertakes that, on receipt of the Customer Database and Employee Database on the Completion Date:</paratext>
              </para>
              <subclause2 id="a576172">
                <identifier>(a)</identifier>
                <para>
                  <paratext>it shall duly observe all its obligations as a Data Controller under the DPA 1998 which arise in connection with processing Customer Data and Employee Data;</paratext>
                </para>
              </subclause2>
              <subclause2 id="a142283">
                <identifier>(b)</identifier>
                <para>
                  <paratext>it shall comply with the eight Data Protection Principles set out in the DPA 1998 and, in particular, it shall process Customer Data and Employee Data fairly and lawfully in accordance with the First Data Protection Principle for the purpose of the continued provision of details of the [product(s)] [and] [services] to the Customers and in connection with the employment of the Data Employees and in accordance with the terms and conditions set out in this agreement;</paratext>
                </para>
              </subclause2>
              <subclause2 id="a178372">
                <identifier>(c)</identifier>
                <para>
                  <paratext>
                    it shall send a fair processing notice to each Customer and Data Employee identified in the Customer Database and Employee Database in the form set out in 
                    <internal.reference refid="a1037404">Schedule 15</internal.reference>
                     within [NUMBER] Business Days of the Completion Date;
                  </paratext>
                </para>
              </subclause2>
              <subclause2 id="a804525">
                <identifier>(d)</identifier>
                <para>
                  <paratext>
                    it shall respond to any request made by a Data Employee or Customer in relation to the provision of details of the [product(s)] [and] [services] in accordance with the 
                    <bold>rights of data subjects</bold>
                     (as defined in the DPA 1998); and
                  </paratext>
                </para>
              </subclause2>
              <subclause2 id="a624932">
                <identifier>(e)</identifier>
                <para>
                  <paratext>it shall obtain, and at all times maintain, a notification under the DPA 1998 appropriate to the performance of its obligations under this agreement.</paratext>
                </para>
              </subclause2>
            </subclause1>
            <subclause1 id="a729154">
              <identifier>20.2</identifier>
              <para>
                <paratext>
                  The Buyer shall indemnify the Seller against all Losses suffered or incurred by the Seller arising out of or in connection with processing the Customer Data or Employee Data by the Buyer, including those arising out of any third party demand, claim or action, or any breach of contract, negligence, fraud, wilful misconduct, breach of statutory duty or non-compliance with the data protection obligations set out in this 
                  <internal.reference refid="a221097">clause 20</internal.reference>
                   or any part of the DPA 1998 by the Buyer, its employees, agents or sub-contractors.
                </paratext>
              </para>
            </subclause1>
          </clause>
          <clause id="a810136">
            <identifier>21.</identifier>
            <head align="left" preservecase="true">
              <headtext>Restrictions on Seller</headtext>
            </head>
            <drafting.note id="a137212" jurisdiction="">
              <head align="left" preservecase="true">
                <headtext>Restrictions on the Seller</headtext>
              </head>
              <division id="a000129" level="1">
                <para>
                  <paratext>Restrictive covenants that seek to limit the activities of the seller following completion are commonly included in asset purchase agreements.</paratext>
                </para>
                <para>
                  <paratext>
                    <internal.reference refid="a810136">clause 21</internal.reference>
                     imposes a series of restrictions on the seller with the intention of preventing it from doing the following after completion:
                  </paratext>
                </para>
                <list type="bulleted">
                  <list.item>
                    <para>
                      <paratext>Carrying on any business in competition with the target business.</paratext>
                    </para>
                  </list.item>
                  <list.item>
                    <para>
                      <paratext>Poaching customers, suppliers or employees of the target business.</paratext>
                    </para>
                  </list.item>
                  <list.item>
                    <para>
                      <paratext>Using any intellectual property belonging to the target business.</paratext>
                    </para>
                  </list.item>
                </list>
                <division id="a155984" level="2">
                  <head align="left" preservecase="true">
                    <headtext>Legal issues</headtext>
                  </head>
                  <para>
                    <paratext>It is necessary to consider the application of the common law doctrine of restraint of trade in the context of restrictive provisions (particularly non-compete covenants). For public policy reasons, the English courts will not enforce a contract that constitutes an unreasonable restraint of trade.</paratext>
                  </para>
                  <para>
                    <paratext>
                      In the case of a corporate seller, restrictive covenants may also contravene Chapter I of the 
                      <link href="5-505-5914" style="ACTLinkPLCtoPLC">
                        <ital>Competition Act 1998</ital>
                      </link>
                       and Article 101 of the Treaty on the Functioning of the European Union (formerly Article 81 of the EU Treaty) (prohibition against anti-competitive agreements and practices).
                    </paratext>
                  </para>
                  <division id="a118985" level="3">
                    <head align="left" preservecase="true">
                      <headtext>Restraint of trade</headtext>
                    </head>
                    <para>
                      <paratext>Restrictive covenants are potentially void as an unlawful restraint of trade, and are therefore only enforceable if they go no further than is necessary to protect the legitimate business interests of the party seeking to enforce the covenants. Under the restraint of trade doctrine, the English courts will refuse to enforce a restrictive covenant if:</paratext>
                    </para>
                    <list type="bulleted">
                      <list.item>
                        <para>
                          <paratext>The buyer has not acquired an interest meriting protection.</paratext>
                        </para>
                      </list.item>
                      <list.item>
                        <para>
                          <paratext>The scope of the covenant goes beyond what is reasonably necessary to protect the legitimate business interest that has been acquired, in terms of the activities that the seller is prohibited from pursuing, the geographical reach and or duration of the covenant.</paratext>
                        </para>
                      </list.item>
                    </list>
                    <para>
                      <paratext>The requirement that there must be an interest meriting protection is unlikely to be satisfied if an attempt is made to impose a non-compete covenant on the buyer (except in very limited circumstances, for example, where such a covenant defines the scope of the business acquired).</paratext>
                    </para>
                    <para>
                      <paratext>
                        For a detailed analysis of the doctrine of restraint of trade as it applies to an asset acquisition, see 
                        <link href="https://uk.practicallaw.thomsonreuters.com/Document/Id18a6ce3f51711e598dc8b09b4f043e0/View/FullText.html" style="ACTLinkURL">
                          <ital>Practice note, Restraint of trade outside employment</ital>
                        </link>
                        , in particular at 
                        <link anchor="co_anchor_a121191" href="https://uk.practicallaw.thomsonreuters.com/Document/Id18a6ce3f51711e598dc8b09b4f043e0/View/FullText.html?navigationPath=Search%2Fv3%2Fsearch%2Fresults%2Fnavigation%2Fi0ad740160000015b42c61b26fc3687ed%3FNav%3DKNOWHOW_UK%26fragmentIdentifier%3DId18a6ce3f51711e598dc8b09b4f043e0%26startIndex%3D1%26contextData%3D%2528sc.Search%2529%26transitionType%3DSearchItem&amp;amp;listSource=Search&amp;amp;listPageSource=7201c780c373b54ee98e4e1a0b659ebd&amp;amp;list=KNOWHOW_UK&amp;amp;rank=3&amp;amp;sessionScopeId=c9d8c8bf2b3dc8cdd24490b0c0c5f9a9287ecccaf2b02c0ab3b184ead1e56765&amp;amp;originationContext=Search%20Result&amp;amp;transitionType=SearchItem&amp;amp;contextData=%28sc.Search%29" style="ACTLinkURL">
                          <ital>Sale of a business</ital>
                        </link>
                        .
                      </paratext>
                    </para>
                  </division>
                  <division id="a897613" level="3">
                    <head align="left" preservecase="true">
                      <headtext>Competition issues</headtext>
                    </head>
                    <para>
                      <paratext>If an acquisition requires merger approval under UK or EU law, restrictive covenants may be cleared with the transaction as "ancillary restrictions", broadly, if they are directly related and necessary to the deal. In this connection, note that:</paratext>
                    </para>
                    <list type="bulleted">
                      <list.item>
                        <para>
                          <paratext>
                            Under UK competition law, a three-year non-compete period will generally be acceptable where both goodwill and know-how have been acquired, and a two-year period where only goodwill is involved. If a restriction is not ancillary, the Chapter I prohibition of the 
                            <link href="5-505-5914" style="ACTLinkPLCtoPLC">
                              <ital>Competition Act 1998</ital>
                            </link>
                             will apply to it.
                          </paratext>
                        </para>
                      </list.item>
                      <list.item>
                        <para>
                          <paratext>Under EU merger rules, where a transfer includes both goodwill and know-how, a non-compete clause will be justified for a period of up to three years, but the period for goodwill remains at up to two years. Longer durations may still be justified in a limited range of circumstances, for example, where it can be shown that customer loyalty to the seller will persist for more than two years, or for more than three years where the scope or nature of the know-how transferred justifies an additional period of protection.</paratext>
                        </para>
                      </list.item>
                      <list.item>
                        <para>
                          <paratext>The scope of the non-compete clause, as with other restrictive covenants, must be limited to the geographic areas and products or services where the seller was active before the acquisition, and may include those already being developed by the seller.</paratext>
                        </para>
                      </list.item>
                    </list>
                    <para>
                      <paratext>These principles are also useful guidance as to the reasonable scope and duration of restrictive covenants under competition law, even where a deal does not require merger approval under EU or UK law.</paratext>
                    </para>
                    <para>
                      <paratext>
                        For a detailed analysis of competition issues arising on an assets acquisition, see 
                        <link href="5-107-3540" style="ACTLinkPLCtoPLC">
                          <ital>Practice note, Competition: asset purchases</ital>
                        </link>
                        .
                      </paratext>
                    </para>
                  </division>
                </division>
                <division id="a568510" level="2">
                  <head align="left" preservecase="true">
                    <headtext>Negotiating and drafting issues</headtext>
                  </head>
                  <division id="a604241" level="3">
                    <head align="left" preservecase="true">
                      <headtext>Scope of the covenants</headtext>
                    </head>
                    <list type="bulleted">
                      <list.item>
                        <para>
                          <paratext>
                            The buyer should take a reasonable approach to the restrictive covenants to minimise the risk of the restrictions being unenforceable under the doctrine of restraint of trade. To this end, it is important that the covenants reflect the nature of the target business. Some of the covenants set out in 
                            <internal.reference refid="a1009035">clause 21.2</internal.reference>
                             may not be appropriate in the context of the transaction. Careful consideration should be given to the period of restriction applicable to each covenant.
                          </paratext>
                        </para>
                      </list.item>
                      <list.item>
                        <para>
                          <paratext>The seller should carefully consider whether it is in a position to comply with the restrictions having regard to its intentions after the sale. Difficulties can arise where the target business is clearly associated with or closely related to the core business of the seller's wider group. Problems can also emerge where the seller is part of a large group, perhaps a multinational, whose full range of international activities may not be well-known to those negotiating the sale on the seller's behalf. Alternatively, the seller may not think it appropriate to restrict, or potentially restrict, the future activities of other parts of its group in the geographical area and market where the target is active.</paratext>
                        </para>
                      </list.item>
                    </list>
                  </division>
                  <division id="a901946" level="3">
                    <head align="left" preservecase="true">
                      <headtext>Application of covenants to seller's group</headtext>
                    </head>
                    <para>
                      <paratext>If the seller is part of a larger corporate group, the buyer should ensure that the restrictive covenants apply as far as possible to the activities of other members of the seller's group. If the seller is not the parent company of the seller's group (and therefore not in a position to directly control the activities of other members of its group), the buyer should consider requiring the parent company to be joined as a party to the agreement for the purposes of giving the restrictive covenants.</paratext>
                    </para>
                  </division>
                  <division id="a602337" level="3">
                    <head align="left" preservecase="true">
                      <headtext>Beneficiaries of the covenant</headtext>
                    </head>
                    <para>
                      <paratext>
                        Unlike in a share acquisition (where the target company rather than the buyer may be in a better position to enforce the covenants, as it suffers from any breach directly), on an asset acquisition, the buyer should be the party that is best placed to enforce the covenants, and so there is no need to extend the beneficiaries of the covenants. However, if the business is to be subsequently transferred to another member of the buyer's group, it may be that the buyer wishes to expand the beneficiaries to include any person that may acquire the business and to ensure that such party has the ability to bring a claim under the 
                        <link href="9-505-5610" style="ACTLinkPLCtoPLC">
                          <ital>Contracts (Rights of Third Parties) Act 1999</ital>
                        </link>
                         (see 
                        <internal.reference refid="a665967">clause 33</internal.reference>
                        ).
                      </paratext>
                    </para>
                  </division>
                  <division id="a147359" level="3">
                    <head align="left" preservecase="true">
                      <headtext>Severability of covenants</headtext>
                    </head>
                    <para>
                      <paratext>Each restriction should be set out in a separate sub-clause to enable an offending provision to be easily severed by the courts if found to be unreasonable, while allowing the remaining provisions to continue in force.</paratext>
                    </para>
                    <para>
                      <paratext>
                        However, the case of 
                        <link href="D-000-3621" style="ACTLinkURL">
                          <ital>Francotyp-Postalia Ltd v Whitehead and others [2011] EWHC 367 (Ch)</ital>
                        </link>
                        , which considered the severability of non-compete clauses, is a reminder that there is no substitute, when drafting restrictive covenants, for paying careful attention to the scope of each restriction in time, space and content. What is a reasonable geographical area for one restriction may be unreasonable for another. In this case, the court held that it was not possible to sever the offending wording in one (unenforceable) restrictive covenant because it would have the effect of modifying other (enforceable) restrictive covenants (see 
                        <link href="6-504-9611" style="ACTLinkPLCtoPLC">
                          <ital>Legal update, High Court considers severance in non-compete clauses</ital>
                        </link>
                        ). For this reason, care should be taken to ensure that each restriction is capable of standing on its own, and defined terms should be used with caution.
                      </paratext>
                    </para>
                    <para>
                      <paratext>For further information in relation to severance, see:</paratext>
                    </para>
                    <list type="bulleted">
                      <list.item>
                        <para>
                          <paratext>
                            Drafting note to 
                            <internal.reference refid="a1014406">clause 31</internal.reference>
                            .
                          </paratext>
                        </para>
                      </list.item>
                      <list.item>
                        <para>
                          <paratext>
                            <link href="9-107-3840" style="ACTLinkPLCtoPLC">
                              <ital>Standard clause, Severance</ital>
                            </link>
                             and the related integrated drafting notes.
                          </paratext>
                        </para>
                      </list.item>
                    </list>
                  </division>
                </division>
                <division id="a816270" level="2">
                  <head align="left" preservecase="true">
                    <headtext>Restrictive covenants: definitions</headtext>
                  </head>
                  <para>
                    <paratext>The definitions in this clause should be reviewed and amended as necessary to reflect the business and activities of the target business, and the extent of the restrictions that are appropriate to the transaction.</paratext>
                  </para>
                </division>
              </division>
            </drafting.note>
            <subclause1 id="a596509">
              <identifier>21.1</identifier>
              <para>
                <paratext>In this clause, the following words and expressions shall have the following meanings:</paratext>
              </para>
              <defn.item condition="optional" id="a510220">
                <defn.term>Prospective Customer</defn.term>
                <defn>
                  <para>
                    <paratext>a person who is at Completion, or has been at any time during the period of [NUMBER] months immediately preceding the Completion Date, in discussions with the Seller [or any member of the Seller Group] with a view to becoming a client or customer of the Seller [or any member of the Seller Group] [in respect of the Business].</paratext>
                  </para>
                </defn>
                <drafting.note id="a233344" jurisdiction="">
                  <head align="left" preservecase="true">
                    <headtext>Prospective customers</headtext>
                  </head>
                  <division id="a000130" level="1">
                    <para>
                      <paratext>Restrictions which attempt to capture dealings with potential clients or customers will be harder to enforce, and such restrictions are only likely to be appropriate where the process of building up relationships between the target business and its potential customers is a long and difficult process, involving significant investment of time and money. If the seller operates lines of business other than the transferring business, the wording in the final set of square brackets will be required.</paratext>
                    </para>
                  </division>
                </drafting.note>
              </defn.item>
              <defn.item id="a167696">
                <defn.term>Restricted Business</defn.term>
                <defn>
                  <para>
                    <paratext>any business which is or would be in competition with any part of the Business, as the Business was carried on at the Completion Date.</paratext>
                  </para>
                </defn>
              </defn.item>
              <defn.item id="a279175">
                <defn.term>Restricted Customer</defn.term>
                <defn>
                  <para>
                    <paratext>any person who is at Completion, or who has been at any time during the period of [NUMBER] months immediately preceding the Completion Date, a client or customer of, or in the habit of dealing with, the Seller [or any member of the Seller Group] [in respect of the Business].</paratext>
                  </para>
                </defn>
              </defn.item>
              <defn.item id="a880156">
                <defn.term>Restricted Person</defn.term>
                <defn>
                  <para>
                    <paratext>
                      any person who is at Completion [or who has been at any time during the period of [NUMBER] months immediately preceding the Completion Date], employed or directly or indirectly engaged by the Seller [or any member of the Seller Group] [in respect of the Business] [in an executive, managerial, sales or technical role 
                      <bold>OR</bold>
                       at an annual rate of remuneration [(including commission, if any,)] of not less than £[AMOUNT]].
                    </paratext>
                  </para>
                </defn>
              </defn.item>
            </subclause1>
            <subclause1 id="a1009035">
              <identifier>21.2</identifier>
              <para>
                <paratext>The Seller covenants that it shall not (and shall procure that no member of the Seller Group shall):</paratext>
              </para>
              <subclause2 id="a806090">
                <identifier>(a)</identifier>
                <para>
                  <paratext>
                    at any time during the period of [NUMBER] years commencing on the Completion Date, [in any geographic area in which the Business (or any part of it) is carried on at the Completion Date 
                    <bold>OR</bold>
                     [SPECIFY RESTRICTED TERRITORY]], carry on or be engaged, concerned or interested in, or in any way assist, a Restricted Business; or
                  </paratext>
                </para>
                <drafting.note id="a414927" jurisdiction="">
                  <head align="left" preservecase="true">
                    <headtext>Non-compete provision</headtext>
                  </head>
                  <division id="a000131" level="1">
                    <para>
                      <paratext>In determining the geographic extent of the non-compete covenant in this clause, the restricted area should be limited to what is necessary to protect the goodwill of the target business. This clause contains the following alternative options:</paratext>
                    </para>
                    <list type="bulleted">
                      <list.item>
                        <para>
                          <paratext>The geographic area could be defined generally by reference to the areas in which the target business is operating at completion. This approach ensures that the reach of the non-compete restriction does not go beyond the territory in which the target business is actually carrying on its business.</paratext>
                        </para>
                      </list.item>
                      <list.item>
                        <para>
                          <paratext>A specific geographic area could be included in the clause. This could be a description of the area in which the target business operates, or in some cases, it could be that territory plus an additional radius around that geographical area. However, the buyer should be mindful that this approach could be widely construed, and may run the risk of being unenforceable if the target business does not have an interest to protect throughout the specified territory.</paratext>
                        </para>
                      </list.item>
                    </list>
                    <para>
                      <paratext>It may improve the enforceability of the provision to break up the restricted area into its constituent parts. For example, under the blue-pencil test, a restriction extending to England, Wales, Scotland and Northern Ireland may be more likely to survive, at least in part, than a restriction affecting the United Kingdom. On this approach, if it was considered unreasonable to extend the restriction to, for example, Scotland, the reference to Scotland could be severed while allowing the covenant to continue in force in the remainder of the restricted territory.</paratext>
                    </para>
                  </division>
                </drafting.note>
              </subclause2>
              <subclause2 id="a333521">
                <identifier>(b)</identifier>
                <para>
                  <paratext>at any time during the period of [NUMBER] years commencing on the Completion Date:</paratext>
                </para>
                <subclause3 id="a301477">
                  <identifier>(i)</identifier>
                  <para>
                    <paratext>canvass, solicit or otherwise seek the custom of any Restricted Customer [or Prospective Customer] [with a view to providing goods or services to that Restricted Customer [or Prospective Customer] in competition with the Business (or any part of it) as it was carried on at the Completion Date]; or</paratext>
                  </para>
                </subclause3>
                <subclause3 id="a397609">
                  <identifier>(ii)</identifier>
                  <para>
                    <paratext>induce or attempt to induce a Restricted Customer [or Prospective Customer] to cease [or refrain from] conducting business with, or to reduce the amount of business conducted with or to vary adversely the terms upon which it conducts business with the Buyer in connection with the Business or any member of the Buyer Group, or do any other thing which is reasonably likely to have such an effect; or</paratext>
                  </para>
                </subclause3>
              </subclause2>
              <subclause2 id="a109213">
                <identifier>(c)</identifier>
                <para>
                  <paratext>at any time during the period of [NUMBER] years commencing on the Completion Date, have any business dealings with a Restricted Customer [or a Prospective Customer] [in connection with the provision of goods or services to that Restricted Customer [or Prospective Customer] in competition with the Business (or any part of it) as it was carried on at the Completion Date]; or</paratext>
                </para>
                <drafting.note id="a974400" jurisdiction="">
                  <head align="left" preservecase="true">
                    <headtext>Non-dealing: customers</headtext>
                  </head>
                  <division id="a000132" level="1">
                    <para>
                      <paratext>
                        This restriction goes further than preventing the solicitation of customers (as dealt with in 
                        <internal.reference refid="a333521">Clause 21.2(b)</internal.reference>
                        ), by seeking to prevent any business dealings between the seller and the relevant customers. This is sometimes referred to as a non-dealing covenant.
                      </paratext>
                    </para>
                    <para>
                      <paratext>
                        A non-dealing covenant of the type in 
                        <internal.reference refid="a109213">clause 21.2(c)</internal.reference>
                         requires no active steps on the part of the seller, and is capable of capturing approaches made by the customer. On the one hand, this type of covenant has clear advantages for a buyer because it avoids the need to prove that the seller has made an approach to a protected customer, which can be difficult to show in practice. On the other hand, it does significantly broaden the scope of the prohibition, so a court is more likely to be cautious about upholding it.
                      </paratext>
                    </para>
                    <para>
                      <paratext>If a non-dealing provision is included, it should be set out in a separate sub-clause with a view to enabling the provision to be severed without affecting the other covenants in this clause in the event that it is found to be unenforceable.</paratext>
                    </para>
                  </division>
                </drafting.note>
              </subclause2>
              <subclause2 id="a696686">
                <identifier>(d)</identifier>
                <para>
                  <paratext>at any time during the period of [NUMBER] years commencing on the Completion Date, have any business dealings with, solicit, entice or attempt to entice away any person who is at Completion, or has been at any time during the period of [NUMBER] months immediately preceding the Completion Date, a supplier of goods or services to the Seller [or any member of the Seller Group] [in respect of the Business], if such dealings, solicitation or enticement causes or is reasonably likely to cause such supplier to cease supplying, or reduce its supply of goods or services to the Buyer [or any member of the Buyer Group] [in respect of the Business], or to vary adversely the terms upon which it conducts business with the Buyer [or any member of the Buyer Group] [in respect of the Business]; or</paratext>
                </para>
                <drafting.note id="a211982" jurisdiction="">
                  <head align="left" preservecase="true">
                    <headtext>Non-solicitation of suppliers</headtext>
                  </head>
                  <division id="a000133" level="1">
                    <para>
                      <paratext>
                        The covenant in this clause is qualified by reference to the effect that the restricted activity has on the target business. If suppliers are particularly important to the target business, it may be appropriate to extend the non-solicitation provision for suppliers along the lines of 
                        <internal.reference refid="a333521">clause 21.2(b)</internal.reference>
                         and 
                        <internal.reference refid="a109213">clause 21.2(c)</internal.reference>
                        .
                      </paratext>
                    </para>
                  </division>
                </drafting.note>
              </subclause2>
              <subclause2 id="a241434">
                <identifier>(e)</identifier>
                <para>
                  <paratext>at any time during the period of [NUMBER] years commencing on the Completion Date:</paratext>
                </para>
                <subclause3 id="a312159">
                  <identifier>(i)</identifier>
                  <para>
                    <paratext>offer employment to, enter into a contract for the services of, or otherwise entice or attempt to entice away from the Buyer or any member of the Buyer Group, any Restricted Person; or</paratext>
                  </para>
                </subclause3>
                <subclause3 id="a365565">
                  <identifier>(ii)</identifier>
                  <para>
                    <paratext>procure or facilitate the making of any such offer or attempt by any other person in relation to a Restricted Person; or</paratext>
                  </para>
                </subclause3>
              </subclause2>
              <subclause2 id="a205345">
                <identifier>(f)</identifier>
                <para>
                  <paratext>at any time after Completion, use in the course of any business:</paratext>
                </para>
                <subclause3 id="a686005">
                  <identifier>(i)</identifier>
                  <para>
                    <paratext>the words "[PROHIBITED WORDS]"; or</paratext>
                  </para>
                </subclause3>
                <subclause3 id="a244026">
                  <identifier>(ii)</identifier>
                  <para>
                    <paratext>any trade or service mark, business or domain name, design or logo which, at Completion, was or had been used by the Seller or any member of the Seller Group in connection with the Business; or</paratext>
                  </para>
                </subclause3>
                <subclause3 id="a835543">
                  <identifier>(iii)</identifier>
                  <para>
                    <paratext>anything which is, in the reasonable opinion of the Buyer, capable of confusion with such words, mark, name, design or logo; or</paratext>
                  </para>
                </subclause3>
              </subclause2>
              <subclause2 id="a529830">
                <identifier>(g)</identifier>
                <para>
                  <paratext>at any time after Completion, present itself or permit itself to be presented as:</paratext>
                </para>
                <subclause3 id="a446971">
                  <identifier>(i)</identifier>
                  <para>
                    <paratext>connected in any capacity with the Business; or</paratext>
                  </para>
                </subclause3>
                <subclause3 id="a226708">
                  <identifier>(ii)</identifier>
                  <para>
                    <paratext>interested or concerned in any way with any member of the Buyer Group; or</paratext>
                  </para>
                </subclause3>
              </subclause2>
              <subclause2 id="a258752">
                <identifier>(h)</identifier>
                <para>
                  <paratext>at any time after Completion, do or say anything which may be harmful to the reputation of the Business.</paratext>
                </para>
              </subclause2>
            </subclause1>
            <subclause1 id="a525785">
              <identifier>21.3</identifier>
              <para>
                <paratext>
                  The covenants in 
                  <internal.reference refid="a1009035">clause 21.2</internal.reference>
                   are intended to be for the benefit of, and shall be enforceable by[, each of] the Buyer[, any member of the Buyer Group to whom any part of the Business and Assets are transferred] [and [ANY OTHERS?]] and apply to actions carried out by the Seller (or any member of the Seller Group) in any capacity (including as shareholder, partner, director, principal, consultant, officer, agent or otherwise) and whether directly or indirectly, on its own behalf or on behalf of, or jointly with, any other person.
                </paratext>
              </para>
              <drafting.note id="a388399" jurisdiction="">
                <head align="left" preservecase="true">
                  <headtext>Beneficiaries of the covenants</headtext>
                </head>
                <division id="a000134" level="1">
                  <para>
                    <paratext>
                      This clause is drafted on the assumption that the parties intend the seller's covenants to be directly enforceable by the buyer and any member of its group to whom the target business is transferred. Where this approach is taken, the agreement should also include an appropriate third party rights clause which allows such other members of the buyer's group to enforce the covenants under the 
                      <link href="9-505-5610" style="ACTLinkPLCtoPLC">
                        <ital>Contracts (Rights of Third Parties) Act 1999</ital>
                      </link>
                       (see 
                      <internal.reference refid="a665967">clause 33</internal.reference>
                      ).
                    </paratext>
                  </para>
                </division>
              </drafting.note>
            </subclause1>
            <subclause1 id="a724685">
              <identifier>21.4</identifier>
              <para>
                <paratext>
                  Nothing in 
                  <internal.reference refid="a1009035">clause 21.2</internal.reference>
                   shall prevent the Seller (or any member of the Seller Group) from holding for investment purposes only:
                </paratext>
              </para>
              <subclause2 id="a646376">
                <identifier>(a)</identifier>
                <para>
                  <paratext>units of any authorised unit trust; or</paratext>
                </para>
              </subclause2>
              <subclause2 id="a614332">
                <identifier>(b)</identifier>
                <para>
                  <paratext>not more than [NUMBER]% of any class of shares or securities of any company traded on a recognised investment exchange (within the meaning of the Financial Services and Markets Act 2000).</paratext>
                </para>
                <drafting.note id="a393564" jurisdiction="">
                  <head align="left" preservecase="true">
                    <headtext>Limitations on the covenants</headtext>
                  </head>
                  <division id="a000135" level="1">
                    <para>
                      <paratext>To increase the likelihood that the restrictive covenants will be enforceable, this clause carves out any minor investments that are held by the seller.</paratext>
                    </para>
                    <para>
                      <paratext>The seller should also consider, in light of its post-transaction plans, whether it has any other interests that need to be subject to an express carve-out from the restrictive covenants. Where a seller has plans that may lead to difficulties under the restrictive covenants, it may be advisable to raise these plans with the buyer and agree an appropriate carve out from the restrictions prior to completion, rather than risking a claim for breach of covenant arising after the event.</paratext>
                    </para>
                  </division>
                </drafting.note>
              </subclause2>
            </subclause1>
            <subclause1 id="a141257">
              <identifier>21.5</identifier>
              <para>
                <paratext>
                  Each of the covenants in 
                  <internal.reference refid="a1009035">clause 21.2</internal.reference>
                   is a separate undertaking by the Seller and shall be enforceable by the Buyer [and any member of the Buyer Group to whom it transfers any part of the Business and Assets] separately and independently of their right to enforce any one or more of the other covenants contained in that clause.
                </paratext>
              </para>
            </subclause1>
            <subclause1 id="a878269">
              <identifier>21.6</identifier>
              <para>
                <paratext>
                  The parties acknowledge that the Seller has confidential information relating to the Business and that the Buyer is entitled to protect the goodwill of the Business as a result of buying the Business and Assets. Accordingly, each of the covenants in 
                  <internal.reference refid="a1009035">clause 21.2</internal.reference>
                   is considered fair and reasonable by the parties.
                </paratext>
              </para>
            </subclause1>
            <subclause1 id="a422068">
              <identifier>21.7</identifier>
              <para>
                <paratext>
                  The consideration for the covenants contained in 
                  <internal.reference refid="a1009035">clause 21.2</internal.reference>
                   is included in the Purchase Price.
                </paratext>
              </para>
            </subclause1>
          </clause>
          <clause id="a799655">
            <identifier>22.</identifier>
            <head align="left" preservecase="true">
              <headtext>Grossing up</headtext>
            </head>
            <drafting.note id="a561891" jurisdiction="">
              <head align="left" preservecase="true">
                <headtext>Grossing up</headtext>
              </head>
              <division id="a000136" level="1">
                <para>
                  <paratext>
                    <internal.reference refid="a799655">clause 22</internal.reference>
                     provides for the grossing-up of any payment that is made by the seller where the amount paid is subject to tax in the hands of the recipient.
                  </paratext>
                </para>
                <para>
                  <paratext>
                    Where an indemnity payment is made by the seller to the buyer, the seller should be protected by 
                    <link href="8-379-0774" style="ACTLinkPLCtoPLC">
                      <ital>HMRC Extra-Statutory Concession</ital>
                    </link>
                     D33 (19 December 1988) (ESC 33). ESC 33 states that if an indemnity payment is made to a buyer on the terms of an agreement, then HMRC will not seek to tax the payment and will regard it as a repayment of the purchase price.
                  </paratext>
                </para>
                <para>
                  <paratext>
                    If the buyer will have the right to assign the benefit of the agreement (including any indemnity), there is a risk that HMRC may seek to tax the amount in the hands of the assignee (who is not the original buyer). When acting for the seller, consider including a provision which states that the seller will not be liable to gross up any payment unless it would have been liable to gross up that payment had there been no assignment. For an example clause of this type, see
                    <link href="1-107-5027#a252264" style="ACTLinkPLCtoPLC">
                      <ital> paragraph 13.4 of Schedule 5 of Standard document, Share purchase agreement: Single corporate seller: split exchange and completion</ital>
                    </link>
                    .
                  </paratext>
                </para>
              </division>
            </drafting.note>
            <subclause1 id="a323041">
              <para>
                <paratext>If any Taxation Authority brings any sum paid by the Seller under or pursuant to this agreement into charge to Tax, then the Seller shall pay such additional amount as will ensure that the total amount paid, less the Tax chargeable on such amount, is equal to the amount that would otherwise be payable under this agreement.</paratext>
              </para>
            </subclause1>
          </clause>
          <clause id="a73124">
            <identifier>23.</identifier>
            <head align="left" preservecase="true">
              <headtext>Confidentiality and announcements</headtext>
            </head>
            <drafting.note id="a766089" jurisdiction="">
              <head align="left" preservecase="true">
                <headtext>Confidentiality</headtext>
              </head>
              <division id="a000137" level="1">
                <para>
                  <paratext>In the majority of transactions, the seller will have in its knowledge or possession confidential information relating to the target business. The seller may also have acquired confidential information concerning the buyer during the course of the sale process. In addition, in most transactions both the buyer and the seller will be keen to ensure that the detailed terms of the transaction are kept confidential. It is therefore common practice for the asset purchase agreement to include confidentiality provisions addressing these matters.</paratext>
                </para>
                <para>
                  <paratext>
                    Confidentiality undertakings can be difficult to enforce, and will generally be construed against the party seeking to rely on them. The scope of the information covered and the reasonableness of the confidentiality obligations are likely to be key factors in determining enforceability. For further consideration of the issues relating to confidentiality in asset purchase transactions, see 
                    <link href="0-107-4684" style="ACTLinkPLCtoPLC">
                      <ital>Practice note, Confidentiality: acquisitions</ital>
                    </link>
                    .
                  </paratext>
                </para>
                <para>
                  <paratext>
                    For a more detailed consideration of some of the key issues arising under the law of confidential information and in relation to confidentiality clauses generally, see 
                    <link href="8-384-4456" style="ACTLinkPLCtoPLC">
                      <ital>Practice note, Protecting confidential information: overview</ital>
                    </link>
                    .
                  </paratext>
                </para>
              </division>
            </drafting.note>
            <subclause1 id="a991718">
              <identifier>23.1</identifier>
              <para>
                <paratext>The Seller undertakes to the Buyer that it shall (and shall procure that the members of the Seller Group (as such Group is constituted immediately after Completion) shall):</paratext>
              </para>
              <subclause2 id="a415699">
                <identifier>(a)</identifier>
                <para>
                  <paratext>keep confidential the terms of this agreement and all confidential information or trade secrets in its possession concerning the business, affairs, customers, clients or suppliers of the Business and any member of the Buyer Group;</paratext>
                </para>
              </subclause2>
              <subclause2 id="a449648">
                <identifier>(b)</identifier>
                <para>
                  <paratext>
                    not disclose any of the information referred to in 
                    <internal.reference refid="a415699">clause 23.1(a)</internal.reference>
                     in whole or in part to any third party, except as expressly permitted by this 
                    <internal.reference refid="a73124">clause 23</internal.reference>
                    ; and
                  </paratext>
                </para>
              </subclause2>
              <subclause2 id="a332839">
                <identifier>(c)</identifier>
                <para>
                  <paratext>
                    not make any use of any of the information referred in 
                    <internal.reference refid="a415699">clause 23.1(a)</internal.reference>
                    , other than to the extent necessary for the purpose of exercising or performing its rights and obligations under this agreement.
                  </paratext>
                </para>
                <drafting.note id="a326885" jurisdiction="">
                  <head align="left" preservecase="true">
                    <headtext>Seller's confidentiality obligations to Buyer</headtext>
                  </head>
                  <division id="a000138" level="1">
                    <para>
                      <paratext>
                        The scope of the seller's obligation in this clause extends to all trade secrets or other confidential information relating to the target business or the buyer. The clause does not seek to define what is meant by "confidential information", which effectively leaves it to the courts to decide which information is to be regarded as confidential information in the circumstances, applying the tests laid down in 
                        <link href="D-015-4288" style="ACTLinkURL">
                          <ital>Saltman Engineering Co Ltd v Campbell Engineering Co Ltd [1948] 65 RPC 203 </ital>
                        </link>
                        and 
                        <link href="D-000-4101" style="ACTLinkURL">
                          <ital>Coco v AN Clark (Engineers) Ltd [1969] RPC 41</ital>
                        </link>
                         (see 
                        <link href="8-384-4456#a208779" style="ACTLinkPLCtoPLC">
                          <ital>Practice note, Protecting confidential information: overview: Law of confidential information: general principles</ital>
                        </link>
                        ).
                      </paratext>
                    </para>
                    <para>
                      <paratext>
                        The seller's obligations in relation to any confidential information in its possession is subject to the carve-outs in 
                        <internal.reference refid="a237389">clause 23.4</internal.reference>
                         and 
                        <internal.reference refid="a970355">clause 23.5</internal.reference>
                        .
                      </paratext>
                    </para>
                    <division id="a297546" level="2">
                      <head align="left" preservecase="true">
                        <headtext>Application to seller's group</headtext>
                      </head>
                      <para>
                        <paratext>If the seller is part of a larger group, the buyer should ensure that the confidentiality obligations apply as far as possible to any other members of the seller's group. If the seller is not the parent company of the seller's group (and therefore not in a position to directly control the activities of other members of its group), the buyer should consider requiring the parent company to be joined as a party to the agreement for the purpose of giving the confidentiality undertakings.</paratext>
                      </para>
                    </division>
                  </division>
                </drafting.note>
              </subclause2>
            </subclause1>
            <subclause1 condition="optional" id="a319642">
              <identifier>23.2</identifier>
              <para>
                <paratext>The Buyer undertakes to the Seller that it shall:</paratext>
              </para>
              <subclause2 id="a304472">
                <identifier>(a)</identifier>
                <para>
                  <paratext>keep confidential the terms of this agreement and all confidential information or trade secrets in its possession concerning the business, affairs, customers, clients or suppliers of Seller or the Seller Group (as such Group is constituted immediately after Completion);</paratext>
                </para>
              </subclause2>
              <subclause2 id="a271159">
                <identifier>(b)</identifier>
                <para>
                  <paratext>
                    not disclose any of the information referred to in 
                    <internal.reference refid="a304472">clause 23.2(a)</internal.reference>
                     in whole or in part to any third party, except as expressly permitted by this 
                    <internal.reference refid="a73124">clause 23</internal.reference>
                    ; and
                  </paratext>
                </para>
              </subclause2>
              <subclause2 id="a548192">
                <identifier>(c)</identifier>
                <para>
                  <paratext>
                    not make any use of any of the information referred to in 
                    <internal.reference refid="a304472">clause 23.2(a)</internal.reference>
                    , other than to the extent necessary for the purpose of exercising or performing its rights and obligations under this agreement.
                  </paratext>
                </para>
                <drafting.note id="a632598" jurisdiction="">
                  <head align="left" preservecase="true">
                    <headtext>Buyer's confidentiality obligations</headtext>
                  </head>
                  <division id="a000139" level="1">
                    <para>
                      <paratext>This standard document assumes that the buyer has entered into a separate non-disclosure agreement which protects confidential information relating to the target business in the event that the transaction does not proceed to completion. However, if no such confidentiality agreement is in place, the confidentiality obligation in this clause should be expanded to protect information relating to the target business in the event that the transaction does not proceed to completion.</paratext>
                    </para>
                    <para>
                      <paratext>It should be noted that pre-sale non-disclosure agreements will often terminate on completion of a transaction, and so even where there is a pre-sale confidentiality agreement, if the seller wants any confidentiality obligations to apply to the buyer post-completion, those obligations should usually be set out in the asset purchase agreement.</paratext>
                    </para>
                    <para>
                      <paratext>Where the buyer is part of a corporate group, when acting for the seller, consider extending the obligation in this clause to include procuring that each member of the buyer's group keeps the relevant information confidential.</paratext>
                    </para>
                  </division>
                </drafting.note>
              </subclause2>
            </subclause1>
            <subclause1 id="a661283">
              <identifier>23.3</identifier>
              <para>
                <paratext>Notwithstanding any other provision of this agreement, nothing in this agreement shall be construed as imposing on the Buyer an obligation to keep any information relating to the Business or Assets confidential, or restrict its use after Completion.</paratext>
              </para>
            </subclause1>
            <subclause1 id="a237389">
              <identifier>23.4</identifier>
              <para>
                <paratext>Notwithstanding any other provision of this agreement, neither party shall be obliged to keep confidential or to restrict its use of any information that:</paratext>
              </para>
              <subclause2 id="a589873">
                <identifier>(a)</identifier>
                <para>
                  <paratext>
                    is or becomes generally available to the public (other than as a result of its disclosure by the receiving party or any person to whom it has disclosed the information in accordance with 
                    <internal.reference refid="a390973">clause 23.5(a)</internal.reference>
                     in breach of this agreement); or
                  </paratext>
                </para>
              </subclause2>
              <subclause2 id="a532421">
                <identifier>(b)</identifier>
                <para>
                  <paratext>
                    was, is, or becomes available to the receiving party on a non-confidential basis from a person who, [to the receiving party's knowledge,] is not bound by a confidentiality agreement with the disclosing party or otherwise prohibited from disclosing the information to the receiving party and where such person has not received the information as a direct or indirect result of a breach of any confidentiality obligations in this 
                    <internal.reference refid="a73124">clause 23</internal.reference>
                    .
                  </paratext>
                </para>
                <drafting.note id="a465333" jurisdiction="">
                  <head align="left" preservecase="true">
                    <headtext>Carve-out for freely available information</headtext>
                  </head>
                  <division id="a000140" level="1">
                    <para>
                      <paratext>A confidentiality undertaking will generally contain a carve-out for information which the public can access, or which the receiving party can access from another source.</paratext>
                    </para>
                  </division>
                </drafting.note>
              </subclause2>
            </subclause1>
            <subclause1 id="a970355">
              <identifier>23.5</identifier>
              <para>
                <paratext>
                  Either party may disclose any information that it is otherwise required to keep confidential under this 
                  <internal.reference refid="a73124">clause 23</internal.reference>
                  :
                </paratext>
              </para>
              <subclause2 id="a390973">
                <identifier>(a)</identifier>
                <para>
                  <paratext>
                    to those of its employees, officers, consultants, representatives or advisers (or those of any member of its Group) who need to know such information to enable them to advise on this agreement, or to facilitate the Transaction, provided that the party making the disclosure informs the recipient of the confidential nature of the information before disclosure and procures that each recipient shall, in relation to any such information disclosed to it, comply with the obligations set out in this 
                    <internal.reference refid="a73124">clause 23</internal.reference>
                     as if they were that party. The party making a disclosure under this 
                    <internal.reference refid="a390973">clause 23.5(a)</internal.reference>
                     shall, at all times, be liable for the failure of its recipients to comply with the obligations set out in this clause; or
                  </paratext>
                </para>
                <drafting.note id="a258993" jurisdiction="">
                  <head align="left" preservecase="true">
                    <headtext>Permitted disclosures</headtext>
                  </head>
                  <division id="a000141" level="1">
                    <para>
                      <paratext>The confidentiality clause should specify to whom the receiving party may disclose the confidential information, and on what terms. It is usual for a receiving party to be allowed to disclose confidential information to its employees, advisers and so on, but on a "need-to-know" basis.</paratext>
                    </para>
                    <para>
                      <paratext>Permitted disclosees should be informed that the information is confidential, as this will help build a case for the disclosees themselves owing a non-contractual obligation of confidentiality to the original disclosing party.</paratext>
                    </para>
                    <para>
                      <paratext>The disclosees should also be expected to comply with the terms of the clause to ensure that there is no gap between the obligations of the receiving party and its representatives. It is possible to require disclosees to enter into a separate confidentiality undertaking in respect of the confidential information, but in most situations this is too onerous. The party making the permitted disclosure should be liable for the disclosees' compliance with the confidentiality obligations.</paratext>
                    </para>
                  </division>
                </drafting.note>
              </subclause2>
              <subclause2 id="a214687">
                <identifier>(b)</identifier>
                <para>
                  <paratext>in the case of the Buyer only, to a proposed transferee of the Business or any of the Assets for the purpose of enabling the proposed transferee to evaluate the proposed transfer; or</paratext>
                </para>
              </subclause2>
              <subclause2 id="a863542">
                <identifier>(c)</identifier>
                <para>
                  <paratext>in the case of the Buyer only, to its funders, potential investors and their respective advisers, employees, officers, representatives or consultants; or</paratext>
                </para>
              </subclause2>
              <subclause2 id="a887427">
                <identifier>(d)</identifier>
                <para>
                  <paratext>with the prior consent in writing of the other party; or</paratext>
                </para>
              </subclause2>
              <subclause2 id="a976992">
                <identifier>(e)</identifier>
                <para>
                  <paratext>to confirm that the Transaction has taken place, or the date of the Transaction (but without otherwise revealing any other terms of the Transaction or making any other announcement); or</paratext>
                </para>
              </subclause2>
              <subclause2 id="a902222">
                <identifier>(f)</identifier>
                <para>
                  <paratext>to the extent that the disclosure is required:</paratext>
                </para>
                <subclause3 id="a742251">
                  <identifier>(i)</identifier>
                  <para>
                    <paratext>by the laws of any jurisdiction to which that party is subject; or</paratext>
                  </para>
                </subclause3>
                <subclause3 id="a126531">
                  <identifier>(ii)</identifier>
                  <para>
                    <paratext>by an order of any court of competent jurisdiction, or any regulatory, judicial, governmental or similar body, or any Taxation Authority or securities exchange of competent jurisdiction; or</paratext>
                  </para>
                </subclause3>
                <subclause3 id="a188028">
                  <identifier>(iii)</identifier>
                  <para>
                    <paratext>to make any filing with, or obtain any authorisation from, a regulatory, governmental or similar body, or any Taxation Authority or securities exchange of competent jurisdiction; or</paratext>
                  </para>
                </subclause3>
                <subclause3 condition="optional" id="a884905">
                  <identifier>(iv)</identifier>
                  <para>
                    <paratext>under any arrangement in place under which negotiations relating to terms and conditions of employment are conducted; or</paratext>
                  </para>
                </subclause3>
                <subclause3 id="a912904">
                  <identifier>(v)</identifier>
                  <para>
                    <paratext>to protect that party's interest in any legal proceedings,</paratext>
                  </para>
                </subclause3>
                <para>
                  <paratext>provided that in each case (and to the extent it is legally permitted to do so) the party making the disclosure gives the other party as much notice of such disclosure as possible and, where notice of disclosure is not prohibited and is given in accordance with this clause, it takes into account the reasonable requests of the other party in relation to the content of such disclosure.</paratext>
                </para>
                <drafting.note id="a627974" jurisdiction="">
                  <head align="left" preservecase="true">
                    <headtext>Mandatory disclosure</headtext>
                  </head>
                  <division id="a000142" level="1">
                    <para>
                      <paratext>Parties should be permitted to make disclosures of confidential information that are required by law, court order or a competent authority.</paratext>
                    </para>
                    <para>
                      <paratext>A party making a mandatory required disclosure should, wherever possible, be required to give notice to the other party, preferably in advance of making the disclosure where practicable. However, this will not always be possible. For example, money laundering legislation prohibits informing a customer or client that they are being investigated for money laundering offences.</paratext>
                    </para>
                  </division>
                </drafting.note>
              </subclause2>
            </subclause1>
            <subclause1 condition="optional" id="a94487">
              <identifier>23.6</identifier>
              <para>
                <paratext>Each party shall supply the other party with such information about itself, its Group or this agreement as the other party may reasonably require for the purposes of satisfying the requirements of any law or any judicial, governmental, regulatory or similar body or any securities exchange of competent jurisdiction to which the other party is subject.</paratext>
              </para>
            </subclause1>
            <subclause1 id="a284160">
              <identifier>23.7</identifier>
              <para>
                <paratext>
                  Subject to 
                  <internal.reference refid="a634227">clause 23.8</internal.reference>
                  [, 
                  <internal.reference refid="a183983">clause 23.9</internal.reference>
                  ] and 
                  <internal.reference refid="a750093">clause 23.10</internal.reference>
                  , neither party shall make, or permit any person to make, any public announcement, communication or circular (
                  <defn.term>announcement</defn.term>
                  ) concerning the existence, subject matter or terms of this agreement, the Transaction or the wider transactions contemplated by it or the relationship between the parties without the prior written consent of the other party [(such consent not to be unreasonably withheld or delayed)].
                </paratext>
              </para>
              <drafting.note id="a975045" jurisdiction="">
                <head align="left" preservecase="true">
                  <headtext>Announcements</headtext>
                </head>
                <division id="a000143" level="1">
                  <para>
                    <paratext>
                      Parties to a transaction will often be concerned to control the dissemination of information about the transaction. This is particularly the case for listed companies, who are subject to additional requirements when it comes to announcing acquisitions or disposals (see 
                      <link href="1-200-7730" style="ACTLinkPLCtoPLC">
                        <ital>Practice note, Listed and public company issues: acquisitions</ital>
                      </link>
                      ). An announcements clause ensures that a transaction is publicised in an appropriate form, and in an agreed manner, by preventing each party from making a public announcement without the prior written consent of the other party or parties.
                    </paratext>
                  </para>
                </division>
              </drafting.note>
            </subclause1>
            <subclause1 id="a634227">
              <identifier>23.8</identifier>
              <para>
                <paratext>
                  Nothing in 
                  <internal.reference refid="a73124">clause 23</internal.reference>
                   shall prevent either party from making any announcement required by law or any governmental or regulatory authority (including, without limitation, any relevant securities exchange), or by any court or other authority of competent jurisdiction provided that the party required to make the announcement consults with the other party and takes into account the reasonable requests of the other party in relation to the content of such announcement before it is made.
                </paratext>
              </para>
              <drafting.note id="a456689" jurisdiction="">
                <head align="left" preservecase="true">
                  <headtext>Mandatory announcements</headtext>
                </head>
                <division id="a000144" level="1">
                  <para>
                    <paratext>It is usual to provide exceptions to the prohibition on announcements without consent, including disclosures made to comply with the requirements of the UK Listing Authority and the London Stock Exchange, or any other investment exchange on which a party's shares are traded. Some requirements of the UK Listing Authority have the force of law, while others do not.</paratext>
                  </para>
                </division>
              </drafting.note>
            </subclause1>
            <subclause1 condition="optional" id="a183983">
              <identifier>23.9</identifier>
              <para>
                <paratext>
                  The parties shall issue a press release in agreed form immediately after [the date of this agreement 
                  <bold>OR </bold>
                  Completion].
                </paratext>
              </para>
              <drafting.note id="a984939" jurisdiction="">
                <head align="left" preservecase="true">
                  <headtext>Agreed form announcement</headtext>
                </head>
                <division id="a000145" level="1">
                  <para>
                    <paratext>If the parties have agreed a form of an announcement that will be issued on exchange or completion of the transaction, they may wish to refer to this in the agreement.</paratext>
                  </para>
                </division>
              </drafting.note>
            </subclause1>
            <subclause1 id="a750093">
              <identifier>23.10</identifier>
              <para>
                <paratext>The Buyer may at any time after Completion announce its acquisition of the Business and Assets to any employees, clients, customers or suppliers of the Business or any other member of the Buyer Group.</paratext>
              </para>
            </subclause1>
          </clause>
          <clause id="a1051761">
            <identifier>24.</identifier>
            <head align="left" preservecase="true">
              <headtext>Further assurance</headtext>
            </head>
            <drafting.note id="a799454" jurisdiction="">
              <head align="left" preservecase="true">
                <headtext>Further assurance</headtext>
              </head>
              <division id="a000146" level="1">
                <para>
                  <paratext>This is a general provision designed to ensure that the seller takes any actions necessary to give effect to the asset purchase agreement. It can be useful for dealing with miscellaneous or unforeseen issues that may arise after completion.</paratext>
                </para>
                <division id="a641532" level="2">
                  <head align="left" preservecase="true">
                    <headtext>Negotiating and drafting issues</headtext>
                  </head>
                  <para>
                    <paratext>When acting for the buyer:</paratext>
                  </para>
                  <list type="bulleted">
                    <list.item>
                      <para>
                        <paratext>
                          <link href="9-505-7727" style="ACTLinkPLCtoPLC">
                            <ital>Section 2(1)b</ital>
                          </link>
                           of the 
                          <link href="9-505-7727" style="ACTLinkPLCtoPLC">
                            <ital>Law of Property (Miscellaneous Provisions) Act 1994</ital>
                          </link>
                           implies that the seller shall, at its own cost, do all that it reasonably can to give the buyer title to the property sold (here the assets). The buyer should consider whether to extend this implied covenant, and if it wishes to do so, it should delete the word "reasonably" from 
                          <internal.reference refid="a1051761">clause 24</internal.reference>
                          .
                        </paratext>
                      </para>
                    </list.item>
                    <list.item>
                      <para>
                        <paratext>Where there are any known or anticipated matters that require post-completion action, it may be better practice to address these issues specifically (by including express obligations to deal with the relevant matters) rather than relying on a generic further assurance provision.</paratext>
                      </para>
                    </list.item>
                  </list>
                  <para>
                    <paratext>When acting for the seller:</paratext>
                  </para>
                  <list type="bulleted">
                    <list.item>
                      <para>
                        <paratext>Consider limiting the further assurance obligation to matters which are necessary (or reasonably necessary) to give the buyer the full benefit of the agreement, rather than the obligation to carry out matters requested by the buyer.</paratext>
                      </para>
                    </list.item>
                    <list.item>
                      <para>
                        <paratext>Ensure that the clause is subject to a reasonableness test both as to the type of actions the seller can be required to take, and the time for performance.</paratext>
                      </para>
                    </list.item>
                    <list.item>
                      <para>
                        <paratext>Try to ensure that any unspecified matters are dealt with at the buyer's expense.</paratext>
                      </para>
                    </list.item>
                  </list>
                </division>
              </division>
            </drafting.note>
            <subclause1 id="a412336">
              <para>
                <paratext>At its own expense the Seller shall, and shall use all reasonable endeavours to procure that any necessary third party shall, [promptly] execute and deliver such documents and perform such acts as may [reasonably] be required for the purpose of giving full effect to this agreement, including the transfer of the Assets.</paratext>
              </para>
            </subclause1>
          </clause>
          <clause id="a425608">
            <identifier>25.</identifier>
            <head align="left" preservecase="true">
              <headtext>Assignment</headtext>
            </head>
            <drafting.note id="a290796" jurisdiction="">
              <head align="left" preservecase="true">
                <headtext>Assignment</headtext>
              </head>
              <division id="a000147" level="1">
                <para>
                  <paratext>
                    This clause prohibits assignment of, or other dealings in relation to, the parties' rights under the agreement, save for certain specified permitted dealings by the buyer (see 
                    <internal.reference refid="a86692">clause 25.3</internal.reference>
                     and 
                    <internal.reference refid="a685970">clause 25.4</internal.reference>
                    ).
                  </paratext>
                </para>
                <division id="a1013081" level="2">
                  <head align="left" preservecase="true">
                    <headtext>Legal issues</headtext>
                  </head>
                  <para>
                    <paratext>
                      Under English law, in the absence of any contractual provisions to the contrary, the benefit (but not the burden) of a contract can be assigned. In order for the assignee to be able to enforce its rights directly against the contract counterparty, notice of the assignment must be given to that counterparty (
                      <link href="2-505-5703" style="ACTLinkPLCtoPLC">
                        <ital>section 136</ital>
                      </link>
                      <ital>, Law of Property Act 1925</ital>
                      ).
                    </paratext>
                  </para>
                  <para>
                    <paratext>
                      In some instances, it is possible under the 
                      <link href="9-505-5610" style="ACTLinkPLCtoPLC">
                        <ital>Contracts (Rights of Third Parties) Act 1999</ital>
                      </link>
                       for identified third parties to acquire rights under an agreement without formal assignment (see 
                      <internal.reference refid="a665967">clause 33</internal.reference>
                      ).
                    </paratext>
                  </para>
                  <para>
                    <paratext>There are various situations in which the benefit, and sometimes the burden, of a contract is automatically assigned by law. For example, on death it is assigned to the personal representatives of the deceased party, and on liquidation it is assigned to the party's liquidator.</paratext>
                  </para>
                  <para>
                    <paratext>
                      Assignment is subject to an equitable principle that an assignee cannot recover from the debtor (which in this context would include a seller or warrantor) more than the assignor could have recovered had the assignment never taken place (
                      <link href="D-000-4662" style="ACTLinkURL">
                        <ital>Dawson v Great Northern City Railway [1905] 1 KB 260</ital>
                      </link>
                      ). However, the position of the assignee is not always identical to that of the assignor. A claim for damages may be affected by the position of the claimant, both in the amount of the damages and the steps taken to mitigate loss.
                    </paratext>
                  </para>
                  <para>
                    <paratext>
                      For further information in relation to assignment generally, see 
                      <link href="7-381-7509" style="ACTLinkPLCtoPLC">
                        <ital>Practice note, Contracts: assignment</ital>
                      </link>
                      .
                    </paratext>
                  </para>
                </division>
                <division id="a262797" level="2">
                  <head align="left" preservecase="true">
                    <headtext>Onward sale by the buyer</headtext>
                  </head>
                  <para>
                    <paratext>In the context of an acquisition agreement, the buyer may want to be able to assign the benefit of the warranties and restrictive covenants in the asset purchase agreement to a subsequent purchaser of the assets. However, it may not be possible to effectively assign the benefit of such provisions as a result of the rule that an assignee cannot recover more than the assignor. Under general contractual principles, a buyer must prove its loss for a breach of warranty claim.</paratext>
                  </para>
                  <para>
                    <paratext>If a buyer assigns the right to pursue a breach of warranty given to it, what right has been assigned? The usual rule is that the buyer has assigned a right of action on the basis that the breach of warranty occurred at the time of completion of the original purchase, notwithstanding that it was not known about at that time. The right of action, therefore, relates to any loss suffered by the original buyer, not the subsequent buyer of the assets.</paratext>
                  </para>
                  <para>
                    <paratext>If the original buyer sells the assets for full value but gives no warranties, the original buyer has arguably sold a right of action for nothing on the basis that, when the breach of warranty is subsequently discovered, there is no loss suffered by the original buyer since it has received full value for the sale of the assets. No recovery would therefore be possible under the warranties.</paratext>
                  </para>
                  <para>
                    <paratext>If the buyer is aware of a breach of warranty when selling a business to an onward purchaser, it will most likely disclose this to the subsequent buyer, who will take the breach into account in the price offered for the company. If this is the case, the buyer should not assign the benefit of the warranties since it will want to retain the right to pursue a claim for breach of the warranties in question.</paratext>
                  </para>
                  <para>
                    <paratext>In practice, the position is usually resolved by the buyer giving the same warranties it received from the seller to the subsequent buyer on a back-to-back basis. If a breach of warranty subsequently comes to light, the original buyer will then claim against the original seller in the event that the original buyer makes a payment to a subsequent buyer under the back-to-back warranties.</paratext>
                  </para>
                  <division id="a219293" level="3">
                    <head align="left" preservecase="true">
                      <headtext>Additional clauses</headtext>
                    </head>
                    <para>
                      <paratext>If the seller agrees to give the warranties and restrictive covenants to a subsequent buyer, the following clause could be inserted in the asset purchase agreement:</paratext>
                    </para>
                    <display.quote>
                      <para>
                        <paratext>
                          "25.6 The Buyer may wish to transfer the Business and Assets [or some of them] to [a member of the Buyer Group 
                          <bold>OR</bold>
                           a third party] (
                          <bold>Subsequent Buyer</bold>
                          ), and, to facilitate such a transfer or sale (
                          <bold>Subsequent Transaction</bold>
                          ), the Seller undertakes that, at the request of the Buyer and in consideration for the Subsequent Buyer entering into the Subsequent Transaction and as an inducement for it to do so, it shall execute a deed in the form set out in Schedule [NUMBER], under which it shall in respect of [those 
                          <bold>OR</bold>
                           the] Assets [to be transferred], give the warranties referred to in the deed (on the basis that those warranties will speak as of the date of this agreement and Completion and not as of the date of the Subsequent Transaction or its completion) and the Seller shall undertake in the same deed to the Subsequent Buyer to observe the same restrictions on its business activities as it has undertaken in relation to the Buyer in this agreement (but on the basis that any time limit on those restrictions runs from the date of this agreement or Completion and not from the date of the Subsequent Transaction or its completion). The Seller acknowledges that if those warranties or restrictions were not provided to the Subsequent Buyer, the ability of the Buyer to enter into the Subsequent Transaction or the price that might be obtained by it upon the Subsequent Transaction may be prejudiced.
                        </paratext>
                      </para>
                    </display.quote>
                    <display.quote>
                      <para>
                        <paratext>25.7 The Seller appoints the Buyer to be its attorney with effect from Completion with full power on its behalf to execute in its name a deed giving effect to the obligations under clause [25.6], and the Seller ratifies and confirms and agrees to ratify and confirm all and whatsoever the Buyer shall lawfully do or cause to be done in pursuance of the power of attorney granted by this clause and declare that the power of attorney is given by way of security to secure the obligations owed by the Seller to the Buyer under this clause [25.7] and that the power of attorney shall be irrevocable."</paratext>
                      </para>
                    </display.quote>
                    <para>
                      <paratext>
                        If the above provision is included in the agreement, the agreement should be executed as a deed, as a power of attorney can only be granted by a deed (
                        <link href="6-505-7724" style="ACTLinkPLCtoPLC">
                          <ital>section 1</ital>
                        </link>
                        <ital>, Powers of Attorney Act 1971</ital>
                        ).
                      </paratext>
                    </para>
                    <para>
                      <paratext>
                        If the buyer will be giving back-to-back warranties to a subsequent purchaser (that is, in the same terms as the warranties in this agreement), see 
                        <link href="8-381-9862" style="ACTLinkPLCtoPLC">
                          <ital>Standard clause, Back-to-back warranties: asset purchase agreement</ital>
                        </link>
                        .
                      </paratext>
                    </para>
                  </division>
                </division>
                <division id="a248071" level="2">
                  <head align="left" preservecase="true">
                    <headtext>Negotiating and drafting issues</headtext>
                  </head>
                  <para>
                    <paratext>The principal issues surround whether assignment should be permitted at all and, if so, in what circumstances.</paratext>
                  </para>
                  <list type="bulleted">
                    <list.item>
                      <para>
                        <paratext>If the seller wants to restrict assignment, an express clause to that effect must be included in the agreement.</paratext>
                      </para>
                    </list.item>
                    <list.item>
                      <para>
                        <paratext>Ensure so far as possible that informal assignments are not permitted (for example, the buyer acting as agent or trustee for a third party).</paratext>
                      </para>
                    </list.item>
                  </list>
                </division>
              </division>
            </drafting.note>
            <subclause1 id="a557829">
              <identifier>25.1</identifier>
              <para>
                <paratext>
                  Subject to the further provisions of this 
                  <internal.reference refid="a425608">clause 25</internal.reference>
                  , neither party shall assign, transfer, mortgage, charge, subcontract, declare a trust over, or deal in any other manner with any or all of its rights and obligations under this agreement (or any other document referred to in it).
                </paratext>
              </para>
              <drafting.note id="a628553" jurisdiction="">
                <head align="left" preservecase="true">
                  <headtext>Restriction of assignment</headtext>
                </head>
                <division id="a000148" level="1">
                  <para>
                    <paratext>
                      In addition to excluding the right to assign, this clause also prevents the grant of any charge or other encumbrance over any rights arising under the agreement. This may be a problem if the acquisition is debt-financed and the buyer's lender requires a charge over the agreement as part of its security package. In such circumstances, an express right for the buyer to grant a charge over the agreement should be included (see 
                      <internal.reference refid="a685970">clause 25.4</internal.reference>
                      ).
                    </paratext>
                  </para>
                </division>
              </drafting.note>
            </subclause1>
            <subclause1 id="a456493">
              <identifier>25.2</identifier>
              <para>
                <paratext>Each party confirms it is acting on its own behalf and not for the benefit of any other person.</paratext>
              </para>
              <drafting.note id="a937153" jurisdiction="">
                <head align="left" preservecase="true">
                  <headtext>Parties acting on their own behalf</headtext>
                </head>
                <division id="a000149" level="1">
                  <para>
                    <paratext>
                      A prohibition on assignment does not necessarily prevent a party from agreeing to hold any rights under an agreement as trustee or agent for the benefit of someone else. However, 
                      <internal.reference refid="a456493">clause 25.2</internal.reference>
                       seeks to prevent this outcome by containing an express confirmation that the parties are acting on their own behalf.
                    </paratext>
                  </para>
                </division>
              </drafting.note>
            </subclause1>
            <subclause1 id="a86692">
              <identifier>25.3</identifier>
              <para>
                <paratext>The Buyer may assign or subcontract any or all of its rights and obligations under this agreement to:</paratext>
              </para>
              <subclause2 id="a1006991">
                <identifier>(a)</identifier>
                <para>
                  <paratext>
                    another member of the Buyer Group [for so long as that company remains a member of the Buyer Group]. The Buyer shall procure that such assignee (or any subsequent assignee within the Buyer Group) assigns such rights back to it in accordance with this 
                    <internal.reference refid="a425608">clause 25</internal.reference>
                     or to such other member of the Buyer Group as the Buyer may nominate immediately before it ceases to be a member of the Buyer Group; or
                  </paratext>
                </para>
              </subclause2>
              <subclause2 id="a800952">
                <identifier>(b)</identifier>
                <para>
                  <paratext>any person to whom the Business or Assets are sold or transferred by the Buyer following Completion.</paratext>
                </para>
                <drafting.note id="a780978" jurisdiction="">
                  <head align="left" preservecase="true">
                    <headtext>Permitted assignment</headtext>
                  </head>
                  <division id="a000150" level="1">
                    <para>
                      <paratext>When acting for the seller:</paratext>
                    </para>
                    <list type="bulleted">
                      <list.item>
                        <para>
                          <paratext>Try to prohibit assignment outside of the buyer's group as an assignee may have a much more aggressive attitude towards pursuing warranty claims than the buyer and the basis for recovery may be different. Ensure, as far as possible, that informal assignments are not permitted (for example, the buyer acting as agent or trustee for a third party).</paratext>
                        </para>
                      </list.item>
                      <list.item>
                        <para>
                          <paratext>If intra-group assignment is permitted, ensure that there is an obligation to assign the rights back to the buyer (or another member of its group) before the assignee exits the buyer's group.</paratext>
                        </para>
                      </list.item>
                      <list.item>
                        <para>
                          <paratext>If assignment is permitted, consider including an express provision that any liability to an assignee cannot exceed the liability that would have existed to the buyer and that the benefit of warranties can only be assigned subject to the disclosures and limitations on liability negotiated with the buyer.</paratext>
                        </para>
                      </list.item>
                      <list.item>
                        <para>
                          <paratext>Consider how other provisions of the asset purchase agreement might be affected (such as notice provisions and so on) if an assignment takes place.</paratext>
                        </para>
                      </list.item>
                    </list>
                  </division>
                </drafting.note>
              </subclause2>
            </subclause1>
            <subclause1 condition="optional" id="a685970">
              <identifier>25.4</identifier>
              <para>
                <paratext>
                  The Buyer may grant security over, or assign by way of security, any or all of its rights under this agreement for the purposes of, or in connection with, the financing (whether in whole or in part) by the Buyer of the Transaction or any of its working capital or other requirements. On the enforcement of any security of a kind referred to in this 
                  <internal.reference refid="a685970">clause 25.4</internal.reference>
                  , the Buyer, or any administrative receiver of the Buyer or any person having the benefit of such security may assign any or all of the relevant rights to any person, but the Seller's liability to any assignee in respect of those rights shall not be greater than if no assignment had taken place.
                </paratext>
              </para>
              <drafting.note id="a956723" jurisdiction="">
                <head align="left" preservecase="true">
                  <headtext>Carve-out for granting security</headtext>
                </head>
                <division id="a000151" level="1">
                  <para>
                    <paratext>This optional clause may be necessary if the acquisition is being funded by an external lender, and it requires that the benefit of the asset purchase agreement can be assigned to it as part of its security from the buyer.</paratext>
                  </para>
                </division>
              </drafting.note>
            </subclause1>
            <subclause1 id="a477856">
              <identifier>25.5</identifier>
              <para>
                <paratext>
                  If there is an assignment or transfer of the Buyer's rights in accordance with 
                  <internal.reference refid="a86692">clause 25.3</internal.reference>
                   or 
                  <internal.reference refid="a685970">clause 25.4</internal.reference>
                  :
                </paratext>
              </para>
              <subclause2 id="a873065">
                <identifier>(a)</identifier>
                <para>
                  <paratext>the Seller may discharge its obligations under this agreement to the Buyer until it receives notice of the assignment; and</paratext>
                </para>
              </subclause2>
              <subclause2 id="a421858">
                <identifier>(b)</identifier>
                <para>
                  <paratext>the assignee may enforce this agreement as if it were named in this agreement as the Buyer, but the Buyer shall remain liable for any obligations under this agreement.</paratext>
                </para>
              </subclause2>
            </subclause1>
          </clause>
          <clause id="a509900">
            <identifier>26.</identifier>
            <head align="left" preservecase="true">
              <headtext>Entire agreement</headtext>
            </head>
            <drafting.note id="a776933" jurisdiction="">
              <head align="left" preservecase="true">
                <headtext>Entire agreement</headtext>
              </head>
              <division id="a000152" level="1">
                <para>
                  <paratext>
                    For detailed consideration of the legal issues relating to entire agreement clauses generally, see the integrated drafting notes in 
                    <link href="2-107-3834" style="ACTLinkPLCtoPLC">
                      <ital>Standard clause, Entire agreement </ital>
                    </link>
                    (see in particular, 
                    <link href="2-107-3834#a223137" style="ACTLinkPLCtoPLC">
                      <ital>Drafting note, About this clause</ital>
                    </link>
                    ).
                  </paratext>
                </para>
                <division id="a351962" level="2">
                  <head align="left" preservecase="true">
                    <headtext>Negotiating and drafting issues</headtext>
                  </head>
                  <para>
                    <paratext>
                      As drafted, this clause does not contain an express exclusion of claims for misrepresentation (whether arising from a pre-contractual statement or any statement included in the agreement) because such a provision would be for the seller's benefit and this is a document drafted on a buyer friendly basis. For further information in relation to entire agreement clauses and misrepresentation, see 
                      <link href="3-503-7049#a359983" style="ACTLinkPLCtoPLC">
                        <ital>Practice note, Contracts: entire agreement clauses: Entire agreement statement</ital>
                      </link>
                      .
                    </paratext>
                  </para>
                  <para>
                    <paratext>When acting for the seller, include an additional non-reliance and remedies clause to exclude actions for misrepresentation arising from either:</paratext>
                  </para>
                  <list type="bulleted">
                    <list.item>
                      <para>
                        <paratext>Any pre-contractual representations that have not been incorporated into the final agreement.</paratext>
                      </para>
                    </list.item>
                    <list.item>
                      <para>
                        <paratext>Any warranties contained in the agreement (which might otherwise be construed as representations).</paratext>
                      </para>
                    </list.item>
                  </list>
                  <para>
                    <paratext>
                      For an example clause of this type, see 
                      <link href="6-200-3555" style="ACTLinkPLCtoPLC">
                        <ital>Clause 4 of Standard document, Seller protection: limitation of liability: asset purchase agreement</ital>
                      </link>
                      .
                    </paratext>
                  </para>
                  <para>
                    <paratext>
                      If a provision excluding liability for misrepresentation is included in the agreement, it should be negotiated in conjunction with the definition of "Warranties" and the terms of 
                      <internal.reference refid="a565287">clause 7.1</internal.reference>
                       and 
                      <internal.reference refid="a381112">clause 7.2</internal.reference>
                      , all of which seek to keep open the possibility of an action for misrepresentation as currently drafted.
                    </paratext>
                  </para>
                </division>
                <division id="a379133" level="2">
                  <head align="left" preservecase="true">
                    <headtext>Excluding liability for misrepresentation</headtext>
                  </head>
                  <para>
                    <paratext>
                      The extent to which it is possible to exclude liability for pre-contractual representations under English law may be subject to a test of reasonableness under the 
                      <link href="7-505-7728" style="ACTLinkPLCtoPLC">
                        <ital>Unfair Contract Terms Act 1977</ital>
                      </link>
                       and 
                      <link href="1-505-7731" style="ACTLinkPLCtoPLC">
                        <ital>section 3</ital>
                      </link>
                       of the Misrepresentation Act 1967. For further information, see Practice notes:
                    </paratext>
                  </para>
                  <list type="bulleted">
                    <list.item>
                      <para>
                        <paratext>
                          <link href="4-107-4724#a668366" style="ACTLinkPLCtoPLC">
                            <ital>Misrepresentation: Limiting liability for misrepresentation</ital>
                          </link>
                          .
                        </paratext>
                      </para>
                    </list.item>
                    <list.item>
                      <para>
                        <paratext>
                          <link href="3-503-7049#a651441" style="ACTLinkPLCtoPLC">
                            <ital>Contracts: entire agreement clauses: Exclusion of liability for misrepresentation</ital>
                          </link>
                          .
                        </paratext>
                      </para>
                    </list.item>
                  </list>
                </division>
                <division id="a638076" level="2">
                  <head align="left" preservecase="true">
                    <headtext>No exclusion for fraudulent misrepresentation</headtext>
                  </head>
                  <para>
                    <paratext>
                      It is not possible to exclude liability for pre-contractual statements that are made fraudulently. If fraudulent misrepresentations have been made by the seller, the buyer may be entitled to rescind the agreement if it has been induced to enter into the agreement by that misrepresentation (see 
                      <link href="D-016-7151" style="ACTLinkURL">
                        <ital>Erlson Precision Holdings Ltd (formerly GG 132 Ltd) v Hampson Industries plc [2011] EWHC 1137 (Comm)</ital>
                      </link>
                       and 
                      <link href="1-507-1534" style="ACTLinkPLCtoPLC">
                        <ital>Legal update, Fraudulent misrepresentation: rescission of share purchase agreement (High Court)</ital>
                      </link>
                      ).
                    </paratext>
                  </para>
                  <para>
                    <paratext>
                      For further information relating to fraudulent misrepresentation, see 
                      <link href="4-107-4724#a942035" style="ACTLinkPLCtoPLC">
                        <ital>Practice note, Misrepresentation: Fraudulent misrepresentation</ital>
                      </link>
                      .
                    </paratext>
                  </para>
                  <division id="a510421" level="3">
                    <head align="left" preservecase="true">
                      <headtext>Express carve out for fraud?</headtext>
                    </head>
                    <para>
                      <paratext>
                        Case law in this area suggests that it is unnecessary to include an express carve-out for fraud from a clause which seeks to exclude liability for misrepresentation (see 
                        <link href="3-503-7049#a596626" style="ACTLinkPLCtoPLC">
                          <ital>Practice note, Contracts: entire agreement clauses: Express carve-out in respect of fraud</ital>
                        </link>
                        ). However, if such a carve-out is included, be careful to carve out liability for fraud from any other clause in the agreement that seeks to limit the parties' liability. Otherwise, the courts may draw conclusions from the discrepancy.
                      </paratext>
                    </para>
                  </division>
                </division>
              </division>
            </drafting.note>
            <subclause1 id="a392405">
              <para>
                <paratext>
                  This agreement [(together with the documents referred to in it 
                  <bold>OR</bold>
                   [LIST OTHER DOCUMENTS])] constitute[s] the entire agreement between the parties in relation to the Transaction and supersede[s] any previous agreement between the parties in respect of the same.
                </paratext>
              </para>
              <drafting.note id="a129418" jurisdiction="">
                <head align="left" preservecase="true">
                  <headtext>Multiple agreements</headtext>
                </head>
                <division id="a000153" level="1">
                  <para>
                    <paratext>Ensure that the entire agreement clause captures all documents comprising the transaction in question. Consider identifying any other specific documents in this clause, or including the words in square brackets if the transaction documents comprise more than just the main asset purchase agreement.</paratext>
                  </para>
                  <para>
                    <paratext>
                      If 
                      <internal.reference refid="a971829">clause 1.6</internal.reference>
                       is included in the agreement, the first set of optional wording in square brackets should be used.
                    </paratext>
                  </para>
                </division>
              </drafting.note>
            </subclause1>
          </clause>
          <clause id="a82647">
            <identifier>27.</identifier>
            <head align="left" preservecase="true">
              <headtext>Variation and waiver</headtext>
            </head>
            <subclause1 id="a58693">
              <identifier>27.1</identifier>
              <para>
                <paratext>No variation of this agreement shall be effective unless it is in writing and signed by the parties (or their authorised representatives).</paratext>
              </para>
              <drafting.note id="a599396" jurisdiction="">
                <head align="left" preservecase="true">
                  <headtext>Variation</headtext>
                </head>
                <division id="a000154" level="1">
                  <para>
                    <paratext>This clause is intended to exclude the possibility of informal, and perhaps inadvertent, oral variations being made to the agreement by requiring the parties to follow a prescribed procedure to vary the agreement.</paratext>
                  </para>
                  <para>
                    <paratext>There are a number of issues regarding the legal effectiveness of variation clauses. For further information, see:</paratext>
                  </para>
                  <list type="bulleted">
                    <list.item>
                      <para>
                        <paratext>
                          <link href="7-380-8331" style="ACTLinkPLCtoPLC">
                            <ital>Practice note, Contracts: variation</ital>
                          </link>
                          .
                        </paratext>
                      </para>
                    </list.item>
                    <list.item>
                      <para>
                        <paratext>
                          <link href="3-107-3838" style="ACTLinkPLCtoPLC">
                            <ital>Standard clause, Variation</ital>
                          </link>
                           and the related drafting notes.
                        </paratext>
                      </para>
                    </list.item>
                  </list>
                  <division id="a578402" level="2">
                    <head align="left" preservecase="true">
                      <headtext>Varying a deed</headtext>
                    </head>
                    <para>
                      <paratext>
                        If the agreement is executed as a deed, it is best practice to require any variations also to be executed as a deed. However, this is not necessarily a legal requirement as there is a rule of equity that a deed can be varied by a simple contract, provided there is consideration. This equitable rule prevails over the common law rule that a deed can only be varied by a deed (
                        <link href="0-508-2458" style="ACTLinkPLCtoPLC">
                          <ital>section 49</ital>
                        </link>
                        , Senior Courts Act 1981).
                      </paratext>
                    </para>
                  </division>
                </division>
              </drafting.note>
            </subclause1>
            <subclause1 id="a578033">
              <identifier>27.2</identifier>
              <para>
                <paratext>A waiver of any right or remedy under this agreement or by law is only effective if it is given in writing and shall not be deemed a waiver of any subsequent breach or default.</paratext>
              </para>
              <drafting.note id="a306955" jurisdiction="">
                <head align="left" preservecase="true">
                  <headtext>Waiver</headtext>
                </head>
                <division id="a000155" level="1">
                  <para>
                    <paratext>The purpose of this clause is to ensure that, if a party agrees to waive its rights (whether under the agreement or at common law) in respect of the other party's breach, this is only effective if in writing. The second part of the clause deals with waivers for future breaches, so that if a party agrees in writing to waive one breach, that waiver does not apply to future circumstances.</paratext>
                  </para>
                  <para>
                    <paratext>For further information in relation to waiver and "no waiver" clauses generally, see:</paratext>
                  </para>
                  <list type="bulleted">
                    <list.item>
                      <para>
                        <paratext>
                          <link href="0-502-8838" style="ACTLinkPLCtoPLC">
                            <ital>Practice note, Contracts: waiver</ital>
                          </link>
                          .
                        </paratext>
                      </para>
                    </list.item>
                    <list.item>
                      <para>
                        <paratext>
                          <link href="0-107-3806" style="ACTLinkPLCtoPLC">
                            <ital>Standard clause, Waiver</ital>
                          </link>
                           and the related drafting notes.
                        </paratext>
                      </para>
                    </list.item>
                  </list>
                </division>
              </drafting.note>
            </subclause1>
            <subclause1 id="a606032">
              <identifier>27.3</identifier>
              <para>
                <paratext>A failure or delay by a party to exercise any right or remedy provided under this agreement or by law shall not constitute a waiver of that or any other right or remedy, nor shall it prevent or restrict any further exercise of that or any other right or remedy.</paratext>
              </para>
              <drafting.note id="a488537" jurisdiction="">
                <head align="left" preservecase="true">
                  <headtext>Failure or delay in exercising rights</headtext>
                </head>
                <division id="a000156" level="1">
                  <para>
                    <paratext>This clause seeks to ensure, among other things, that a decision by the buyer not to pursue a particular warranty claim (which may occur, for instance, if the claim in question is not economically viable) will not prejudice its ability to pursue any subsequent claims.</paratext>
                  </para>
                </division>
              </drafting.note>
            </subclause1>
            <subclause1 id="a945453">
              <identifier>27.4</identifier>
              <para>
                <paratext>No single or partial exercise of any right or remedy provided under this agreement or by law shall prevent or restrict the further exercise of that or any other right or remedy.</paratext>
              </para>
            </subclause1>
          </clause>
          <clause id="a783569">
            <identifier>28.</identifier>
            <head align="left" preservecase="true">
              <headtext>Costs</headtext>
            </head>
            <drafting.note id="a221504" jurisdiction="">
              <head align="left" preservecase="true">
                <headtext>Costs</headtext>
              </head>
              <division id="a000157" level="1">
                <para>
                  <paratext>
                    The customary approach to costs in an asset acquisition is for each party to bear its own transaction costs, and this position is reflected in this clause. However, an additional optional clause is included at 
                    <internal.reference refid="a965044">clause 28.2</internal.reference>
                     under which the seller will be obliged to reimburse the buyer's costs in certain circumstances (see 
                    <internal.reference refid="a114691">Drafting note, Costs on termination of the agreement</internal.reference>
                    ).
                  </paratext>
                </para>
              </division>
            </drafting.note>
            <subclause1 id="a612561">
              <identifier>28.1</identifier>
              <para>
                <paratext>Except as expressly provided in this agreement, each party shall pay its own costs and expenses incurred in connection with the negotiation, preparation and execution of this agreement (and any documents referred to in it).</paratext>
              </para>
            </subclause1>
            <subclause1 condition="optional" id="a965044">
              <identifier>28.2</identifier>
              <para>
                <paratext>Without prejudice to any other right or remedy the Buyer may have, the Seller shall indemnify the Buyer against all costs and expenses suffered or incurred by the Buyer in investigating the affairs of the Business and Assets and in negotiating, preparing, executing, rescinding or terminating this agreement (and any of the documents referred to in it) in the event that:</paratext>
              </para>
              <subclause2 id="a907593">
                <identifier>(a)</identifier>
                <para>
                  <paratext>
                    the Buyer terminates this agreement in accordance with 
                    <internal.reference refid="a613584">clause 6.5(c)</internal.reference>
                     or 
                    <internal.reference refid="a573375">clause 7.6</internal.reference>
                    <ital>(a)</ital>
                    ; or
                  </paratext>
                </para>
              </subclause2>
              <subclause2 id="a345528">
                <identifier>(b)</identifier>
                <para>
                  <paratext>
                    this agreement terminates and ceases to have effect in accordance with 
                    <internal.reference refid="a760793">clause 2.2</internal.reference>
                     because any of the Conditions in paragraphs [NUMBER] of 
                    <internal.reference refid="a938288">Schedule 3</internal.reference>
                     have not been satisfied or waived.
                  </paratext>
                </para>
                <drafting.note id="a114691" jurisdiction="">
                  <head align="left" preservecase="true">
                    <headtext>Costs on termination of the agreement</headtext>
                  </head>
                  <division id="a000158" level="1">
                    <para>
                      <paratext>This clause obliges the seller to reimburse the buyer's transaction costs in the event that:</paratext>
                    </para>
                    <list type="bulleted">
                      <list.item>
                        <para>
                          <paratext>The buyer terminates the agreement as a result of:</paratext>
                        </para>
                        <list type="bulleted">
                          <list.item>
                            <para>
                              <paratext>
                                the seller's failure to comply with its completion obligations under 
                                <internal.reference refid="a173058">clause 6.3</internal.reference>
                                ; or
                              </paratext>
                            </para>
                          </list.item>
                          <list.item>
                            <para>
                              <paratext>a breach of warranty (or other material breach of agreement by the seller) arising or coming to light between exchange and completion.</paratext>
                            </para>
                          </list.item>
                        </list>
                      </list.item>
                    </list>
                    <list type="bulleted">
                      <list.item>
                        <para>
                          <paratext>The agreement terminates due to a failure to satisfy specified conditions to completion.</paratext>
                        </para>
                      </list.item>
                    </list>
                    <para>
                      <paratext>For further information on these issues, see:</paratext>
                    </para>
                    <list type="bulleted">
                      <list.item>
                        <para>
                          <paratext>
                            <link href="6-107-3832" style="ACTLinkPLCtoPLC">
                              <ital>Standard clause, Costs</ital>
                            </link>
                             and the related drafting notes.
                          </paratext>
                        </para>
                      </list.item>
                      <list.item>
                        <para>
                          <paratext>
                            <link href="5-107-4610" style="ACTLinkPLCtoPLC">
                              <ital>Practice note, Break fees and other deal protection measures</ital>
                            </link>
                            <ital>.</ital>
                          </paratext>
                        </para>
                      </list.item>
                    </list>
                    <division id="a887791" level="2">
                      <head align="left" preservecase="true">
                        <headtext>Negotiating and drafting issues</headtext>
                      </head>
                      <list type="bulleted">
                        <list.item>
                          <para>
                            <paratext>
                              <bold>Is a costs indemnity appropriate?</bold>
                               The treatment of the parties' costs in the event that the transaction fails to complete forms part of the negotiation relating to the apportionment of the transaction risk arising from a split exchange and completion. Whether or not a costs indemnity is appropriate (in favour of either party) will therefore be linked to factors such as the nature of the conditions to completion, the reason why an interval between exchange and completion is necessary and who benefits from the transaction structure. For example, if the completion conditions are buyer-driven and the seller would be willing and able to complete without the conditions, it may be more difficult for the buyer to justify a costs indemnity for a failure to satisfy the completion conditions. However, the resolution of this issue may ultimately come down to the relative bargaining position of the parties.
                            </paratext>
                          </para>
                        </list.item>
                        <list.item>
                          <para>
                            <paratext>
                              <bold>Conditions outside seller's control. </bold>
                              The seller should resist, as far possible, any provision which involves additional exposure to the risk of a failure to achieve a completion condition, particularly where that condition is outside the seller's control.
                            </paratext>
                          </para>
                        </list.item>
                        <list.item>
                          <para>
                            <paratext>
                              <bold>Cap on indemnity. </bold>
                              Where a costs indemnity cannot be avoided, try to ensure that the obligation is not open-ended. For example, try to limit the indemnity to the reimbursement of "reasonable costs that are properly incurred" and negotiate a cap on the amount that can be claimed under the indemnity.
                            </paratext>
                          </para>
                        </list.item>
                        <list.item>
                          <para>
                            <paratext>
                              <bold>Indemnity from the buyer? </bold>
                              Where the completion conditions are specific to a particular buyer, and are unlikely to be a requirement of all potential buyers, the seller should consider whether it is appropriate to require an indemnity for its own transaction costs from the buyer.
                            </paratext>
                          </para>
                        </list.item>
                      </list>
                    </division>
                  </division>
                </drafting.note>
              </subclause2>
            </subclause1>
          </clause>
          <clause id="a112100">
            <identifier>29.</identifier>
            <head align="left" preservecase="true">
              <headtext>Notices</headtext>
            </head>
            <drafting.note id="a439176" jurisdiction="">
              <head align="left" preservecase="true">
                <headtext>Notices</headtext>
              </head>
              <division id="a000159" level="1">
                <para>
                  <paratext>This provision governs the manner in which any notices under the agreement must be given and the time at which any such notice is deemed to be received.</paratext>
                </para>
                <para>
                  <paratext>
                    Notice provisions can play an important role as they may determine when (and if) other rights under the agreement are triggered. For example, whether or not a warranty claim is time barred by the limitation on liability set out in 
                    <internal.reference refid="a111488">clause 8.4</internal.reference>
                     will depend upon whether notice of that claim has been validly served within the time frame specified in that clause.
                  </paratext>
                </para>
                <para>
                  <paratext>For further information in relation to notices generally, see:</paratext>
                </para>
                <list type="bulleted">
                  <list.item>
                    <para>
                      <paratext>
                        <link href="3-107-3843" style="ACTLinkPLCtoPLC">
                          <ital>Practice note, Notice clauses</ital>
                        </link>
                        .
                      </paratext>
                    </para>
                  </list.item>
                  <list.item>
                    <para>
                      <paratext>
                        <link href="5-107-3842" style="ACTLinkPLCtoPLC">
                          <ital>Standard clause, Notices</ital>
                        </link>
                         and the related drafting notes.
                      </paratext>
                    </para>
                  </list.item>
                </list>
                <division id="a136054" level="2">
                  <head align="left" preservecase="true">
                    <headtext>Negotiating and drafting issues</headtext>
                  </head>
                  <list type="bulleted">
                    <list.item>
                      <para>
                        <paratext>Because the notice provisions in an agreement will be interpreted strictly, they should be sufficiently detailed and address all relevant circumstances. For example, if a guarantor is included as a party to the agreement, the notice provisions should be expanded to deal with service by and on the guarantor.</paratext>
                      </para>
                    </list.item>
                    <list.item>
                      <para>
                        <paratext>
                          Consider whether signature of a notice should be mandatory (
                          <internal.reference refid="a666692">clause 29.2(b)</internal.reference>
                          ).
                        </paratext>
                      </para>
                    </list.item>
                    <list.item>
                      <para>
                        <paratext>
                          Notices should be required to be given in a language that will be understood by the recipient, particularly where there are overseas parties involved (see 
                          <internal.reference refid="a80056">clause 29.2(a)</internal.reference>
                          ).
                        </paratext>
                      </para>
                    </list.item>
                    <list.item>
                      <para>
                        <paratext>
                          The provision should include a mechanism for the parties to make changes to their service details (see 
                          <internal.reference refid="a142571">clause 29.4</internal.reference>
                          ). Usually, there should be a time period before any notified changes to the service details take effect to avoid a situation whereby notices sent to the correct address at the time of sending are invalid because of a subsequent change of address.
                        </paratext>
                      </para>
                    </list.item>
                    <list.item>
                      <para>
                        <paratext>
                          If both parties are resident in the UK, consider whether it is necessary to permit service by airmail or international courier as provided in 
                          <internal.reference refid="a1050602">clause 29.2(d)(iv)</internal.reference>
                          .
                        </paratext>
                      </para>
                    </list.item>
                    <list.item>
                      <para>
                        <paratext>
                          If any party is resident outside the UK and its address for service of notices is not within the UK, consider whether that party should be required to appoint an agent for service in the UK. Where there is a foreign party with no UK office (and the forum for disputes is the English courts), it is common to include an overseas address for the service of general notices, but to include a provision appointing a UK based agent for the service of any court proceedings. A provision of this type would usually be included in the governing law and jurisdiction clause. For an example clause appointing an agent for service, see 
                          <link anchor="a614388" href="9-522-6848" style="ACTLinkPLCtoPLC">
                            <ital>clause 1.2</ital>
                          </link>
                           of 
                          <link href="9-522-6848" style="ACTLinkPLCtoPLC">
                            <ital>Standard clause, Jurisdiction</ital>
                          </link>
                          .
                        </paratext>
                      </para>
                    </list.item>
                  </list>
                </division>
              </division>
            </drafting.note>
            <subclause1 condition="optional" id="a630180">
              <identifier>29.1</identifier>
              <para>
                <paratext>
                  For the purposes of this 
                  <internal.reference refid="a112100">clause 29</internal.reference>
                  , but subject to 
                  <internal.reference refid="a513945">clause 29.7</internal.reference>
                  , notice includes any other communication.
                </paratext>
              </para>
              <drafting.note id="a894090" jurisdiction="">
                <head align="left" preservecase="true">
                  <headtext>Scope of clause</headtext>
                </head>
                <division id="a000160" level="1">
                  <para>
                    <paratext>The parties should consider the intended scope of the notices provision. For instance, is it intended that the provisions should apply to formal notices under the agreement only, or should it also capture all communications between the parties in relation to the agreement? If the parties intend to exclude general communications from the scope of this clause, this provision should be omitted. Also ensure that the agreement does not refer to any general communications that are intended to be outside this clause as "notices".</paratext>
                  </para>
                  <para>
                    <paratext>
                      If the service of legal proceedings has contractual relevance under the terms of the agreement, consider also whether the notices clause should also apply to the service of such proceedings. If the notices provision is expressed as applying to "communications", then in the absence of express words to the contrary (such as those in 
                      <internal.reference refid="a513945">clause 29.7</internal.reference>
                      , it is possible that it will be construed widely to include the service of legal proceedings relating to the agreement (see obiter comments of Green J in 
                      <link href="https://uk.practicallaw.thomsonreuters.com/PLCCoreDocument/ViewDocument.html?DocumentGuid=I71d47a4a6cf311e498db8b09b4f043e0&amp;amp;ViewType=FullText&amp;amp;HasDraftingNotes=False&amp;amp;ResearchReportViewMode=False&amp;amp;SessionScopeIsValid=True&amp;amp;IsCourtWireDocument=False&amp;amp;IsSuperPrivateDocument=False&amp;amp;IsPrivateDocument=False&amp;amp;ClientMatter=Cobalt.Website.Platform.Web.UserData.ClientMatter&amp;amp;AuthenticationStrength=5&amp;amp;IsMedLitStubDocument=False&amp;amp;IsOutOfPlanDocumentViewClicked=False&amp;amp;TransitionType=Default&amp;amp;ContextData=(sc.Default)&amp;amp;BillingContextData=(sc.Default)" style="ACTLinkURL">
                        <ital>Ageas (UK) Ltd v Kwik-Fit (GB) Ltd [2013] EWHC 3261 (QB)</ital>
                      </link>
                      ).
                    </paratext>
                  </para>
                </division>
              </drafting.note>
            </subclause1>
            <subclause1 id="a898473">
              <identifier>29.2</identifier>
              <para>
                <paratext>A notice given to a party under or in connection with this agreement:</paratext>
              </para>
              <subclause2 id="a80056">
                <identifier>(a)</identifier>
                <para>
                  <paratext>shall be in writing and in English [(or accompanied by an accurate translation into English)];</paratext>
                </para>
              </subclause2>
              <subclause2 id="a666692">
                <identifier>(b)</identifier>
                <para>
                  <paratext>shall be signed by or on behalf of the party giving it;</paratext>
                </para>
              </subclause2>
              <subclause2 id="a535308">
                <identifier>(c)</identifier>
                <para>
                  <paratext>
                    shall be sent to the party for the attention of the contact and at the address [, email address, fax or DX number] listed in 
                    <internal.reference refid="a154825">clause 29.3</internal.reference>
                    ;
                  </paratext>
                </para>
              </subclause2>
              <subclause2 id="a435131">
                <identifier>(d)</identifier>
                <para>
                  <paratext>shall be:</paratext>
                </para>
                <subclause3 id="a1001241">
                  <identifier>(i)</identifier>
                  <para>
                    <paratext>delivered by hand; or</paratext>
                  </para>
                </subclause3>
                <subclause3 id="a663484">
                  <identifier>(ii)</identifier>
                  <para>
                    <paratext>sent by pre-paid first class post or other next working day delivery service [providing proof of [postage or delivery]]; or</paratext>
                  </para>
                </subclause3>
                <subclause3 id="a912110">
                  <identifier>(iii)</identifier>
                  <para>
                    <paratext>sent by prepaid airmail [providing proof of [postage or delivery]]; or</paratext>
                  </para>
                </subclause3>
                <subclause3 id="a154379">
                  <identifier>(iv)</identifier>
                  <para>
                    <paratext>sent by email; or</paratext>
                  </para>
                </subclause3>
                <subclause3 id="a948120">
                  <identifier>(v)</identifier>
                  <para>
                    <paratext>sent by fax; or</paratext>
                  </para>
                </subclause3>
                <subclause3 id="a717408">
                  <identifier>(vi)</identifier>
                  <para>
                    <paratext>sent by document exchange (DX); and</paratext>
                  </para>
                </subclause3>
              </subclause2>
              <subclause2 id="a447535">
                <identifier>(e)</identifier>
                <para>
                  <paratext>
                    unless proven otherwise is deemed received as set out in 
                    <internal.reference refid="a716890">clause 29.5</internal.reference>
                     if prepared and sent in accordance with this clause.
                  </paratext>
                </para>
              </subclause2>
            </subclause1>
            <subclause1 id="a154825">
              <identifier>29.3</identifier>
              <para>
                <paratext>The parties' addresses and contact details are:</paratext>
              </para>
              <subclause2 id="a311000">
                <identifier>(a)</identifier>
                <para>
                  <paratext>Seller</paratext>
                </para>
                <subclause3 id="a365296">
                  <identifier>(i)</identifier>
                  <para>
                    <paratext>contact;</paratext>
                  </para>
                </subclause3>
                <subclause3 id="a877327">
                  <identifier>(ii)</identifier>
                  <para>
                    <paratext>address: [ADDRESS];</paratext>
                  </para>
                </subclause3>
                <subclause3 id="a173032">
                  <identifier>(iii)</identifier>
                  <para>
                    <paratext>[fax number or email address]: [FAX NUMBER OR EMAIL ADDRESS]; and</paratext>
                  </para>
                </subclause3>
                <subclause3 id="a671009">
                  <identifier>(iv)</identifier>
                  <para>
                    <paratext>DX number: [NUMBER]</paratext>
                  </para>
                </subclause3>
              </subclause2>
              <subclause2 id="a108055">
                <identifier>(b)</identifier>
                <para>
                  <paratext>Buyer</paratext>
                </para>
                <subclause3 id="a442656">
                  <identifier>(i)</identifier>
                  <para>
                    <paratext>contact;</paratext>
                  </para>
                </subclause3>
                <subclause3 id="a187068">
                  <identifier>(ii)</identifier>
                  <para>
                    <paratext>address: [ADDRESS]</paratext>
                  </para>
                </subclause3>
                <subclause3 id="a393294">
                  <identifier>(iii)</identifier>
                  <para>
                    <paratext>[fax number or email address]: [FAX NUMBER OR EMAIL ADDRESS]; and</paratext>
                  </para>
                </subclause3>
                <subclause3 id="a275800">
                  <identifier>(iv)</identifier>
                  <para>
                    <paratext>DX number: [NUMBER].</paratext>
                  </para>
                </subclause3>
              </subclause2>
            </subclause1>
            <subclause1 id="a142571">
              <identifier>29.4</identifier>
              <para>
                <paratext>
                  A party may change its details given in 
                  <internal.reference refid="a154825">clause 29.3</internal.reference>
                   by giving notice, the change taking effect for the party notified of the change at [9.00 am] on the later of:
                </paratext>
              </para>
              <subclause2 id="a978842">
                <identifier>(a)</identifier>
                <para>
                  <paratext>the date (if any) specified in the notice as the effective date for the change; or</paratext>
                </para>
              </subclause2>
              <subclause2 id="a758580">
                <identifier>(b)</identifier>
                <para>
                  <paratext>the date [five] Business Days after deemed receipt of the notice.</paratext>
                </para>
              </subclause2>
            </subclause1>
            <subclause1 id="a716890">
              <identifier>29.5</identifier>
              <para>
                <paratext>
                  Delivery of a notice is deemed to have taken place (provided that all other requirements in this clause have been satisfied and subject to the provisions in 
                  <internal.reference refid="a411177">clause 29.6</internal.reference>
                  ):
                </paratext>
              </para>
              <subclause2 id="a890382">
                <identifier>(a)</identifier>
                <para>
                  <paratext>if delivered by hand, on signature of a delivery receipt[ or at the time the notice is left at the address]; or</paratext>
                </para>
              </subclause2>
              <subclause2 id="a901064">
                <identifier>(b)</identifier>
                <para>
                  <paratext>
                    if sent by [prepaid first class post or other] next working day delivery service [providing proof of [postage 
                    <bold>OR</bold>
                     delivery]], at [9.00 am] on the [second] Business Day after posting[ or at the time recorded by the delivery service]; or
                  </paratext>
                </para>
              </subclause2>
              <subclause2 id="a869020">
                <identifier>(c)</identifier>
                <para>
                  <paratext>
                    if sent by pre-paid airmail [providing proof of [postage 
                    <bold>OR</bold>
                     delivery]], at [9.00 am] on the [fifth] Business Day after posting [or at the time recorded by the delivery service]; or
                  </paratext>
                </para>
              </subclause2>
              <subclause2 id="a253489">
                <identifier>(d)</identifier>
                <para>
                  <paratext>if sent by email or fax, at the time of transmission; or</paratext>
                </para>
              </subclause2>
              <subclause2 id="a965152">
                <identifier>(e)</identifier>
                <para>
                  <paratext>if sent by DX, at [9.00 am] on the [second] Business Day after being put in the DX.</paratext>
                </para>
              </subclause2>
            </subclause1>
            <subclause1 id="a411177">
              <identifier>29.6</identifier>
              <para>
                <paratext>
                  For the purpose of 
                  <internal.reference refid="a716890">Clause 29.5</internal.reference>
                   and calculating deemed receipt, all references to time are to local time on Business Days in the place of receipt.
                </paratext>
              </para>
            </subclause1>
            <subclause1 id="a513945">
              <identifier>29.7</identifier>
              <para>
                <paratext>This clause does not apply to the service of any proceedings or other documents in any legal action or, where applicable, any arbitration or other method of dispute resolution.</paratext>
              </para>
              <drafting.note id="a499219" jurisdiction="">
                <head align="left" preservecase="true">
                  <headtext>Exclusion for service of legal proceedings</headtext>
                </head>
                <division id="a000161" level="1">
                  <para>
                    <paratext>Include this provision if the parties do not want the methods of service and deemed service provisions set out in this clause to apply to the service of any legal proceedings relating to the agreement.</paratext>
                  </para>
                  <para>
                    <paratext>
                      If the timing of service of legal proceedings has contractual significance under the agreement (for example, if it includes a contractual limitation period for serving legal proceedings for any warranty claims), bear in mind the conflicting High Court decisions in 
                      <link href="https://uk.practicallaw.thomsonreuters.com/PLCCoreDocument/ViewDocument.html?DocumentGuid=I71d47a4a6cf311e498db8b09b4f043e0&amp;amp;ViewType=FullText&amp;amp;HasDraftingNotes=False&amp;amp;ResearchReportViewMode=False&amp;amp;SessionScopeIsValid=True&amp;amp;IsCourtWireDocument=False&amp;amp;IsSuperPrivateDocument=False&amp;amp;IsPrivateDocument=False&amp;amp;ClientMatter=Cobalt.Website.Platform.Web.UserData.ClientMatter&amp;amp;AuthenticationStrength=5&amp;amp;IsMedLitStubDocument=False&amp;amp;IsOutOfPlanDocumentViewClicked=False&amp;amp;TransitionType=Default&amp;amp;ContextData=(sc.Default)&amp;amp;BillingContextData=(sc.Default)" style="ACTLinkURL">
                        <ital>Ageas (UK) Ltd v Kwik-Fit (GB) Ltd [2013] EWHC 3261 (QB)</ital>
                      </link>
                       and 
                      <link href="https://uk.practicallaw.thomsonreuters.com/PLCCoreDocument/ViewDocument.html?DocumentGuid=I7f95ad1a4ecb11e498db8b09b4f043e0&amp;amp;ViewType=FullText&amp;amp;HasDraftingNotes=False&amp;amp;ResearchReportViewMode=False&amp;amp;SessionScopeIsValid=True&amp;amp;IsCourtWireDocument=False&amp;amp;IsSuperPrivateDocument=False&amp;amp;IsPrivateDocument=False&amp;amp;ClientMatter=Cobalt.Website.Platform.Web.UserData.ClientMatter&amp;amp;AuthenticationStrength=5&amp;amp;IsMedLitStubDocument=False&amp;amp;IsOutOfPlanDocumentViewClicked=False&amp;amp;TransitionType=Default&amp;amp;ContextData=(sc.Default)&amp;amp;BillingContextData=(sc.Default)" style="ACTLinkURL">
                        <ital>T &amp; L Sugars Ltd v Tate &amp; Lyle Industries Ltd [2014] EWHC 1066</ital>
                      </link>
                      . They suggest that in order to avoid any uncertainty in determining whether such proceedings have been served in time for the purposes of the agreement, it would be advisable to expressly specify how such service can be effected and the rules for determining when service of legal proceedings is deemed to occur.
                    </paratext>
                  </para>
                  <para>
                    <paratext>
                      For further information on this issue, see 
                      <link href="6-200-3555" style="ACTLinkPLCtoPLC">
                        <ital>Standard clause, Seller's limitation of liability and conduct of claims: asset purchase agreement</ital>
                      </link>
                       (at paragraph 3.2 of the schedule, under the drafting note headed 'Obligation to progress claims'). For further information on the 
                      <ital>Ageas </ital>
                      and 
                      <ital>T &amp; L Sugars</ital>
                       decisions, see 
                      <link href="3-547-2007" style="ACTLinkPLCtoPLC">
                        <ital>Legal updates, Share purchase agreement: construction of time-bar on warranty claims: service of proceedings (High Court)</ital>
                      </link>
                       and 
                      <link href="2-564-8125" style="ACTLinkPLCtoPLC">
                        <ital>Commercial Court considers meaning of "issued and served" in contract </ital>
                      </link>
                      .
                    </paratext>
                  </para>
                  <para>
                    <paratext>
                      For general information on service of proceedings, see 
                      <link href="3-382-5813" style="ACTLinkPLCtoPLC">
                        <ital>Practice note, Service of the claim form and other documents: an overview</ital>
                      </link>
                      .
                    </paratext>
                  </para>
                </division>
              </drafting.note>
            </subclause1>
            <subclause1 condition="optional" id="a364676">
              <identifier>29.8</identifier>
              <para>
                <paratext>A notice given under or in connection with this agreement is not valid if sent by email.</paratext>
              </para>
              <drafting.note id="a144413" jurisdiction="">
                <head align="left" preservecase="true">
                  <headtext>Service of notices by email</headtext>
                </head>
                <division id="a000162" level="1">
                  <para>
                    <paratext>Omit this clause if the parties have agreed to allow delivery of notices by email.</paratext>
                  </para>
                  <para>
                    <paratext>
                      For general information on this issue, see 
                      <link href="3-107-3843" style="ACTLinkPLCtoPLC">
                        <ital>Practice note, Notices clauses</ital>
                      </link>
                      .
                    </paratext>
                  </para>
                </division>
              </drafting.note>
            </subclause1>
          </clause>
          <clause id="a879701">
            <identifier>30.</identifier>
            <head align="left" preservecase="true">
              <headtext>Interest</headtext>
            </head>
            <drafting.note id="a933108" jurisdiction="">
              <head align="left" preservecase="true">
                <headtext>Interest on late payments</headtext>
              </head>
              <division id="a000163" level="1">
                <para>
                  <paratext>This clause provides for contractual interest to accrue on any late payments under the agreement. This clause will be particularly important if the consideration includes a deferred or earn-out element. However, it should also extend to any other payments that fall to be made under the agreement (such as payments under the warranties or indemnities).</paratext>
                </para>
                <para>
                  <paratext>The payment of interest may have tax implications. The person paying the interest may want to treat it as an income payment and as a deductible expense. The recipient, on the other hand, may want to treat it as a capital amount. The precise tax treatment will vary according to the tax status and place of residence of the parties concerned.</paratext>
                </para>
                <para>
                  <paratext>The amount of interest should be reasonable. Too high a rate might be unenforceable as a penalty.</paratext>
                </para>
                <para>
                  <paratext>
                    For further information in relation to interest provisions generally, see 
                    <link href="7-107-3799" style="ACTLinkPLCtoPLC">
                      <ital>Practice note, Interest clauses</ital>
                    </link>
                     and 
                    <link href="3-107-3800" style="ACTLinkPLCtoPLC">
                      <ital>Standard clause, Interest</ital>
                    </link>
                     and the related drafting notes.
                  </paratext>
                </para>
              </division>
            </drafting.note>
            <subclause1 id="a253548">
              <identifier>30.1</identifier>
              <para>
                <paratext>If either party fails to make a payment due to the other party under this agreement by the due date, then the defaulting party shall pay interest on the overdue sum from the due date until payment of the overdue sum, whether before or after judgment.</paratext>
              </para>
            </subclause1>
            <subclause1 id="a162652">
              <identifier>30.2</identifier>
              <para>
                <paratext>Interest under this clause will accrue each day at 4% a year above the Bank of England's base rate from time to time, but at 4% a year for any period when that base rate is below 0%.</paratext>
              </para>
            </subclause1>
          </clause>
          <clause id="a1014406">
            <identifier>31.</identifier>
            <head align="left" preservecase="true">
              <headtext>Severance</headtext>
            </head>
            <drafting.note id="a867660" jurisdiction="">
              <head align="left" preservecase="true">
                <headtext>Severance</headtext>
              </head>
              <division id="a000164" level="1">
                <para>
                  <paratext>Parties who have entered into an agreement may subsequently find that it contains provisions which are illegal or against public policy, with the result that all or part of the contract could be void or unenforceable. The purpose of a severance clause is to make clear that, in such a case, the parties intend the agreement to survive by severing the offending provisions from the rest of the agreement.</paratext>
                </para>
                <para>
                  <paratext>
                    The doctrine of severance is likely to be applied by the courts whether or not there is an express severance provision (
                    <ital>Living Design (Home Improvement) Ltd v Davidson [1994] IRLR 69 (Ct Sess)</ital>
                    ). Nevertheless, in practice it is advisable to include an express clause because:
                  </paratext>
                </para>
                <list type="bulleted">
                  <list.item>
                    <para>
                      <paratext>If a clause is not used, the application of the doctrine of severance by the courts could be more restrictive than under an express clause.</paratext>
                    </para>
                  </list.item>
                  <list.item>
                    <para>
                      <paratext>The inclusion of a clause gives some moral weight to how the position should be resolved between the parties, if provisions in the contract prove to be invalid or illegal.</paratext>
                    </para>
                  </list.item>
                </list>
                <para>
                  <paratext>
                    The courts will not rewrite a provision. Nor is it possible for the contract to confer on the court any additional power to re-write a clause or to reduce either its geographical scope or the period for which it is effective (
                    <ital>Living Design</ital>
                     and 
                    <ital>Francotyp-Postalia Ltd v Whitehead and others [2011] EWHC 367 (Ch)</ital>
                    ).
                  </paratext>
                </para>
                <para>
                  <paratext>
                    This clause is particularly relevant to the enforcement of any restrictive covenants given by the seller, the enforceability of which is ultimately a matter for the courts (see 
                    <internal.reference refid="a810136">clause 21</internal.reference>
                    ).
                  </paratext>
                </para>
                <para>
                  <paratext>
                    For further information in relation to the legal and commercial issues relating to severance, see 
                    <link href="9-107-3840" style="ACTLinkPLCtoPLC">
                      <ital>Standard clause, Severance</ital>
                    </link>
                     and the 
                    <link anchor="a896388" href="9-107-3840" style="ACTLinkPLCtoPLC">
                      <ital>related drafting notes</ital>
                    </link>
                    .
                  </paratext>
                </para>
              </division>
            </drafting.note>
            <subclause1 id="a1025087">
              <identifier>31.1</identifier>
              <para>
                <paratext>If any provision or part-provision of this agreement is or becomes invalid, illegal or unenforceable, it shall be deemed modified to the minimum extent necessary to make it valid, legal and enforceable. If such modification is not possible, the relevant provision or part-provision shall be deemed deleted. Any modification to or deletion of a provision or part-provision under this clause shall not affect the validity and enforceability of the rest of this agreement.</paratext>
              </para>
            </subclause1>
            <subclause1 id="a680442">
              <identifier>31.2</identifier>
              <para>
                <paratext>If one party gives notice to the other of the possibility that any provision or part-provision of this agreement is invalid, illegal or unenforceable, the parties shall negotiate in good faith to amend such provision so that, as amended, it is legal, valid and enforceable, and, to the greatest extent possible, achieves the intended commercial result of the original provision.</paratext>
              </para>
            </subclause1>
          </clause>
          <clause id="a89176">
            <identifier>32.</identifier>
            <head align="left" preservecase="true">
              <headtext>Agreement survives Completion</headtext>
            </head>
            <drafting.note id="a251762" jurisdiction="">
              <head align="left" preservecase="true">
                <headtext>Effect of Completion</headtext>
              </head>
              <division id="a000165" level="1">
                <para>
                  <paratext>This clause is intended to prevent the application of the doctrine of merger of a contract. This provides that, on completion of an executory contract, the contract will merge with an implementing deed to the extent that the contract and deed cover the same ground.</paratext>
                </para>
                <para>
                  <paratext>As there is generally no implementing deed in an asset acquisition, the doctrine of merger is unlikely to be relevant. However, to address the possibility that the courts could apply the doctrine by analogy to a business sale, it is prudent to include an express provision preserving the enforceability of the agreement following completion.</paratext>
                </para>
              </division>
            </drafting.note>
            <subclause1 id="a800779">
              <para>
                <paratext>This agreement (other than obligations that have already been fully performed) remains in full force after Completion.</paratext>
              </para>
            </subclause1>
          </clause>
          <clause id="a665967">
            <identifier>33.</identifier>
            <head align="left" preservecase="true">
              <headtext>Third party rights</headtext>
            </head>
            <drafting.note id="a1005413" jurisdiction="">
              <head align="left" preservecase="true">
                <headtext>Third party rights</headtext>
              </head>
              <division id="a000166" level="1">
                <para>
                  <paratext>This clause confers rights in respect of specific provisions of the agreement on certain non-parties (such as any person to whom the buyer transfers the acquired assets).</paratext>
                </para>
                <division id="a892171" level="2">
                  <head align="left" preservecase="true">
                    <headtext>Legal issues</headtext>
                  </head>
                  <para>
                    <paratext>
                      The common law doctrine of privity of contract provides that the only persons entitled to the benefit of a contract and to enforce rights under it are those persons who are parties to the contract. However, this doctrine has been modified by the statutory rights conferred on third parties by the 
                      <link href="9-505-5610" style="ACTLinkPLCtoPLC">
                        <ital>Contracts (Rights of Third Parties) Act 1999</ital>
                      </link>
                       (Third Party Rights Act). Subject to contrary provision, where the Third Party Rights Act applies:
                    </paratext>
                  </para>
                  <list type="bulleted">
                    <list.item>
                      <para>
                        <paratext>
                          If a third party would benefit from enforcing a contract term, it may have the right to do so (see 
                          <link anchor="a964634" href="8-380-8057" style="ACTLinkPLCtoPLC">
                            <ital>Practice note, Contracts: privity and third party rights and obligations: The third party right</ital>
                          </link>
                          ). Note that the Third Party Rights Act can only operate to confer rights and cannot transfer obligations.
                        </paratext>
                      </para>
                    </list.item>
                    <list.item>
                      <para>
                        <paratext>
                          If the contract creates a third party right under the Third Party Rights Act, the parties' freedom to vary or rescind the contract is limited (see 
                          <link anchor="a1000094" href="8-380-8057" style="ACTLinkPLCtoPLC">
                            <ital>Practice note, Contracts: privity and third party rights and obligations: Variation and rescission</ital>
                          </link>
                          ).
                        </paratext>
                      </para>
                    </list.item>
                  </list>
                  <para>
                    <paratext>If these effects are not desired, express wording is required to exclude them.</paratext>
                  </para>
                  <para>
                    <paratext>
                      For more information on the rights of third parties to enforce a contract and the process for excluding those rights, see 
                      <link href="8-380-8057" style="ACTLinkPLCtoPLC">
                        <ital>Practice note, Contracts: privity and third party rights and obligations</ital>
                      </link>
                       and the integrated drafting notes in 
                      <link href="6-107-3846" style="ACTLinkPLCtoPLC">
                        <ital>Standard document, Third party rights</ital>
                      </link>
                      .
                    </paratext>
                  </para>
                </division>
                <division id="a726529" level="2">
                  <head align="left" preservecase="true">
                    <headtext>Negotiating and drafting issues</headtext>
                  </head>
                  <list type="bulleted">
                    <list.item>
                      <para>
                        <paratext>
                          The buyer can assign the benefit of the agreement to a future buyer of the business under 
                          <internal.reference refid="a425608">clause 25</internal.reference>
                          . This clause gives future buyers the right to enforce specific provisions under the Third Party Rights Act irrespective of assignment.
                        </paratext>
                      </para>
                      <para>
                        <paratext>The seller should consider this provision carefully, as it will widen its exposure to potential claims by third parties. There may, however, be exceptions (such as confidentiality provisions) that the seller may want to preserve for its own connected third parties, such as associated companies.</paratext>
                      </para>
                    </list.item>
                  </list>
                  <list type="bulleted">
                    <list.item>
                      <para>
                        <paratext>
                          If the agreement does not confer any rights on third parties, and the Third Party Rights Act should be excluded accordingly, 
                          <internal.reference refid="a665967">clause 33</internal.reference>
                           should be amended to reflect this. For an example provision excluding all third party rights, see 
                          <link href="6-107-3846" style="ACTLinkPLCtoPLC">
                            <ital>Standard clause, Third party rights</ital>
                          </link>
                          .
                        </paratext>
                      </para>
                    </list.item>
                  </list>
                </division>
              </division>
            </drafting.note>
            <subclause1 id="a804825">
              <identifier>33.1</identifier>
              <para>
                <paratext>Unless it expressly states otherwise, this agreement does not give rise to any rights under the Contracts (Rights of Third Parties) Act 1999 to enforce any term of this agreement.</paratext>
              </para>
            </subclause1>
            <subclause1 id="a388253">
              <identifier>33.2</identifier>
              <para>
                <paratext>The following provisions are intended to benefit future transferees of the Business and Assets, and shall be enforceable by each of them to the fullest extent permitted by law:</paratext>
              </para>
              <subclause2 id="a903547">
                <identifier>(a)</identifier>
                <para>
                  <paratext>
                    <internal.reference refid="a69582">clause 7</internal.reference>
                     and 
                    <internal.reference refid="a90549">Schedule 13</internal.reference>
                    <ital> </ital>
                    (Warranties), subject to 
                    <internal.reference refid="a356412">clause 8</internal.reference>
                    <ital> </ital>
                    (Limitations on Claims);
                  </paratext>
                </para>
              </subclause2>
              <subclause2 id="a553811">
                <identifier>(b)</identifier>
                <para>
                  <paratext>
                    <internal.reference refid="a727984">clause 13</internal.reference>
                     (Indemnities);
                  </paratext>
                </para>
              </subclause2>
              <subclause2 id="a933000">
                <identifier>(c)</identifier>
                <para>
                  <paratext>
                    <internal.reference refid="a810136">clause 21</internal.reference>
                     (Restrictions on Seller);
                  </paratext>
                </para>
              </subclause2>
              <subclause2 id="a1003725">
                <identifier>(d)</identifier>
                <para>
                  <paratext>
                    <internal.reference refid="a73124">clause 23</internal.reference>
                     (Confidentiality and announcements);
                  </paratext>
                </para>
              </subclause2>
              <subclause2 id="a1057131">
                <identifier>(e)</identifier>
                <para>
                  <paratext>
                    <internal.reference refid="a425608">clause 25</internal.reference>
                     (Assignment); and
                  </paratext>
                </para>
              </subclause2>
              <subclause2 id="a896911">
                <identifier>(f)</identifier>
                <para>
                  <paratext>
                    <internal.reference refid="a879701">clause 30</internal.reference>
                    <ital> </ital>
                    (Interest).
                  </paratext>
                </para>
                <drafting.note id="a353994" jurisdiction="">
                  <head align="left" preservecase="true">
                    <headtext>Specify recipients of rights</headtext>
                  </head>
                  <division id="a000167" level="1">
                    <para>
                      <paratext>
                        The safest way of creating rights that are enforceable under the Third Party Rights Act is to expressly provide that a particular third party may enforce a specified term (or terms) (
                        <link href="7-505-5611" style="ACTLinkPLCtoPLC">
                          <ital>section 1(1)(a)</ital>
                        </link>
                        ). It is not necessary for the contract to mention the Third Party Rights Act. The third party must be identified by name or description, or as a member of a defined class (
                        <ital>section 1(3)</ital>
                        ). But the third party need not exist when the contract is made; for example, it could be a company not yet formed
                      </paratext>
                    </para>
                    <para>
                      <paratext>For further information on this clause,  see:</paratext>
                    </para>
                    <list type="bulleted">
                      <list.item>
                        <para>
                          <paratext>
                            <link anchor="co_anchor_a964634" href="https://uk.practicallaw.thomsonreuters.com/8-380-8057?originationContext=document&amp;amp;transitionType=DocumentItem&amp;amp;contextData=(sc.Default)" style="ACTLinkURL">
                              <ital>Practice note, Contracts: privity and third party rights and obligations: The third party right</ital>
                            </link>
                            .
                          </paratext>
                        </para>
                      </list.item>
                      <list.item>
                        <para>
                          <paratext>
                            <link href="https://uk.practicallaw.thomsonreuters.com/6-107-3846?originationContext=document&amp;amp;transitionType=DocumentItem&amp;amp;contextData=(sc.Default)" style="ACTLinkURL">
                              <ital>Standard clause, Third party rights</ital>
                            </link>
                             and the related drafting notes (see in particular 
                            <link anchor="co_anchor_a870273" href="https://uk.practicallaw.thomsonreuters.com/6-107-3846?originationContext=document&amp;amp;transitionType=DocumentItem&amp;amp;contextData=(sc.Default)" style="ACTLinkURL">
                              <ital>Drafting note, How to create third party rights under the 1999 Act</ital>
                            </link>
                            ).
                          </paratext>
                        </para>
                      </list.item>
                    </list>
                  </division>
                </drafting.note>
              </subclause2>
            </subclause1>
            <subclause1 id="a759699">
              <identifier>33.3</identifier>
              <para>
                <paratext>
                  <internal.reference refid="a979266">Clause 7.11</internal.reference>
                   is for the benefit of the Employees (as well as the Buyer) and shall be enforceable and may be relied on by the Employees to the fullest extent permitted by law.
                </paratext>
              </para>
            </subclause1>
            <subclause1 id="a377572">
              <identifier>33.4</identifier>
              <para>
                <paratext>The rights of the parties to rescind or vary this agreement are not subject to the consent of any other person.</paratext>
              </para>
              <drafting.note id="a688271" jurisdiction="">
                <head align="left" preservecase="true">
                  <headtext>Preserving the right to vary or terminate the agreement</headtext>
                </head>
                <division id="a000168" level="1">
                  <para>
                    <paratext>
                      If a contract creates an enforceable third party right under the Third Party Rights Act, 
                      <link href="https://uk.practicallaw.thomsonreuters.com/0-507-2789?originationContext=document&amp;amp;transitionType=PLDocumentLink&amp;amp;contextData=(sc.Default)" style="ACTLinkURL">
                        <ital>section 2</ital>
                      </link>
                       restricts the parties' freedom to rescind the contract by agreement, or to vary it in a way that would affect the third party right. (It is not clear, in this context, exactly what forms of consensual termination "rescind" may cover.) The parties may therefore be unable to end or vary the contract without consent from the third party or from the court (see 
                      <link anchor="co_anchor_a1000094" href="https://uk.practicallaw.thomsonreuters.com/8-380-8057?originationContext=document&amp;amp;transitionType=DocumentItem&amp;amp;contextData=(sc.Default)" style="ACTLinkURL">
                        <ital>Practice note, Contracts: privity and third party rights and obligations: Variation and rescission</ital>
                      </link>
                      ). Getting consent may be inconvenient, impractical or even impossible, so it is advisable to exclude or modify this requirement.
                    </paratext>
                  </para>
                  <para>
                    <paratext>
                      For further information on this issue, see 
                      <link anchor="co_anchor_a137307" href="https://uk.practicallaw.thomsonreuters.com/6-107-3846?originationContext=document&amp;amp;transitionType=DocumentItem&amp;amp;contextData=(sc.Default)" style="ACTLinkURL">
                        <ital>Standard clause, Third party rights: Drafting note, Modifying or limiting third party rights under the 1999 Act</ital>
                      </link>
                      .
                    </paratext>
                  </para>
                </division>
              </drafting.note>
            </subclause1>
          </clause>
          <clause id="a283714">
            <identifier>34.</identifier>
            <head align="left" preservecase="true">
              <headtext>Counterparts</headtext>
            </head>
            <drafting.note id="a1022361" jurisdiction="">
              <head align="left" preservecase="true">
                <headtext>Counterparts</headtext>
              </head>
              <division id="a000169" level="1">
                <para>
                  <paratext>Counterparts clauses are useful where the parties will be executing separate copies of an agreement. They are primarily used in large transactions involving multiple parties, where all the parties will not be physically present at exchange and completion and, as a result, there will be no single copy of the agreement signed by each party.</paratext>
                </para>
                <para>
                  <paratext>The absence of a counterparts clause should not, of itself, invalidate an agreement which is executed by separate counterparts. However, a counterparts clause may help to prevent a party from claiming that an agreement is not binding because there is no one copy that is signed by all parties, or because they did not know that they were entering into a binding contract by signing an agreement that had not been not signed by the other parties.</paratext>
                </para>
                <para>
                  <paratext>Documents executed in counterpart are normally admissible in English court proceedings under the doctrine of joinder of documents.</paratext>
                </para>
                <para>
                  <paratext>
                    For further information on counterparts generally, see the integrated drafting notes in 
                    <link href="1-107-3844" style="ACTLinkPLCtoPLC">
                      <ital>Standard clause, Counterparts</ital>
                    </link>
                    .
                  </paratext>
                </para>
                <para>
                  <paratext>
                    <bold>Virtual closings</bold>
                  </paratext>
                </para>
                <para>
                  <paratext>
                    Where a remote or virtual closing is anticipated, the issues arising from the High Court's decision in in 
                    <link href="https://uk.practicallaw.thomsonreuters.com/D-000-4017?originationContext=document&amp;amp;transitionType=PLDocumentLink&amp;amp;contextData=(sc.Default)" style="ACTLinkURL">
                      <ital>R (on the Application of Mercury Tax Group Limited and another) v HMRC [2008] EWHC 2721 (Admin)</ital>
                    </link>
                     should be considered. For further information, see Practice notes:
                  </paratext>
                </para>
                <list type="bulleted">
                  <list.item>
                    <para>
                      <paratext>
                        <link anchor="co_anchor_a977827" href="https://uk.practicallaw.thomsonreuters.com/7-107-3761?originationContext=document&amp;amp;transitionType=DocumentItem&amp;amp;contextData=(sc.Default)" style="ACTLinkURL">
                          <ital>Exchange and completion: share purchases: Virtual or remote exchange and completion</ital>
                        </link>
                        .
                      </paratext>
                    </para>
                  </list.item>
                  <list.item>
                    <para>
                      <paratext>
                        <link anchor="co_anchor_a478055" href="https://uk.practicallaw.thomsonreuters.com/0-380-8400?originationContext=document&amp;amp;transitionType=DocumentItem&amp;amp;contextData=(sc.Default)" style="ACTLinkURL">
                          <ital>Execution of deeds and documents: Virtual signings and closings</ital>
                        </link>
                        .
                      </paratext>
                    </para>
                  </list.item>
                </list>
              </division>
            </drafting.note>
            <subclause1 id="a607538">
              <identifier>34.1</identifier>
              <para>
                <paratext>This agreement may be executed in any number of counterparts, each of which when executed [and delivered] shall constitute a duplicate original, but all the counterparts shall together constitute the one agreement.</paratext>
              </para>
            </subclause1>
            <subclause1 id="a443490">
              <identifier>34.2</identifier>
              <para>
                <paratext>
                  [Transmission of [an executed counterpart of this agreement (but for the avoidance of doubt not just a signature page) 
                  <bold>OR</bold>
                   the executed signature page of a counterpart of this agreement] by:
                </paratext>
              </para>
              <subclause2 id="a680417">
                <identifier>(a)</identifier>
                <para>
                  <paratext>fax; or</paratext>
                </para>
              </subclause2>
              <subclause2 id="a597558">
                <identifier>(b)</identifier>
                <para>
                  <paratext>email (in PDF, JPEG or other agreed format),</paratext>
                </para>
              </subclause2>
              <para>
                <paratext>shall take effect as delivery of an executed counterpart of this agreement. If either method of delivery is adopted, without prejudice to the validity of the agreement thus made, each party shall provide the others with the original of such counterpart as soon as reasonably possible thereafter.]</paratext>
              </para>
              <drafting.note id="a377295" jurisdiction="">
                <head align="left" preservecase="true">
                  <headtext>Changing technologies</headtext>
                </head>
                <division id="a000170" level="1">
                  <para>
                    <paratext>In transactions involving a virtual closing, for some time now, copies of the signed signature pages of agreements have been transmitted in PDF, JPEG or other digital format, attached to emails. This technology has largely replaced the fax, with PDF being the most commonly used format.</paratext>
                  </para>
                  <para>
                    <paratext>This clause deals with the transmission of counterparts by fax or email. It makes sense to specify the technology in advance, and to require that any additional or alternative format must be dealt with by further agreement.</paratext>
                  </para>
                  <para>
                    <paratext>
                      Two signature alternatives are provided in the light of the Law Society guidance summarised in 
                      <link anchor="a478055" href="0-380-8400" style="ACTLinkPLCtoPLC">
                        <ital>Practice note, Execution of deeds and documents: Virtual signings and closings</ital>
                      </link>
                      . If the agreement is structured as a simple contract (rather than a deed), the parties may be able to agree either that the whole counterpart agreement should be transmitted by fax or email, or only the signature page. A decision on which course to allow could be made after consideration of the alternatives mentioned in the Law Society guidance.
                    </paratext>
                  </para>
                </division>
              </drafting.note>
            </subclause1>
            <subclause1 condition="optional" id="a153790">
              <identifier>34.3</identifier>
              <para>
                <paratext>No counterpart shall be effective until each party has executed [and delivered] at least one counterpart.</paratext>
              </para>
            </subclause1>
          </clause>
          <clause id="a155112">
            <identifier>35.</identifier>
            <head align="left" preservecase="true">
              <headtext>Rights and remedies</headtext>
            </head>
            <subclause1 id="a779417">
              <para>
                <paratext>Except as expressly provided in this agreement, the rights and remedies provided under this agreement are in addition to, and not exclusive of, any rights or remedies provided by law.</paratext>
              </para>
              <drafting.note id="a428608" jurisdiction="">
                <head align="left" preservecase="true">
                  <headtext>Rights and remedies</headtext>
                </head>
                <division id="a000171" level="1">
                  <para>
                    <paratext>The purpose of this clause is to state the parties' intention that the rights and remedies set out in the agreement are in addition to their rights provided by the general law, and not in substitution for them.</paratext>
                  </para>
                  <para>
                    <paratext>
                      For further information, see 
                      <link href="2-203-0725" style="ACTLinkPLCtoPLC">
                        <ital>Standard clause, Rights and remedies</ital>
                      </link>
                       and the related drafting notes.
                    </paratext>
                  </para>
                </division>
              </drafting.note>
            </subclause1>
          </clause>
          <clause condition="optional" id="a837555">
            <identifier>36.</identifier>
            <head align="left" preservecase="true">
              <headtext>Inadequacy of damages</headtext>
            </head>
            <drafting.note id="a709499" jurisdiction="">
              <head align="left" preservecase="true">
                <headtext>Inadequacy of damages</headtext>
              </head>
              <division id="a000172" level="1">
                <para>
                  <paratext>In relation to the non-compete and confidentiality obligations on the seller under this agreement, the buyer will usually be more concerned to ensure that the seller actually complies with the obligations, rather than simply being liable for damages on default. The buyer may for example prefer to prevent a disclosure of confidential information by the seller by means of an injunction, rather than relying on damages for breach of the agreement after the event.</paratext>
                </para>
                <para>
                  <paratext>In this clause, the seller acknowledges and agrees that damages would not be an adequate remedy for its breach of the non-compete and confidentiality undertakings in the agreement. This aims to persuade a court to exercise its discretion in favour of the buyer by granting an injunction or ordering specific performance or other equitable relief.</paratext>
                </para>
                <para>
                  <paratext>Both injunctions and orders for specific performance are forms of equitable relief and as such are discretionary (and so there is no guarantee that this clause would result in such a remedy being granted). For more information on such remedies and the potential benefit and limitations of a clause of this type, see:</paratext>
                </para>
                <list type="bulleted">
                  <list.item>
                    <para>
                      <paratext>
                        <link href="3-107-4866" style="ACTLinkPLCtoPLC">
                          <ital>Practice note: overview, Equitable remedies: overview</ital>
                        </link>
                        .
                      </paratext>
                    </para>
                  </list.item>
                  <list.item>
                    <para>
                      <paratext>
                        <link href="5-107-3804" style="ACTLinkPLCtoPLC">
                          <ital>Standard clause, Inadequacy of damages</ital>
                        </link>
                         and the related 
                        <link anchor="a524196" href="5-107-3804" style="ACTLinkPLCtoPLC">
                          <ital>drafting notes</ital>
                        </link>
                        .
                      </paratext>
                    </para>
                  </list.item>
                </list>
              </division>
            </drafting.note>
            <subclause1 id="a112549">
              <para>
                <paratext>
                  Without prejudice to any other rights or remedies that the Buyer may have, the Seller acknowledges and agrees that damages alone would not be an adequate remedy for any breach of the terms of 
                  <internal.reference refid="a810136">clause 21</internal.reference>
                   or 
                  <internal.reference refid="a73124">clause 23</internal.reference>
                   by the Seller. Accordingly, the Buyer shall be entitled to the remedies of injunction, specific performance or other equitable relief for any threatened or actual breach of the terms of 
                  <internal.reference refid="a810136">clause 21</internal.reference>
                   or 
                  <internal.reference refid="a73124">clause 23</internal.reference>
                   of this agreement.
                </paratext>
              </para>
            </subclause1>
          </clause>
          <clause id="a190173">
            <identifier>37.</identifier>
            <head align="left" preservecase="true">
              <headtext>Governing law and jurisdiction</headtext>
            </head>
            <subclause1 id="a1012635">
              <identifier>37.1</identifier>
              <para>
                <paratext>This agreement and any dispute or claim (including non-contractual disputes or claims) arising out of or in connection with it or its subject matter or formation  shall be governed by and construed in accordance with the law of England and Wales.</paratext>
              </para>
              <drafting.note id="a409339" jurisdiction="">
                <head align="left" preservecase="true">
                  <headtext>Governing law</headtext>
                </head>
                <division id="a000173" level="1">
                  <para>
                    <paratext>A governing law clause should be included where the parties want all disputes arising under the agreement to be determined in accordance with the substantive laws of a particular country. The choice of governing law should be considered before beginning to draft since, if it is not to be English law, a lawyer qualified in the relevant jurisdiction will need to advise on, or draft, the agreement.</paratext>
                  </para>
                  <para>
                    <paratext>
                      For drafting guidance on this clause, see 
                      <link href="8-107-3850" style="ACTLinkPLCtoPLC">
                        <ital>Standard clause, Governing law</ital>
                      </link>
                       and the related drafting notes.
                    </paratext>
                  </para>
                  <para>
                    <paratext>For further discussion on choice of law, see Practice notes:</paratext>
                  </para>
                  <list type="bulleted">
                    <list.item>
                      <para>
                        <paratext>
                          <link href="4-107-3852" style="ACTLinkPLCtoPLC">
                            <ital>Governing law and jurisdiction clauses</ital>
                          </link>
                          .
                        </paratext>
                      </para>
                    </list.item>
                    <list.item>
                      <para>
                        <paratext>
                          <link href="8-381-3544" style="ACTLinkPLCtoPLC">
                            <ital>Is your governing law clause effective?</ital>
                          </link>
                          .
                        </paratext>
                      </para>
                    </list.item>
                  </list>
                </division>
              </drafting.note>
            </subclause1>
            <subclause1 id="a279669">
              <identifier>37.2</identifier>
              <para>
                <paratext>
                  Each party irrevocably agrees that the courts of England and Wales shall have [exclusive 
                  <bold>OR</bold>
                   non-exclusive] jurisdiction to settle any dispute or claim (including non-contractual disputes or claims) arising out of or in connection with this agreement or its subject matter or formation.
                </paratext>
              </para>
              <drafting.note id="a488961" jurisdiction="">
                <head align="left" preservecase="true">
                  <headtext>Jurisdiction</headtext>
                </head>
                <division id="a000174" level="1">
                  <para>
                    <paratext>A jurisdiction clause should be included where the parties want disputes arising under their agreement to be determined by the courts of a particular country.</paratext>
                  </para>
                  <para>
                    <paratext>A jurisdiction clause is different from a governing law clause as it relates to the place where a dispute will be heard and not to the law which will be applied to the issues in dispute. A governing law clause simply determines the substantive law that will be applied to determine the rights and obligations of the parties and any disputes that may arise, but it does not confirm how disputes are to be resolved. It is therefore important to include both a governing law and dispute resolution provision in the agreement.</paratext>
                  </para>
                  <para>
                    <paratext>For further information on issues relating to jurisdiction clauses, see:</paratext>
                  </para>
                  <list type="bulleted">
                    <list.item>
                      <para>
                        <paratext>
                          <link href="9-522-6848" style="ACTLinkPLCtoPLC">
                            <ital>Standard clause, Jurisdiction</ital>
                          </link>
                           and the related drafting notes.
                        </paratext>
                      </para>
                    </list.item>
                    <list.item>
                      <para>
                        <paratext>
                          <link href="3-502-0888" style="ACTLinkPLCtoPLC">
                            <ital>Practice note, Jurisdiction: an overview</ital>
                          </link>
                          .
                        </paratext>
                      </para>
                    </list.item>
                    <list.item>
                      <para>
                        <paratext>
                          <link anchor="a489703" href="4-107-3852" style="ACTLinkPLCtoPLC">
                            <ital>Practice note, Governing law and jurisdiction clauses: Why include a jurisdiction clause?</ital>
                          </link>
                          .
                        </paratext>
                      </para>
                    </list.item>
                  </list>
                  <division id="a889535" level="2">
                    <head align="left" preservecase="true">
                      <headtext>Negotiating and drafting issues</headtext>
                    </head>
                    <list type="bulleted">
                      <list.item>
                        <para>
                          <paratext>This clause is drafted on the assumption that the parties want any disputes under the agreement to be determined by the courts of England and Wales.</paratext>
                        </para>
                      </list.item>
                      <list.item>
                        <para>
                          <paratext>
                            Consider whether the venue should be exclusive, or whether the buyer needs the flexibility to start proceedings in another country (for example, where the seller is based in an overseas jurisdiction). For further consideration of the issues relating to whether the jurisdiction clause should apply on an exclusive or non-exclusive basis, see 
                            <link anchor="a604975" href="9-522-6848" style="ACTLinkPLCtoPLC">
                              <ital>clause 1.1</ital>
                            </link>
                             of 
                            <link href="9-522-6848" style="ACTLinkPLCtoPLC">
                              <ital>Standard clause, Jurisdiction</ital>
                            </link>
                             and the related 
                            <link anchor="a553339" href="9-522-6848" style="ACTLinkPLCtoPLC">
                              <ital>integrated drafting notes</ital>
                            </link>
                            .
                          </paratext>
                        </para>
                      </list.item>
                      <list.item>
                        <para>
                          <paratext>
                            It may be appropriate for the parties to consider alternative dispute resolution mechanisms, such as arbitration. For further information, see
                            <link href="9-384-8595" style="ACTLinkPLCtoPLC">
                              <ital> Practice note, Hybrid, multi-tiered and carve-out dispute resolution clauses</ital>
                            </link>
                            .
                          </paratext>
                        </para>
                      </list.item>
                      <list.item>
                        <para>
                          <paratext>Ensure the clause is drafted sufficiently widely to cover all relevant disputes. The words "any dispute or claim" are intended to cover all disputes between the parties without narrowing the range by naming them specifically. The phrase "arising out of or in connection with" this agreement is used because it is arguably wider than alternative formulations such as "arising out of or related to this agreement" or "related directly and/or indirectly to the performance of this agreement". This should reduce the scope for parties to bring proceedings other than in the chosen court, thereby reducing the costs and delay involved in jurisdiction.</paratext>
                        </para>
                      </list.item>
                      <list.item>
                        <para>
                          <paratext>
                            If the seller is resident overseas, the buyer should consider including a clause appointing an agent for service in the UK. For an example clause appointing an agent for service, see 
                            <link href="9-522-6848#a614388" style="ACTLinkPLCtoPLC">
                              <ital>clause 1.2</ital>
                            </link>
                             of 
                            <link href="9-522-6848" style="ACTLinkPLCtoPLC">
                              <ital>Standard clause, Jurisdiction</ital>
                            </link>
                            .
                          </paratext>
                        </para>
                      </list.item>
                    </list>
                  </division>
                </division>
              </drafting.note>
            </subclause1>
          </clause>
        </operative>
        <testimonium wording="contract">
          <para>
            <paratext>This agreement has been entered into on the date stated at the beginning of it.</paratext>
          </para>
        </testimonium>
        <disclosure.schedule>
          <schedule id="a580548">
            <identifier>Schedule 1</identifier>
            <head align="left" preservecase="true">
              <headtext>Pre-completion obligations</headtext>
            </head>
            <drafting.note id="a616765" jurisdiction="">
              <head align="left" preservecase="true">
                <headtext>Interim Period conduct</headtext>
              </head>
              <division id="a000175" level="1">
                <para>
                  <paratext>
                    This 
                    <internal.reference refid="a580548">Schedule 1</internal.reference>
                     regulates how the business should be conducted between signing and completion.
                  </paratext>
                </para>
                <para>
                  <paratext>
                    Schedule 1 should be read in conjunction with 
                    <internal.reference refid="a1044308">clause 5</internal.reference>
                     and 
                    <internal.reference refid="a69582">clause 7</internal.reference>
                    . Notably, if the seller breaches any of the undertakings the buyer will be able to terminate the agreement, at least if the breach is material to the transaction (
                    <internal.reference refid="a573375">clause 7.6</internal.reference>
                    ).
                  </paratext>
                </para>
                <para>
                  <paratext>It may, depending on the circumstances, be appropriate to extend the schedule to cover other matters that cannot be done without the consent of the buyer. For example, this could extend to things such as entering into material contracts in excess of a given financial limit and entering into any agreements with trustees of pension funds with regard to funding of a pension scheme. This may be particularly appropriate if there is a long gap between signing and completion and/or in circumstances where the seller requires additional flexibility for the conduct of the business in the interim period.</paratext>
                </para>
                <division id="a000176" level="2">
                  <division id="a151153" level="3">
                    <head align="left" preservecase="true">
                      <headtext>Legal issues</headtext>
                    </head>
                    <para>
                      <paratext>The requirements of Schedule 1 will vary from case to case.</paratext>
                    </para>
                    <para>
                      <paratext>Be very careful if seeking to include an obligation on the seller to comply with the instructions of the buyer or take such steps as the buyer may require, because this may give rise to questions of control of the target business passing to the buyer before completion. This may have the effect, depending on the circumstances, of rendering the buyer a shadow director of the seller; requiring the buyer to consolidate the results of the target business in its accounts pre-completion; and/or constituting prohibited "gun-jumping" for the purposes of anti-trust regulation.</paratext>
                    </para>
                    <para>
                      <paratext>
                        Note also the wording of paragraph 1, stating that the business shall be conducted in the "ordinary course". The meaning of phrases such as this and "usual course" or "ordinary course of trade" depend on the context in which they operate. There is an Australian case that suggests that if the phrase "ordinary course of business" is not linked to a particular type of business then the "transaction must fall into place as part of the undistinguished common flow of business done, that it should form part of the ordinary business carried on, calling for no remark and arising out of no special particular" situation (see
                        <ital> Downs Distributing Co Pty Ltd v Associated Blue Star Stores (In Liquidation) [1948] 76 CLR 463, Ashborder BV &amp; Others v Green Gas Power Ltd &amp; Others [2004] EWHC 1517 (Ch)</ital>
                         and 
                        <ital>Koza Ltd &amp; Anor v Akçil &amp; Ors [2017] EWHC 2889 (Ch)</ital>
                        .
                      </paratext>
                    </para>
                  </division>
                  <division id="a460911" level="3">
                    <head align="left" preservecase="true">
                      <headtext>Negotiating and drafting issues</headtext>
                    </head>
                  </division>
                  <division id="a531635" level="3">
                    <head align="left" preservecase="true">
                      <headtext>Buyer</headtext>
                    </head>
                    <list type="bulleted">
                      <list.item>
                        <para>
                          <paratext>
                            When drafting the list of undertakings, the buyer should balance its desire for control over the affairs of the business between signing and completion against giving the management flexibility. As noted above, it may be necessary to include a separate list of things that cannot be done without the buyer's consent (see 
                            <internal.reference refid="a935469">paragraph 2</internal.reference>
                             of 
                            <internal.reference refid="a580548">Schedule 1</internal.reference>
                            ). These may be additional matters (as noted above), or it may be that some of the things already within paragraph 1 of Part 1 should be included in this category.
                          </paratext>
                        </para>
                      </list.item>
                    </list>
                  </division>
                  <division id="a585042" level="3">
                    <head align="left" preservecase="true">
                      <headtext>Seller</headtext>
                    </head>
                    <list type="bulleted">
                      <list.item>
                        <para>
                          <paratext>
                            The seller should consider Schedule 1 in light of the fact that the buyer can potentially terminate for breach (subject to a materiality qualification) and whether it is in a position to comply with the undertakings (see 
                            <internal.reference refid="a573375">clause 7.6</internal.reference>
                            ).
                          </paratext>
                        </para>
                      </list.item>
                    </list>
                  </division>
                </division>
              </division>
            </drafting.note>
            <clause id="a794510">
              <identifier>1.</identifier>
              <para>
                <paratext>The Seller undertakes to the Buyer that, within the confines of any applicable competition law, during the Interim Period it shall:</paratext>
              </para>
              <subclause1 id="a000177" numbering="none">
                <subclause2 id="a348539">
                  <identifier>(a)</identifier>
                  <para>
                    <paratext>operate the Business in its ordinary course so as to maintain the Business as a going concern and not discontinue or cease to operate all or a material part of the Business;</paratext>
                  </para>
                </subclause2>
                <subclause2 id="a826346">
                  <identifier>(b)</identifier>
                  <para>
                    <paratext>continue to collect book debts and pay creditors in the ordinary course;</paratext>
                  </para>
                </subclause2>
                <subclause2 id="a299178">
                  <identifier>(c)</identifier>
                  <para>
                    <paratext>not acquire or dispose of, or agree to acquire or dispose of, any asset except in the usual and ordinary course of its trade nor assume or incur a liability, obligation or expense (actual or contingent) except in the usual and ordinary course of its trade and on normal arm's-length terms;</paratext>
                  </para>
                </subclause2>
                <subclause2 id="a181683">
                  <identifier>(d)</identifier>
                  <para>
                    <paratext>not do, or allow to be done, any act or thing which may adversely affect the Goodwill or the relationship of the Business with its Customers, suppliers, business contacts or Employees;</paratext>
                  </para>
                </subclause2>
                <subclause2 id="a534167">
                  <identifier>(e)</identifier>
                  <para>
                    <paratext>not create, or agree to create, any Encumbrance over the Business or any Asset;</paratext>
                  </para>
                </subclause2>
                <subclause2 id="a606292">
                  <identifier>(f)</identifier>
                  <para>
                    <paratext>not grant, modify, agree to terminate or permit the lapse of any Intellectual Property Rights or enter into any agreement relating to any such rights;</paratext>
                  </para>
                </subclause2>
                <subclause2 id="a72226">
                  <identifier>(g)</identifier>
                  <para>
                    <paratext>ensure that no long-term, onerous or unprofitable contracts are entered into in connection with the Business;</paratext>
                  </para>
                </subclause2>
                <subclause2 id="a491388">
                  <identifier>(h)</identifier>
                  <para>
                    <paratext>not permit any insurance policy relating to the Business or Assets to lapse, nor do or permit to be done anything which would make any such policy void or voidable;</paratext>
                  </para>
                </subclause2>
                <subclause2 id="a476715">
                  <identifier>(i)</identifier>
                  <para>
                    <paratext>
                      not make any material change to the accounting procedures or principles by reference to which the accounts of the [Business 
                      <bold>OR</bold>
                       Seller] are drawn up; and
                    </paratext>
                  </para>
                </subclause2>
                <subclause2 id="a919052">
                  <identifier>(j)</identifier>
                  <para>
                    <paratext>not induce (directly or indirectly), or attempt to induce, any Employee to terminate their employment.</paratext>
                  </para>
                </subclause2>
              </subclause1>
            </clause>
            <clause id="a935469">
              <identifier>2.</identifier>
              <para>
                <paratext>The Seller undertakes with the Buyer that, within the confines of any applicable competition law, during the Interim Period it shall not, without the prior written consent of the Buyer [(such consent not to be unreasonably withheld or delayed)]:</paratext>
              </para>
              <subclause1 id="a000178" numbering="none">
                <subclause2 id="a335267">
                  <identifier>(a)</identifier>
                  <para>
                    <paratext>dismiss any of the Employees or engage, employ or offer to employ or engage any person in the Business other than the Employees [in each case with annual remuneration, including salary, bonus and other benefits and emoluments of a value in excess of [INSERT]] per annum];</paratext>
                  </para>
                </subclause2>
                <subclause2 id="a648809">
                  <identifier>(b)</identifier>
                  <para>
                    <paratext>give any financial or performance guarantee or other similar security or indemnity in relation to the business;</paratext>
                  </para>
                </subclause2>
                <subclause2 id="a807836">
                  <identifier>(c)</identifier>
                  <para>
                    <paratext>amend (or agree to amend) the terms of employment of any of the Employees;</paratext>
                  </para>
                </subclause2>
                <subclause2 id="a915842">
                  <identifier>(d)</identifier>
                  <para>
                    <paratext>provide or agree to provide any non-contractual benefit to any employee or their dependants;</paratext>
                  </para>
                </subclause2>
                <subclause2 id="a921286">
                  <identifier>(e)</identifier>
                  <para>
                    <paratext>commit itself to any expenditure in excess of £[AMOUNT] in relation to the Business or any expenditure outside its usual and ordinary course in relation to the Business in excess of £[AMOUNT];</paratext>
                  </para>
                </subclause2>
                <subclause2 id="a114743">
                  <identifier>(f)</identifier>
                  <para>
                    <paratext>make any loan or cancel, release or assign any indebtedness owed to it or claimed by it [in connection with the Business] [other than in its ordinary course of business];</paratext>
                  </para>
                </subclause2>
                <subclause2 id="a846516">
                  <identifier>(g)</identifier>
                  <para>
                    <paratext>commit itself to any borrowing [in excess of £[AMOUNT]] in relation to the Business;</paratext>
                  </para>
                </subclause2>
                <subclause2 id="a70825">
                  <identifier>(h)</identifier>
                  <para>
                    <paratext>engage in any litigation in relation to the Business or any of the Assets;</paratext>
                  </para>
                </subclause2>
                <subclause2 id="a783621">
                  <identifier>(i)</identifier>
                  <para>
                    <paratext>enter into any lease, lease hire, hire purchase agreement or agreement for payment on deferred terms in connection with the Business;</paratext>
                  </para>
                </subclause2>
                <subclause2 id="a776985">
                  <identifier>(j)</identifier>
                  <para>
                    <paratext>commence, settle or agree to settle any legal proceedings relating to the Business,[ except debt collection in the ordinary course of business];</paratext>
                  </para>
                </subclause2>
                <subclause2 id="a531314">
                  <identifier>(k)</identifier>
                  <para>
                    <paratext>enter into any agreement (or modify any subsisting agreement) with any trade union, or any agreement that relates to any works council;</paratext>
                  </para>
                </subclause2>
                <subclause2 id="a268326">
                  <identifier>(l)</identifier>
                  <para>
                    <paratext>vary the terms on which it holds any of the Properties or settle any rent review; or</paratext>
                  </para>
                </subclause2>
                <subclause2 id="a132322">
                  <identifier>(m)</identifier>
                  <para>
                    <paratext>[OTHERS].</paratext>
                  </para>
                </subclause2>
              </subclause1>
            </clause>
            <clause id="a179039">
              <identifier>3.</identifier>
              <para>
                <paratext>The Seller shall immediately disclose to the Buyer in writing any matter or thing which arises or may arise or become known to it before Completion which has, or is likely to have, a material and/or adverse effect on the Business as presently conducted, or on the financial or trading position or prospects of the Business [or which is otherwise material to be known by a buyer of the Business or the Assets].</paratext>
              </para>
              <drafting.note id="a791711" jurisdiction="">
                <head align="left" preservecase="true">
                  <headtext>Material change disclosure</headtext>
                </head>
                <division id="a000179" level="1">
                  <para>
                    <paratext>
                      Note the separate obligation to disclose any warranty breach in 
                      <internal.reference refid="a953858">clause 7.5</internal.reference>
                      . Consider whether the seller should be obliged to disclose any breach of the agreement (including the pre-completion obligations).
                    </paratext>
                  </para>
                </division>
              </drafting.note>
            </clause>
            <clause id="a787874">
              <identifier>4.</identifier>
              <para>
                <paratext>The Seller shall procure that, during the Interim Period, the Buyer and its advisers shall be given promptly on request access at all reasonable times to:</paratext>
              </para>
              <subclause1 id="a000180" numbering="none">
                <subclause2 id="a408267">
                  <identifier>(a)</identifier>
                  <para>
                    <paratext>the Employees;</paratext>
                  </para>
                </subclause2>
                <subclause2 id="a376223">
                  <identifier>(b)</identifier>
                  <para>
                    <paratext>the Properties;</paratext>
                  </para>
                </subclause2>
                <subclause2 id="a472355">
                  <identifier>(c)</identifier>
                  <para>
                    <paratext>the Records; and</paratext>
                  </para>
                </subclause2>
                <subclause2 id="a183959">
                  <identifier>(d)</identifier>
                  <para>
                    <paratext>such further facilities and information relating to the Business as they may reasonably require.</paratext>
                  </para>
                </subclause2>
              </subclause1>
            </clause>
            <clause condition="optional" id="a729566">
              <identifier>5.</identifier>
              <para>
                <paratext>The Seller shall do, execute and perform all acts, documents and things necessary for the grant, transfer or reissuance of all EHS Permits as defined in Part 6 of Schedule 13 to the Buyer(or its nominee) including giving to the Buyer(or its nominee) all reasonable assistance to enable the Buyer(or its nominee) to obtain any EHS Permit.</paratext>
              </para>
            </clause>
          </schedule>
          <schedule id="a448663">
            <identifier>Schedule 2</identifier>
            <head align="left" preservecase="true">
              <headtext>Completion</headtext>
            </head>
            <part id="a49147">
              <identifier>Part 1</identifier>
              <head align="left" preservecase="true">
                <headtext>Completion obligations</headtext>
              </head>
              <drafting.note id="a463181" jurisdiction="">
                <head align="left" preservecase="true">
                  <headtext>Completion obligations</headtext>
                </head>
                <division id="a000181" level="1">
                  <para>
                    <paratext>
                      The documents the seller is required to deliver at completion will vary depending on the circumstances of the transaction. There may be certain deliverables listed that are not relevant to a particular transaction. Equally, there may be further documents that are not currently listed in this part of the schedule that will be required from the seller. The detail in this part of 
                      <internal.reference refid="a49147">Part 1</internal.reference>
                       of Schedule 2 will therefore need to be reviewed carefully in each case and tailored, as appropriate, to reflect the requirements of the transaction.
                    </paratext>
                  </para>
                  <para>
                    <paratext>
                      A number of the items in this 
                      <internal.reference refid="a49147">Part 1</internal.reference>
                       of Schedule 2 are drafted fairly widely. This is in the buyer's favour. The seller will want the items to be as specific as possible in light of 
                      <internal.reference refid="a333278">clause 6.5</internal.reference>
                      , which gives the buyer a right to terminate if the seller does not comply with its obligations under 
                      <internal.reference refid="a173058">clause 6.3</internal.reference>
                       and this 
                      <internal.reference refid="a49147">Part 1</internal.reference>
                       of Schedule 2 in any material respect.
                    </paratext>
                  </para>
                  <para>
                    <paratext>
                      The seller must also be satisfied before signing that each of the completion deliverables is within its control, and that it is in a position to procure that the action required by 
                      <internal.reference refid="a49147">Part 1</internal.reference>
                       of Schedule 2 is taken at completion. To assist with this, the seller should insist that the form of any document that it must deliver at completion is agreed by the parties before contracts are exchanged. This is also in the buyer's interest in order to ensure that the documents delivered at completion will be in a form satisfactory to it. It is usually helpful to agree as early as possible which party (or party's solicitors) will have primary responsibility for producing or drafting items. Once drafting responsibility has been apportioned, this can be documented in the completion agenda. For further information in relation to the completion agenda, see 
                      <link href="1-522-4042" style="ACTLinkPLCtoPLC">
                        <ital>Standard document: Completion agenda: asset purchase agreement</ital>
                      </link>
                      .
                    </paratext>
                  </para>
                </division>
              </drafting.note>
              <clause id="a188004">
                <identifier>1.</identifier>
                <para>
                  <paratext>The Seller shall deliver, or procure delivery, to the Buyer of or make available to the Buyer:</paratext>
                </para>
                <subclause1 id="a000182" numbering="none">
                  <subclause2 id="a1021147">
                    <identifier>(a)</identifier>
                    <para>
                      <paratext>physical possession of all the Assets capable of passing by delivery, with the intent that title in such Assets shall pass to the Buyer by and on such delivery;</paratext>
                    </para>
                  </subclause2>
                  <subclause2 id="a1006421">
                    <identifier>(b)</identifier>
                    <para>
                      <paratext>duly executed conveyances, assignments, licences and other documents in the agreed form necessary to vest title in the Properties in, or transfer the Properties to, the Buyer or as the Buyer directs;</paratext>
                    </para>
                  </subclause2>
                  <subclause2 id="a316180">
                    <identifier>(c)</identifier>
                    <para>
                      <paratext>the title deeds relating to the Properties and all invoices, policies, premiums, receipts, maintenance contracts, health and safety files and other accounts relating to the Properties [and certified copies of all documents held by mortgagees];</paratext>
                    </para>
                  </subclause2>
                  <subclause2 condition="optional" id="a386904">
                    <identifier>(d)</identifier>
                    <para>
                      <paratext>duly executed agreements in the agreed form for the assignment or novation of the benefit of the Business Contracts to the Buyer, or as the Buyer directs, and all requisite notices, consents and licences therefor;</paratext>
                    </para>
                    <drafting.note id="a222043" jurisdiction="">
                      <head align="left" preservecase="true">
                        <headtext>Assignments</headtext>
                      </head>
                      <division id="a000183" level="1">
                        <para>
                          <paratext>
                            Note 
                            <internal.reference refid="a618897">clause 16.3</internal.reference>
                            , which purports to assign to the buyer the benefit of contracts capable of assignment without consent.
                          </paratext>
                        </para>
                      </division>
                    </drafting.note>
                  </subclause2>
                  <subclause2 condition="optional" id="a440311">
                    <identifier>(e)</identifier>
                    <para>
                      <paratext>duly executed assignments in the agreed form to vest the Goodwill and the Business Name in the Buyer or as the Buyer directs;</paratext>
                    </para>
                    <drafting.note id="a276772" jurisdiction="">
                      <head align="left" preservecase="true">
                        <headtext>Goodwill assignment</headtext>
                      </head>
                      <division id="a000184" level="1">
                        <para>
                          <paratext>
                            Note that transactions often take place without a separate assignment of goodwill. Historically, stamp duty was payable on an assignment of goodwill, and so a standalone document was desirable. This is no longer the case and so the assignment can be incorporated into the agreement if desired, particularly if there is a simultaneous signing and completion. See 
                            <link href="2-107-3551" style="ACTLinkPLCtoPLC">
                              <ital>Standard document: Deed of assignment of goodwill</ital>
                            </link>
                            .
                          </paratext>
                        </para>
                      </division>
                    </drafting.note>
                  </subclause2>
                  <subclause2 id="a190441">
                    <identifier>(f)</identifier>
                    <para>
                      <paratext>all such Third Party Consents as the Buyer may require to vest in the Buyer [or as the Buyer may direct] the full benefit of the Assets;</paratext>
                    </para>
                  </subclause2>
                  <subclause2 id="a280091">
                    <identifier>(g)</identifier>
                    <para>
                      <paratext>all documents of title and certificates for the lawful operation and use of, and all service documents pertaining to, the Fixed Assets, the Moveable Assets and the Stock;</paratext>
                    </para>
                  </subclause2>
                  <subclause2 id="a760750">
                    <identifier>(h)</identifier>
                    <para>
                      <paratext>
                        duly executed assignments [and licences] in the agreed form, of the Business Intellectual Property Rights [and [a] duly executed counterpart[s] of the [Licence Back 
                        <bold>OR</bold>
                         Buyer's Licence 
                        <bold>OR</bold>
                         Buyer's Licence and the Licence Back] in the agreed form];
                      </paratext>
                    </para>
                  </subclause2>
                  <subclause2 id="a53192">
                    <identifier>(i)</identifier>
                    <para>
                      <paratext>all documents of title, certificates, deeds, licences, agreements and other documents relating to the Business Intellectual Property Rights and all manuals, drawings, plans, documents and other materials and media on which the Business Information is recorded;</paratext>
                    </para>
                  </subclause2>
                  <subclause2 id="a424499">
                    <identifier>(j)</identifier>
                    <para>
                      <paratext>duly executed irrevocable written waivers in the agreed form of all moral rights in any works which are the subject of the Business Intellectual Property Rights to which any individual is now or may be at any future time entitled under Chapter IV of Part I of the Copyright Designs and Patents Act 1988 or any similar provisions of law in any jurisdiction;</paratext>
                    </para>
                  </subclause2>
                  <subclause2 id="a910289">
                    <identifier>(k)</identifier>
                    <para>
                      <paratext>the logbooks and test certificates of the Motor Vehicles;</paratext>
                    </para>
                  </subclause2>
                  <subclause2 id="a604576">
                    <identifier>(l)</identifier>
                    <para>
                      <paratext>the Business Contracts;</paratext>
                    </para>
                  </subclause2>
                  <subclause2 condition="optional" id="a256137">
                    <identifier>(m)</identifier>
                    <para>
                      <paratext>all VAT Records;</paratext>
                    </para>
                  </subclause2>
                  <subclause2 condition="optional" id="a301453">
                    <identifier>(n)</identifier>
                    <para>
                      <paratext>the original special resolution of the members of the Seller resolving to change the Seller's name to [FULL NEW COMPANY NAME] or to another name approved in advance in writing by the Buyer, and a cheque payable to the Registrar of Companies for the sum of the Registrars' change of name fee, which the Buyer shall file with the Registrar of Companies;</paratext>
                    </para>
                  </subclause2>
                  <subclause2 id="a696662">
                    <identifier>(o)</identifier>
                    <para>
                      <paratext>releases [or certificates of non-crystallisation] duly executed by the [NAME OF RELEVANT PARTY] in the agreed form in respect of all Encumbrances on or affecting any of the Assets;</paratext>
                    </para>
                    <drafting.note id="a381776" jurisdiction="">
                      <head align="left" preservecase="true">
                        <headtext>Release of security</headtext>
                      </head>
                      <division id="a000185" level="1">
                        <para>
                          <paratext>If the Assets are subject to any security arrangement (such as a charge in favour of the seller's lender), the seller should be required to deliver evidence of release of the relevant security at completion. Depending on the nature of the security arrangement, such evidence could include a deed of release of the charge or a letter of non-crystallisation of a floating charge.</paratext>
                        </para>
                      </division>
                    </drafting.note>
                  </subclause2>
                  <subclause2 id="a245456">
                    <identifier>(p)</identifier>
                    <para>
                      <paratext>the Records;</paratext>
                    </para>
                  </subclause2>
                  <subclause2 id="a333497">
                    <identifier>(q)</identifier>
                    <para>
                      <paratext>the Disclosure Letter duly executed by the Seller;</paratext>
                    </para>
                  </subclause2>
                  <subclause2 id="a600530">
                    <identifier>(r)</identifier>
                    <para>
                      <paratext>a written acknowledgement executed as a deed from the Seller [and each member of the Seller Group] that all arrangements to which the Seller [and any such member] is a party and which affect the Business or Assets [other than the Business Contracts or as otherwise required by this agreement] have been cancelled by mutual agreement and without any compensation or damages being payable by either party to the other;</paratext>
                    </para>
                  </subclause2>
                  <subclause2 id="a799430">
                    <identifier>(s)</identifier>
                    <para>
                      <paratext>all National Insurance and PAYE records, fully completed in respect of the Employees and showing that payments are up to date, and all records required to be kept under the Working Time Regulations 1998;</paratext>
                    </para>
                  </subclause2>
                  <subclause2 id="a202730">
                    <identifier>(t)</identifier>
                    <para>
                      <paratext>such irrevocable instruction to the bank[s] of the Seller as may be necessary to procure the automatic transfer to the Buyer of any payment that any customer of the Business may make to such bank[s] after the [Completion Date];</paratext>
                    </para>
                    <drafting.note id="a445864" jurisdiction="">
                      <head align="left" preservecase="true">
                        <headtext>Bank instructions</headtext>
                      </head>
                      <division id="a000186" level="1">
                        <para>
                          <paratext>Unless the seller has one or more separate accounts which receives only customer payments, this is unlikely to be practical.</paratext>
                        </para>
                      </division>
                    </drafting.note>
                  </subclause2>
                  <subclause2 id="a461673">
                    <identifier>(u)</identifier>
                    <para>
                      <paratext>a certified copy of the resolution, in agreed form, adopted by the board of directors of the Seller authorising the Transaction;</paratext>
                    </para>
                    <drafting.note id="a1022655" jurisdiction="">
                      <head align="left" preservecase="true">
                        <headtext>Seller board minutes</headtext>
                      </head>
                      <division id="a000187" level="1">
                        <para>
                          <paratext>As part of the buyer's due diligence into the seller's capacity and authority to enter into the transaction, the buyer should require the seller to deliver a certified copy of the minutes of its board of directors approving the transaction. For standard form board minutes, see Standard documents:</paratext>
                        </para>
                        <list type="bulleted">
                          <list.item>
                            <para>
                              <paratext>
                                <link href="6-107-4742" style="ACTLinkPLCtoPLC">
                                  <ital>Board minutes of the seller (exchange of contracts): asset purchases</ital>
                                </link>
                                .
                              </paratext>
                            </para>
                          </list.item>
                          <list.item>
                            <para>
                              <paratext>
                                <link href="4-107-4743" style="ACTLinkPLCtoPLC">
                                  <ital>Board minutes of the seller (completion): asset purchases</ital>
                                </link>
                                .
                              </paratext>
                            </para>
                          </list.item>
                        </list>
                      </division>
                    </drafting.note>
                  </subclause2>
                  <subclause2 id="a744941">
                    <identifier>(v)</identifier>
                    <para>
                      <paratext>[the original OR a duly certified copy] of any power of attorney under which any document to be delivered to the Buyer under this Part 1 of Schedule 2 has been executed; and</paratext>
                    </para>
                    <drafting.note id="a627446" jurisdiction="">
                      <head align="left" preservecase="true">
                        <headtext>Powers of attorney</headtext>
                      </head>
                      <division id="a000188" level="1">
                        <para>
                          <paratext>
                            If any of the completion documents will be executed on behalf of the seller by its attorney, the buyer should take steps to establish that the attorney has the requisite authority to execute the relevant documents. As a starting point, the buyer should require the delivery of either the original power of attorney under which the attorney is acting, or a certified copy of the power that meets the requirements of section 3 of the Powers of Attorney Act 1971. For further information, see 
                            <link href="3-107-4654" style="ACTLinkPLCtoPLC">
                              <ital>Practice note, Powers of attorney</ital>
                            </link>
                            .
                          </paratext>
                        </para>
                      </division>
                    </drafting.note>
                  </subclause2>
                  <subclause2 condition="optional" id="a860161">
                    <identifier>(w)</identifier>
                    <para>
                      <paratext>an assignment of the benefit of the confidentiality undertakings entered into between [the Seller] and prospective purchasers of the Business, together with copies of the relevant confidentiality undertakings and copies of any notices or demands served on such prospective purchasers for the return or destruction of information or documents.</paratext>
                    </para>
                    <drafting.note id="a298096" jurisdiction="">
                      <head align="left" preservecase="true">
                        <headtext>Assignment of confidentiality obligations</headtext>
                      </head>
                      <division id="a000189" level="1">
                        <para>
                          <paratext>This will only be relevant where there has been an aborted sale to a different prospective buyer or in an auction scenario.</paratext>
                        </para>
                      </division>
                    </drafting.note>
                  </subclause2>
                </subclause1>
              </clause>
              <clause id="a952399">
                <identifier>2.</identifier>
                <para>
                  <paratext>
                    The Seller shall give the Buyer possession of the Properties in accordance with the provisions of 
                    <internal.reference refid="a416672">Part 3</internal.reference>
                     and 
                    <internal.reference refid="a629480">Part 4</internal.reference>
                     of 
                    <internal.reference refid="a854608">Schedule 9</internal.reference>
                    .
                  </paratext>
                </para>
              </clause>
            </part>
            <part id="a953014">
              <identifier>Part 2</identifier>
              <head align="left" preservecase="true">
                <headtext>Actions and obligations after Completion</headtext>
              </head>
              <drafting.note id="a229963" jurisdiction="">
                <head align="left" preservecase="true">
                  <headtext>Post-completion obligations</headtext>
                </head>
                <division id="a000190" level="1">
                  <para>
                    <paratext>Again, this list is fairly long and far reaching. It should be reviewed in detail and any items that are not required deleted.</paratext>
                  </para>
                </division>
              </drafting.note>
              <clause id="a476400">
                <identifier>1.</identifier>
                <para>
                  <paratext>As soon as practicable after Completion, the Seller and the Buyer shall each issue a statement in the agreed form to the Customers of, and suppliers to, the Business informing them of the transfer of the Business to the Buyer.</paratext>
                </para>
              </clause>
              <clause id="a422993">
                <identifier>2.</identifier>
                <para>
                  <paratext>Not later than two Business Days after the Completion Date, the Seller shall send to each of the Employees a letter, in the agreed form, explaining that their employment has been transferred to the Buyer pursuant to TUPE.</paratext>
                </para>
                <drafting.note id="a515768" jurisdiction="">
                  <head align="left" preservecase="true">
                    <headtext>TUPE notification</headtext>
                  </head>
                  <division id="a000191" level="1">
                    <para>
                      <paratext>
                        There is no legal obligation to notify affected employees that their employment has transferred under TUPE, as it will transfer automatically by operation of law. However, it is standard practice to do so. The buyer may choose to notify employees (this is usually the case). Alternatively, the seller may notify employees between exchange and completion. For an example of such a letter, see 
                        <link href="7-107-5717" style="ACTLinkPLCtoPLC">
                          <ital>Standard document, Notice to employees of change of employer: asset purchases</ital>
                        </link>
                        <ital>.</ital>
                      </paratext>
                    </para>
                  </division>
                </drafting.note>
              </clause>
              <clause id="a66464">
                <identifier>3.</identifier>
                <para>
                  <paratext>The Seller shall, if so required by the Buyer on or at any time after Completion and at the Buyer's expense, send a circular (in a form provided by the Buyer) to persons who have had dealings with the Seller in connection with the Business, announcing the transfer to the Buyer of the Business and the Goodwill.</paratext>
                </para>
              </clause>
              <clause id="a130552">
                <identifier>4.</identifier>
                <para>
                  <paratext>The Seller shall promptly notify the Buyer of any claims, demands, actions, complaints and proceedings against the Seller brought by any third party in respect of any goods manufactured or services supplied by the Seller or in respect of the Assets or the operation of the Business. The Seller shall not, without the Buyer's prior written consent, take any other steps in relation to such claims which might reasonably be expected to damage the commercial interests of the Buyer. If the Buyer considers that it is desirable to take preventative action with a view to avoiding such claims against the Seller[, the Buyer shall consult with the Seller with a view to deciding what preventative action may be taken and if the Seller agrees with the Buyer the preventative action to be taken (such agreement not to be unreasonably withheld)], the Seller shall bear the cost of that action.</paratext>
                </para>
              </clause>
              <clause id="a209367">
                <identifier>5.</identifier>
                <para>
                  <paratext>The Seller shall (at its own expense):</paratext>
                </para>
                <subclause1 id="a000192" numbering="none">
                  <subclause2 id="a213412">
                    <identifier>(a)</identifier>
                    <para>
                      <paratext>procure that within [NUMBER] days after Completion, the name of the Seller [and any other member of the Seller Group] shall be changed so as to omit the word "[WORD]" or any confusingly similar word or name;</paratext>
                    </para>
                    <drafting.note id="a736838" jurisdiction="">
                      <head align="left" preservecase="true">
                        <headtext>Change to Seller's name</headtext>
                      </head>
                      <division id="a000193" level="1">
                        <para>
                          <paratext>
                            This may already have been dealt with at completion (see 
                            <internal.reference refid="a301453">paragraph 1(n)</internal.reference>
                             of Part 1 of Schedule 2).
                          </paratext>
                        </para>
                      </division>
                    </drafting.note>
                  </subclause2>
                  <subclause2 id="a429629">
                    <identifier>(b)</identifier>
                    <para>
                      <paratext>procure that the Seller and each member of the Seller Group shall give the Buyer such assistance as the Buyer may reasonably require for the adoption by the Buyer, or any person connected with it, of any business name or trade mark including the words "[WORDS]";</paratext>
                    </para>
                  </subclause2>
                  <subclause2 id="a312135">
                    <identifier>(c)</identifier>
                    <para>
                      <paratext>procure that [as soon as reasonably practicable after Completion, and in any event within [NUMBER] months after Completion,] the Seller Group shall cease in any manner whatsoever to use or display any trade or service marks or names, domain names or logos used in or otherwise associated or connected with the Business or including the word "[WORD]" or any confusingly similar marks, domain names, names or logos or words, and shall remove from any websites which it is retaining any reference to the Business, and shall delete any hypertext links which connect any such websites to websites which relate to the Business; and</paratext>
                    </para>
                  </subclause2>
                  <subclause2 id="a906672">
                    <identifier>(d)</identifier>
                    <para>
                      <paratext>
                        procure that any company leaving the Seller Group observes, and continues to observe, the requirements of this 
                        <internal.reference refid="a209367">paragraph 5</internal.reference>
                        .
                      </paratext>
                    </para>
                  </subclause2>
                </subclause1>
              </clause>
              <clause id="a664618">
                <identifier>6.</identifier>
                <para>
                  <paratext>During the period of six years after Completion (and without prejudice to any of the Warranties), if any Business Information is not in the possession of the Buyer or readily discoverable by the Buyer, but is in the possession or under the control of or available to the Seller or any other member of the Seller Group, the Seller shall, subject to regulatory requirements, immediately on becoming aware of such information, provide such Business Information to the Buyer.</paratext>
                </para>
              </clause>
              <clause id="a607167">
                <identifier>7.</identifier>
                <para>
                  <paratext>The Seller shall permit and assist the Buyer to consult any of its employees, on reasonable notice and during normal business hours at the office at which the relevant employee is employed, for the purpose of obtaining knowledge, know-how or any other information possessed by such employee in relation to the activities and operations of, and the products and services supplied or to be supplied by, the Business at Completion [and the Seller shall ensure that any such employee shall disclose all such information to the Buyer].</paratext>
                </para>
              </clause>
              <clause condition="optional" id="a45102">
                <identifier>8.</identifier>
                <para>
                  <paratext>The Seller shall ensure that it maintains adequate insurance cover in respect of any loss or liability it may suffer or incur (whether to the Buyer under this agreement or otherwise) in connection with any act, event, omission or circumstance relating to the Business and occurring or arising at or before the Effective Time.</paratext>
                </para>
                <drafting.note id="a999840" jurisdiction="">
                  <head align="left" preservecase="true">
                    <headtext>Insurance</headtext>
                  </head>
                  <division id="a000194" level="1">
                    <para>
                      <paratext>Depending on the nature of the target business, it may be a requirement that run-off insurance be put in place by the seller, particularly if there is any prospect of a third party claimant pursuing the buyer in the alternative. Separately, it may be a requirement that warranty and indemnity insurance be put in place to cover any seller liability under this agreement.</paratext>
                    </para>
                  </division>
                </drafting.note>
              </clause>
              <clause condition="optional" id="a465718">
                <identifier>9.</identifier>
                <para>
                  <paratext>The Seller shall promptly provide the Buyer with any information (including copies of all relevant documents and correspondence) that comes to the attention of the Seller after Completion in respect of the actual or potential loss, withdrawal or unavailability of any relief from stamp duty or stamp duty land tax which has been claimed by the Seller in connection with the grant of any lease which falls within the definition of the Leasehold Properties.</paratext>
                </para>
                <drafting.note id="a212646" jurisdiction="">
                  <head align="left" preservecase="true">
                    <headtext>Loss of relief</headtext>
                  </head>
                  <division id="a000195" level="1">
                    <para>
                      <paratext>
                        <internal.reference refid="a465718">Paragraph 9</internal.reference>
                         of 
                        <internal.reference refid="a953014">Part 2</internal.reference>
                         of 
                        <internal.reference refid="a448663">Schedule 2</internal.reference>
                         is intended to cover a situation where the buyer may have paid too much SDLT at completion on the assignment of a lease. For further information on SDLT, see Practice notes,
                        <link href="0-107-3726" style="ACTLinkPLCtoPLC">
                          <ital> Stamp duty land tax</ital>
                        </link>
                        <ital>, </ital>
                        <link href="0-107-4820" style="ACTLinkPLCtoPLC">
                          <ital>SDLT and property transactions</ital>
                        </link>
                         and 
                        <link href="2-107-4838" style="ACTLinkPLCtoPLC">
                          <ital>SDLT and contracts for the transfer of land</ital>
                        </link>
                        .
                      </paratext>
                    </para>
                  </division>
                </drafting.note>
              </clause>
              <clause condition="optional" id="a373673">
                <identifier>10.</identifier>
                <para>
                  <paratext>
                    To the extent the Buyer does not obtain all EHS Permits (as defined in 
                    <internal.reference refid="a740546">Part 6</internal.reference>
                     of Schedule 13) it requires at, on or before Completion, the Seller shall, following Completion, continue to do, execute and perform all acts, documents and things necessary for the grant, transfer or reissuance of all EHS Permits to the Buyer (or its nominee) including giving to the Buyer (or its nominee) all reasonable assistance to enable the Buyer (or its nominee) to obtain any EHS Permit.
                  </paratext>
                </para>
              </clause>
              <clause id="a898483">
                <identifier>11.</identifier>
                <para>
                  <paratext>The Seller shall promptly transfer to the Buyer any money or other asset it receives after Completion that belongs to the Buyer under the terms of this agreement or otherwise.</paratext>
                </para>
              </clause>
            </part>
          </schedule>
          <schedule id="a938288">
            <identifier>Schedule 3</identifier>
            <head align="left" preservecase="true">
              <headtext>Conditions to Completion</headtext>
            </head>
            <drafting.note id="a245377" jurisdiction="">
              <head align="left" preservecase="true">
                <headtext>Conditions to Completion</headtext>
              </head>
              <division id="a000196" level="1">
                <para>
                  <paratext>The conditions to completion should be set out in this schedule. While some of the more commonly occurring completion conditions are included below, these are by no means exhaustive, nor will they be relevant to all transactions. It is therefore important to ensure that the schedule is properly tailored to reflect the circumstances of the deal. For example, other conditions that may be of relevance include:</paratext>
                </para>
                <list type="bulleted">
                  <list.item>
                    <para>
                      <paratext>
                        No material adverse change (MAC clause). A condition of this type seeks to allow the buyer to withdraw from the transaction if there is a material adverse change in the target business or the sale assets between exchange of the asset purchase agreement and completion. For a form of MAC clause, see 
                        <link href="9-200-0683" style="ACTLinkPLCtoPLC">
                          <ital>Standard document, Material adverse change clause: asset purchase agreement</ital>
                        </link>
                        . A similar effect to a MAC clause can be achieved by:
                      </paratext>
                    </para>
                    <list type="bulleted">
                      <list.item>
                        <para>
                          <paratext>
                            including a warranty that no material adverse change has occurred since the date of the latest audited accounts (see 
                            <internal.reference refid="a956963">Paragraph 5(b)</internal.reference>
                             of Part 1 of Schedule 13); and
                          </paratext>
                        </para>
                      </list.item>
                      <list.item>
                        <para>
                          <paratext>
                            providing that the warranties will repeated up to and including completion (see, for example, 
                            <internal.reference refid="a673552">Clause 7.3</internal.reference>
                            )
                          </paratext>
                        </para>
                      </list.item>
                    </list>
                  </list.item>
                  <list.item>
                    <para>
                      <paratext>
                        and by giving the buyer a right to terminate the agreement if a breach of warranty occurs or comes to light between exchange and completion (see 
                        <internal.reference refid="a573375">Clause 7.6</internal.reference>
                        ).
                      </paratext>
                    </para>
                  </list.item>
                </list>
                <list type="bulleted">
                  <list.item>
                    <para>
                      <paratext>No termination of a key contract. The buyer may want to include a condition that none of the target group's key contracts is terminated, nor their terms materially altered, prior to completion. This issue could also be dealt with through warranty protection, provided that the warranties are repeated between exchange and completion and the buyer has a right to terminate the asset purchase agreement prior to completion for breach of warranty.</paratext>
                    </para>
                  </list.item>
                  <list.item>
                    <para>
                      <paratext>Novation of a key contract.</paratext>
                    </para>
                  </list.item>
                </list>
                <para>
                  <paratext>
                    <bold>Negotiating and drafting issues</bold>
                  </paratext>
                </para>
                <list type="bulleted">
                  <list.item>
                    <para>
                      <paratext>Take care when drafting the completion conditions to avoid circularity. There might be a risk of this occurring where, for example, completion of the asset purchase agreement is inter-conditional with another document, such as a loan facility agreement funding the transaction.</paratext>
                    </para>
                  </list.item>
                  <list.item>
                    <para>
                      <paratext>The scope of each condition must be clear and precise, so that both parties have the same understanding of what is required for the condition to be satisfied.</paratext>
                    </para>
                  </list.item>
                  <list.item>
                    <para>
                      <paratext>Wherever possible, the conditions should be structured so that satisfaction of the condition will be measured objectively. The seller should be reluctant to accept conditions that allow the buyer to exercise subjective judgement in determining whether the condition is satisfied, thereby providing an opportunity for the buyer to withdraw from the transaction capriciously.</paratext>
                    </para>
                  </list.item>
                  <list.item>
                    <para>
                      <paratext>If an element of subjectivity cannot be avoided (for example, where a regulatory consent may be issued subject to certain caveats or conditions, and the buyer will need to be satisfied with the terms of those conditions or caveats), ensure that the relevant party is required to act reasonably in exercising their judgement.</paratext>
                    </para>
                  </list.item>
                  <list.item>
                    <para>
                      <paratext>Avoid including conditions that are not strictly necessary and which, if not satisfied, could obstruct completion of the deal. Ensure that any requirements that are capable of being satisfied before exchange are dealt with during the pre-contract period.</paratext>
                    </para>
                  </list.item>
                </list>
              </division>
            </drafting.note>
            <clause condition="optional" id="a585382">
              <identifier>1.</identifier>
              <head align="left" preservecase="true">
                <headtext>Circular and shareholder consent</headtext>
              </head>
              <para>
                <paratext>
                  The despatch by the [Buyer 
                  <bold>OR</bold>
                   Seller] to its shareholders of a circular in the agreed form (
                  <defn.term>Circular</defn.term>
                  ) and the passing, at a duly convened general meeting of the [Buyer 
                  <bold>OR</bold>
                   Seller], of the resolutions in the form set out in the Circular.
                </paratext>
              </para>
              <drafting.note id="a911263" jurisdiction="">
                <head align="left" preservecase="true">
                  <headtext>Shareholder consent</headtext>
                </head>
                <division id="a000197" level="1">
                  <list type="bulleted">
                    <list.item>
                      <para>
                        <paratext>
                          If any party is listed, shareholder approval will be required under the Listing Rules if the transaction constitutes a Class 1 transaction, reverse takeover or transaction between related parties (see 
                          <ital>Chapters 10 and 11, Listing Rules</ital>
                           and 
                          <link href="1-200-7730" style="ACTLinkPLCtoPLC">
                            <ital>Practice note, Listed and public company issues: acquisitions</ital>
                          </link>
                          ).
                        </paratext>
                      </para>
                    </list.item>
                    <list.item>
                      <para>
                        <paratext>
                          If either party is quoted on the Alternative Investment Market (AIM), shareholder approval will be required if the transaction is classified as a "reverse takeover" for the purpose of the AIM Rules (
                          <ital>Rule 14, AIM Rules</ital>
                          ).
                        </paratext>
                      </para>
                    </list.item>
                    <list.item>
                      <para>
                        <paratext>If shareholder consent is required, a circular should be sent to the relevant party's shareholders explaining the transaction and with the appropriate resolutions. In these circumstances it would be normal for the other party to request that the directors of the party seeking consent give a recommendation to shareholders in the circular to vote in favour of the resolution(s). Note, however, that such a recommendation may be withdrawn at a later date.</paratext>
                      </para>
                    </list.item>
                    <list.item>
                      <para>
                        <paratext>It is also desirable to seek irrevocable undertakings from as large a number of shareholders as possible prior to despatch of the circular (including director shareholders) to vote in favour of the resolutions.</paratext>
                      </para>
                    </list.item>
                  </list>
                </division>
              </drafting.note>
            </clause>
            <clause condition="optional" id="a935696">
              <identifier>2.</identifier>
              <head align="left" preservecase="true">
                <headtext>UK Merger Control Requirements</headtext>
              </head>
              <para>
                <paratext>If the Buyer considers (whether or not as a result of receiving confirmation to this effect from the European Commission) that the Transaction does not constitute a concentration having a Community dimension within the meaning of Council Regulation (EC) No. 139/2004 as amended [or any subsequent legislation], either:</paratext>
              </para>
              <subclause1 id="a000198" numbering="none">
                <subclause2 id="a547124">
                  <identifier>(a)</identifier>
                  <para>
                    <paratext>the Buyer being satisfied (whether or not as a result of receiving confirmation from the Competition and Markets Authority) that the Transaction does not constitute a relevant merger situation within the meaning of Part 3 of the Enterprise Act 2002; or</paratext>
                  </para>
                </subclause2>
                <subclause2 id="a959650">
                  <identifier>(b)</identifier>
                  <para>
                    <paratext>
                      the Buyer receiving confirmation in terms satisfactory to it that there will not be a Phase 2 CMA reference of the Transaction][.
                      <bold> OR</bold>
                       ; or 
                      <bold>OR</bold>
                       ,]
                    </paratext>
                  </para>
                </subclause2>
                <subclause2 condition="optional" id="a722070">
                  <identifier>(c)</identifier>
                  <para>
                    <paratext>
                      the Buyer receiving confirmation in terms satisfactory to it that there will not be a Phase 2 CMA reference of the Transaction, subject to the acceptance of undertakings by the CMA under Part 3 of the Enterprise Act 2002 and the terms of those undertakings are in all respects satisfactory to the Buyer[.
                      <bold> OR</bold>
                       ; or 
                      <bold>OR</bold>
                       ,]
                    </paratext>
                  </para>
                </subclause2>
                <subclause2 condition="optional" id="a903652">
                  <identifier>(d)</identifier>
                  <para>
                    <paratext>completion of an inquiry following a Phase 2 CMA reference of the Transaction pursuant to which the Competition and Markets Authority makes a finding that [either:]</paratext>
                  </para>
                  <subclause3 id="a254877">
                    <identifier>(i)</identifier>
                    <para>
                      <paratext>
                        the Transaction is not expected to result in a substantial lessening of competition within any market or markets in the UK for goods or services[. 
                        <bold>OR</bold>
                         ; or 
                        <bold>OR</bold>
                         ,]
                      </paratext>
                    </para>
                  </subclause3>
                  <subclause3 id="a1034614">
                    <identifier>(ii)</identifier>
                    <para>
                      <paratext>
                        the Transaction may be expected to result in a substantial lessening of competition within a market or markets in the UK for goods or services but that the acceptance of specified undertakings by the Buyer would have the effect of remedying, mitigating or preventing that lessening of competition and the terms of such undertakings are in all respects acceptable to the Buyer[, 
                        <bold>OR</bold>
                         .]
                      </paratext>
                    </para>
                  </subclause3>
                </subclause2>
                <para>
                  <paratext>
                    [and, in addition to [
                    <internal.reference refid="a547124">paragraph 2(a)</internal.reference>
                    , 
                    <internal.reference refid="a959650">paragraph 2(b)</internal.reference>
                    , 
                    <internal.reference refid="a722070">paragraph 2(c)</internal.reference>
                     or 
                    <internal.reference refid="a903652">paragraph 2(d)</internal.reference>
                     above], [either] the period specified in Rule 25 of the Competition Appeal Tribunal Rules 2015 (SI 2015/48) for making an application under section 120 of the Enterprise Act 2002 for the review of a decision of the Competition and Markets Authority in relation to the Transaction having expired without any such application being made[ or, where such an application has been made, the Competition Appeal Tribunal having dismissed such an application.]
                  </paratext>
                </para>
              </subclause1>
            </clause>
            <clause condition="optional" id="a158129">
              <identifier>3.</identifier>
              <head align="left" preservecase="true">
                <headtext>EU Merger Control Requirements</headtext>
              </head>
              <para>
                <paratext>Where the Transaction constitutes a concentration with a Community dimension within the meaning of Council Regulation (EEC) No. 139/2004 as amended [or any subsequent legislation], then:</paratext>
              </para>
              <subclause1 id="a000199" numbering="none">
                <subclause2 id="a991272">
                  <identifier>(a)</identifier>
                  <para>
                    <paratext>
                      the Buyer receiving confirmation from the European Commission in terms satisfactory to it that, despite the Transaction constituting such a concentration, the European Commission has decided not to oppose the concentration and has declared it compatible with the Internal Market[; and 
                      <bold>OR</bold>
                       or]
                    </paratext>
                  </para>
                </subclause2>
                <subclause2 condition="optional" id="a343757">
                  <identifier>(b)</identifier>
                  <para>
                    <paratext>the Buyer, having been told by the European Commission that the Transaction (or any part of it) has been referred to the government, regulatory body or competition authority of any EU member state, receiving confirmation in terms satisfactory to it from that government, regulatory body or competition authority that the Transaction has been approved in accordance with the relevant national legislation of that EU member state; or</paratext>
                  </para>
                </subclause2>
                <subclause2 condition="optional" id="a286305">
                  <identifier>(c)</identifier>
                  <para>
                    <paratext>the Buyer receiving confirmation from the European Commission in terms satisfactory to it that, despite opening proceedings in relation to the Transaction, the European Commission has declared it to be compatible with the Internal Market; or</paratext>
                  </para>
                </subclause2>
                <subclause2 condition="optional" id="a724239">
                  <identifier>(d)</identifier>
                  <para>
                    <paratext>
                      the Buyer receiving confirmation from the European Commission that the Transaction will be declared to be compatible with the Internal Market[, and proceedings will not be initiated 
                      <bold>OR</bold>
                       whether before or after initiating proceedings,] on the condition that the Buyer gives certain specified undertakings to the European Commission and the terms of those undertakings being in all respects satisfactory to the Buyer.
                    </paratext>
                  </para>
                </subclause2>
              </subclause1>
            </clause>
            <clause condition="optional" id="a144857">
              <identifier>4.</identifier>
              <head align="left" preservecase="true">
                <headtext>Other consents and clearances</headtext>
              </head>
              <subclause1 id="a617426">
                <identifier>4.1</identifier>
                <para>
                  <paratext>The Buyer receiving confirmation in terms satisfactory to it that the Transaction has been approved and no objections have been raised by:</paratext>
                </para>
                <subclause2 id="a189136">
                  <identifier>(a)</identifier>
                  <para>
                    <paratext>[LIST ANY OTHER RELEVANT NATIONAL COMPETITION AUTHORITIES AND NATIONAL MERGER CONTROL RULES IN ANY OTHER COUNTRIES WHERE THE TRANSACTION IS TO BE NOTIFIED FOR CLEARANCE.]</paratext>
                  </para>
                </subclause2>
              </subclause1>
              <subclause1 id="a656106">
                <identifier>4.2</identifier>
                <para>
                  <paratext>The grant, in terms satisfactory to the Buyer, of all those consents, authorisations or similar clearances which are:</paratext>
                </para>
                <subclause2 id="a880414">
                  <identifier>(a)</identifier>
                  <para>
                    <paratext>required by any government, regulatory body or authority for Completion; or</paratext>
                  </para>
                </subclause2>
                <subclause2 id="a941911">
                  <identifier>(b)</identifier>
                  <para>
                    <paratext>in the reasonable opinion of the Buyer, necessary or desirable for Completion.</paratext>
                  </para>
                  <drafting.note id="a180888" jurisdiction="">
                    <head align="left" preservecase="true">
                      <headtext>Merger control: paragraphs 2 - 4 (inclusive)</headtext>
                    </head>
                    <division id="a000200" level="1">
                      <para>
                        <paratext>The possible merger control issues connected with the transaction should be examined as early as possible in the negotiations so that the following issues can be established:</paratext>
                      </para>
                      <list type="bulleted">
                        <list.item>
                          <para>
                            <paratext>Whether the transaction falls within the scope of any merger control rules and, if so, which ones.</paratext>
                          </para>
                        </list.item>
                        <list.item>
                          <para>
                            <paratext>Whether any applicable merger control rules require compulsory notification prior to completion and what the timing implications are.</paratext>
                          </para>
                        </list.item>
                        <list.item>
                          <para>
                            <paratext>Whether, even if prior merger control clearance is not compulsory, it is sensible to make a voluntary notification to obtain certainty that the transaction will not be examined following completion.</paratext>
                          </para>
                        </list.item>
                        <list.item>
                          <para>
                            <paratext>Whether the transaction raises any substantive competition concerns such that there is a risk that the transaction will not be permitted by the relevant competition authority, or only permitted subject to conditions.</paratext>
                          </para>
                        </list.item>
                      </list>
                      <para>
                        <paratext>These factors will determine whether, and what, merger control conditions should be included in the agreement. In practice, however, there may not be the time or the information available for a full merger control assessment to be made prior to signature of a conditional agreement. In such circumstances, the conditions should therefore reflect the possible alternatives.</paratext>
                      </para>
                      <division id="a1014031" level="2">
                        <head align="left" preservecase="true">
                          <headtext>Legal issues</headtext>
                        </head>
                        <para>
                          <paratext>The principal merger control jurisdictions to consider for any transactions involving UK companies are:</paratext>
                        </para>
                        <list type="bulleted">
                          <list.item>
                            <para>
                              <paratext>
                                The 
                                <link href="1-505-5548" style="ACTLinkPLCtoPLC">
                                  <ital>EU Merger Regulation</ital>
                                </link>
                                .
                              </paratext>
                            </para>
                          </list.item>
                          <list.item>
                            <para>
                              <paratext>
                                The UK merger control regime in Part 3 of the 
                                <link href="7-505-5913" style="ACTLinkPLCtoPLC">
                                  <ital>Enterprise Act 2002</ital>
                                </link>
                                 (the Enterprise Act).
                              </paratext>
                            </para>
                          </list.item>
                        </list>
                        <para>
                          <paratext>Even if the parties' business is principally in the UK, it is still possible that the transaction could be caught by the merger control rules of other jurisdictions, in particular anywhere the parties have a reasonable level of sales, notable market positions or any assets.</paratext>
                        </para>
                        <para>
                          <paratext>
                            If the 
                            <link href="1-505-5548" style="ACTLinkPLCtoPLC">
                              <ital>EU Merger Regulation</ital>
                            </link>
                             applies then no other EU national merger control rules will apply, but this does not preclude the possible application of the merger control rules of other countries (for example, the US).
                          </paratext>
                        </para>
                        <division id="a443416" level="3">
                          <head align="left" preservecase="true">
                            <headtext>EU Merger Regulation</headtext>
                          </head>
                          <para>
                            <paratext>
                              If the 
                              <link href="1-505-5548" style="ACTLinkPLCtoPLC">
                                <ital>EU Merger Regulation</ital>
                              </link>
                               applies to a transaction, the European Commission has exclusive jurisdiction to consider the transaction and, in general, the UK merger rules will not apply (although in certain circumstances the European Commission may refer a transaction which has been notified to it for consideration by the competition authority of the member state where the merger has most effect).
                            </paratext>
                          </para>
                          <para>
                            <paratext>
                              If the 
                              <link href="1-505-5548" style="ACTLinkPLCtoPLC">
                                <ital>EU Merger Regulation</ital>
                              </link>
                               applies, notification to the European Commission is compulsory and the transaction cannot be completed until clearance is received. An EU merger control condition precedent is therefore essential in this scenario (see 
                              <internal.reference refid="a158129">paragraph 3</internal.reference>
                              ).
                            </paratext>
                          </para>
                          <para>
                            <paratext>
                              For further information, see 
                              <link href="5-107-3540#a1004561" style="ACTLinkPLCtoPLC">
                                <ital>Practice note, competition: asset purchases: EU merger control</ital>
                              </link>
                              .
                            </paratext>
                          </para>
                        </division>
                        <division id="a461567" level="3">
                          <head align="left" preservecase="true">
                            <headtext>Enterprise Act 2002</headtext>
                          </head>
                          <para>
                            <paratext>
                              If the 
                              <link href="1-505-5548" style="ACTLinkPLCtoPLC">
                                <ital>EU Merger Regulation</ital>
                              </link>
                               does not apply, then it is necessary to consider whether the UK merger rules apply.
                            </paratext>
                          </para>
                          <para>
                            <paratext>
                              A relevant merger situation under the 
                              <link href="7-505-5913" style="ACTLinkPLCtoPLC">
                                <ital>Enterprise Act</ital>
                              </link>
                               may be created where the transaction will cause the buyer's share of supply of any goods or services in the UK to exceed 25% (whatever the parties' turnovers) and/or where the UK turnover of the business being acquired exceeds £70 million.
                            </paratext>
                          </para>
                          <para>
                            <paratext>Notification of the transaction to the Competition and Markets Authority (CMA) for clearance is optional. However, the CMA can investigate any transaction, before or after completion, which it believes falls within its jurisdiction.</paratext>
                          </para>
                          <para>
                            <paratext>
                              For further information, see 
                              <link href="5-107-3540#a1002651" style="ACTLinkPLCtoPLC">
                                <ital>Practice note, Competition: asset purchases: UK merger control</ital>
                              </link>
                              .
                            </paratext>
                          </para>
                        </division>
                        <division id="a897827" level="3">
                          <head align="left" preservecase="true">
                            <headtext>Stages of investigation</headtext>
                          </head>
                          <para>
                            <paratext>
                              Whether the transaction is considered under the 
                              <link href="1-505-5548" style="ACTLinkPLCtoPLC">
                                <ital>EU Merger Regulation</ital>
                              </link>
                               or the 
                              <link href="7-505-5913" style="ACTLinkPLCtoPLC">
                                <ital>Enterprise Act</ital>
                              </link>
                              , there are potentially two stages to the investigation. Most cases are cleared within the first stage investigation. However, cases which raise serious competition concerns can be investigated further (at EU level the European Commission initiates proceedings, and in the UK the transaction is referred for a Phase 2 investigation). A second-phase investigation will substantially increase the delay before completion (by four to six months) and will involve the parties in considerable additional work.
                            </paratext>
                          </para>
                        </division>
                        <division id="a220117" level="3">
                          <head align="left" preservecase="true">
                            <headtext>Appeals</headtext>
                          </head>
                          <para>
                            <paratext>
                              Decisions of the CMA can be appealed to the Competition Appeal Tribunal (CAT) both by the parties to the merger and by any other "person aggrieved" by that decision. Therefore, even if a transaction is approved there remains a risk of that decision being challenged. Although an appeal does not have the effect of suspending the contested decision, it will give rise to a period of uncertainty. If the CAT ultimately annulled the decision then the case would be likely to be remitted back to the decision-maker for re-consideration. Therefore, the closing words of 
                              <internal.reference refid="a935696">paragraph 2</internal.reference>
                               are intended to provide protection against the risk of such an appeal.
                            </paratext>
                          </para>
                        </division>
                        <division id="a473795" level="3">
                          <head align="left" preservecase="true">
                            <headtext>Sector-specific considerations</headtext>
                          </head>
                          <para>
                            <paratext>The conditions precedent may also require amendment to take account of the following considerations:</paratext>
                          </para>
                          <list type="bulleted">
                            <list.item>
                              <para>
                                <paratext>If the transaction involves companies that are involved in the defence sector, or raises other national security issues, then separate rules relating to the handling of the merger at UK level and at EU level exist.</paratext>
                              </para>
                            </list.item>
                            <list.item>
                              <para>
                                <paratext>If national “legitimate interests” are affected by a merger with an EU dimension, the member state concerned may carry out a parallel investigation in addition to the European Commission’s review.  “Legitimate interests” include public security, plurality of the media, and prudential rules relating in particular to financial services.</paratext>
                              </para>
                            </list.item>
                            <list.item>
                              <para>
                                <paratext>
                                  In UK mergers where an "exceptional public interest", such as national security, the plurality of the media or press freedom, or the stability of the UK financial system is at stake, the Secretary of State can intervene in merger decisions (section 58, 
                                  <link href="https://uk.practicallaw.thomsonreuters.com/Document/I5FA02510E42311DAA7CF8F68F6EE57AB/View/FullText.html?transitionType=Default&amp;amp;contextData=(sc.Default)" style="ACTLinkURL">
                                    <ital>Enterprise Act</ital>
                                  </link>
                                  ).
                                </paratext>
                              </para>
                            </list.item>
                            <list.item>
                              <para>
                                <paratext>In the UK, special rules apply to mergers in particular regulated sectors (newspapers, water and sewerage, railways, banks and building societies, television and radio broadcasting).</paratext>
                              </para>
                            </list.item>
                          </list>
                        </division>
                        <division id="a582179" level="3">
                          <head align="left" preservecase="true">
                            <headtext>Further reading</headtext>
                          </head>
                          <para>
                            <paratext>
                              For a detailed analysis of competition issues arising in the context of asset acquisitions, see 
                              <link href="5-107-3540" style="ACTLinkPLCtoPLC">
                                <ital>Practice note, Competition: asset purchases</ital>
                              </link>
                              .
                            </paratext>
                          </para>
                        </division>
                      </division>
                      <division id="a366515" level="2">
                        <head align="left" preservecase="true">
                          <headtext>Negotiating and drafting issues</headtext>
                        </head>
                        <list type="bulleted">
                          <list.item>
                            <para>
                              <paratext>
                                <internal.reference refid="a935696">Paragraph 2</internal.reference>
                                 and 
                                <internal.reference refid="a158129">paragraph 3</internal.reference>
                                 relate to UK and EU merger control as alternatives. If it has been established, without doubt, before the exchange of agreements whether or not the transaction is caught by the 
                                <link href="1-505-5548" style="ACTLinkPLCtoPLC">
                                  <ital>EU Merger Regulation</ital>
                                </link>
                                , the irrelevant condition can be removed.
                              </paratext>
                            </para>
                          </list.item>
                          <list.item>
                            <para>
                              <paratext>
                                The draft conditions cover the main stages of the clearance procedure. Not all these provisions will be appropriate for all transactions. In the simplest cases, it may only be necessary to include 
                                <internal.reference refid="a547124">paragraph 2(a)</internal.reference>
                                 and 
                                <internal.reference refid="a959650">paragraph 2(b)</internal.reference>
                                 and/or 
                                <internal.reference refid="a991272">paragraph 3(a)</internal.reference>
                                . These paragraphs provide that the condition will be satisfied where the transaction is approved on terms satisfactory to the buyer (which should, in general terms, be a wide enough term to cover the buyer's acceptance of any undertakings which it may have to give) at the end of the initial investigation by either the CMA or the European Commission.
                              </paratext>
                            </para>
                          </list.item>
                          <list.item>
                            <para>
                              <paratext>
                                Whether the condition should extend to cover the possibility of a second-phase investigation will be an issue for negotiation between the parties. If it is agreed that the transaction will fail if it is referred for a Phase 2 investigation (see 
                                <internal.reference refid="a903652">paragraph 2(d)</internal.reference>
                                ), if phase 2 proceedings are initiated at EU level (
                                <internal.reference refid="a286305">paragraph 3(c)</internal.reference>
                                ), or if the transaction is referred by the European Commission for investigation to a national authority (
                                <internal.reference refid="a343757">paragraph 3(b)</internal.reference>
                                ) (that is, the transaction will be significantly delayed by a lengthy investigation) then the relevant parts of the draft conditions should be deleted.
                              </paratext>
                            </para>
                          </list.item>
                          <list.item>
                            <para>
                              <paratext>
                                The buyer may be required to give undertakings to the relevant authority as a condition of obtaining clearance, or to avoid a second-phase investigation. Separate conditions covering this (see 
                                <internal.reference refid="a722070">paragraph 2(c)</internal.reference>
                                 and 
                                <internal.reference refid="a1034614">paragraph 2(d)(ii)</internal.reference>
                                 and/or 
                                <internal.reference refid="a724239">paragraph 3(d)</internal.reference>
                                ) can be included. If the initial competition assessment indicates that such undertakings may be required, it is sensible to ensure that the appropriate part of the condition is negotiated to determine whether the buyer should have sole judgement on whether the undertakings are satisfactory and acceptable (as in the standard document) or whether this should be judged by some objective, pre-agreed standard. Where undertakings are anticipated, it may be appropriate to include additional provisions to determine who should bear the risk of any losses to the value of the business being acquired as a result of required divestments.
                              </paratext>
                            </para>
                          </list.item>
                          <list.item>
                            <para>
                              <paratext>
                                <internal.reference refid="a656106">paragraph 4.2</internal.reference>
                                 is a catch-all condition to cover any jurisdictions not expressly identified. So far as possible, it is, however, sensible to identify the jurisdictions which have applicable merger control rules and to determine the terms on which the condition will be satisfied (see 
                                <internal.reference refid="a617426">paragraph 4.1</internal.reference>
                                ).
                              </paratext>
                            </para>
                          </list.item>
                        </list>
                        <division id="a975848" level="3">
                          <head align="left" preservecase="true">
                            <headtext>Buyer considerations</headtext>
                          </head>
                          <list type="bulleted">
                            <list.item>
                              <para>
                                <paratext>Conduct a thorough assessment of the merger control issues as early as possible in order to identify the relevant jurisdictions as well as the extent of any substantive competition issues.</paratext>
                              </para>
                            </list.item>
                            <list.item>
                              <para>
                                <paratext>The buyer should seek to include those merger control conditions which it believes are appropriate to protect its interests, whether or not they are legally necessary, in order to give it the legal certainty it requires.</paratext>
                              </para>
                            </list.item>
                            <list.item>
                              <para>
                                <paratext>Ensure that the conditions protect the buyer from being forced to proceed with a purchase when it is obliged to give undertakings to a competition authority that are unacceptable to it. This may be because of their impact on the buyer's existing business or because the undertakings undermine the financial rationale for entering into the deal in the first place. The use of indemnities to protect the buyer's position could be considered.</paratext>
                              </para>
                            </list.item>
                            <list.item>
                              <para>
                                <paratext>The buyer should decide whether it is prepared to undergo the time, expense and management commitment of a lengthy second-phase merger control investigation or wishes to retain the option to walk away from the deal if first-phase clearance is not obtained.</paratext>
                              </para>
                            </list.item>
                            <list.item>
                              <para>
                                <paratext>
                                  Ensure that the conditions reflect the possible outcome scenarios in any transaction. If there is a possibility that the transaction may be referred to or from the European Commission (
                                  <ital>Articles 9 or 22, </ital>
                                  <link href="1-505-5548" style="ACTLinkPLCtoPLC">
                                    <ital>EU Merger Regulation</ital>
                                  </link>
                                  ), or presents national security or public interest issues, then the conditions may need to be amended to reflect this.
                                </paratext>
                              </para>
                            </list.item>
                          </list>
                        </division>
                        <division id="a315782" level="3">
                          <head align="left" preservecase="true">
                            <headtext>Seller's considerations</headtext>
                          </head>
                          <list type="bulleted">
                            <list.item>
                              <para>
                                <paratext>The seller should consider whether it wishes to proceed with a transaction with a buyer who has competition problems and where there is a likelihood that there will be a second-phase investigation. The seller will be required to participate in any such investigation by the competition authorities and not only will it involve management time and expense, but it will delay completion and may prevent the seller from pursuing other sale opportunities which could be completed more quickly.</paratext>
                              </para>
                            </list.item>
                            <list.item>
                              <para>
                                <paratext>Encourage the buyer to take the risk of proceeding to completion without a merger control condition for jurisdictions where prior clearance is not legally necessary. At least, only consent to the inclusion of conditions that are reasonably necessary and seek to have a role in that determination. Such conditions should be capable of being waived.</paratext>
                              </para>
                            </list.item>
                            <list.item>
                              <para>
                                <paratext>Seek to ensure that the buyer does not have full discretion to walk away from the deal where the competition authorities require undertakings. It may be useful to determine in advance the thresholds for undertakings which the buyer will find acceptable and to require that the buyer acts reasonably in making such a determination.</paratext>
                              </para>
                            </list.item>
                          </list>
                        </division>
                      </division>
                    </division>
                  </drafting.note>
                </subclause2>
              </subclause1>
            </clause>
            <clause condition="optional" id="a901922">
              <identifier>5.</identifier>
              <head align="left" preservecase="true">
                <headtext>Non-crystallisation of Encumbrances</headtext>
              </head>
              <subclause1 id="a570802">
                <para>
                  <paratext>Receipt by the Buyer of evidence satisfactory to the Buyer of the non-crystallisation of any Encumbrance relating to the Assets and the consent of the holders of all Encumbrances of whatever descriptions over the Assets or any of them to the sale and purchase of the Assets under this agreement, free from any and all such Encumbrances.</paratext>
                </para>
              </subclause1>
            </clause>
            <clause condition="optional" id="a564165">
              <identifier>6.</identifier>
              <head align="left" preservecase="true">
                <headtext>Landlord consent</headtext>
              </head>
              <subclause1 id="a318495">
                <para>
                  <paratext>
                    To the extent that the consent of a landlord or superior landlord is required before [the Lease or any of the Leases] can be [transferred or assigned] to the Buyer, receipt by the Buyer in a form satisfactory to the Buyer of an unconditional and irrevocable consent from the landlord [and superior landlord] for the assignment of [the 
                    <bold>OR </bold>
                    each] Lease to the Buyer, [the 
                    <bold>OR</bold>
                     each] consent being evidenced in a written, formal licence to assign, dated and signed or executed by or on behalf of each of the parties to it.
                  </paratext>
                </para>
              </subclause1>
            </clause>
            <clause condition="optional" id="a55507">
              <identifier>7.</identifier>
              <head align="left" preservecase="true">
                <headtext>No litigation challenging transaction</headtext>
              </head>
              <subclause1 id="a578892">
                <para>
                  <paratext>No person:</paratext>
                </para>
                <subclause2 id="a275226">
                  <identifier>(a)</identifier>
                  <para>
                    <paratext>having commenced, or threatened to commence, any proceedings or investigation for the purpose of prohibiting or otherwise challenging or interfering with the Transaction; or</paratext>
                  </para>
                </subclause2>
                <subclause2 id="a260499">
                  <identifier>(b)</identifier>
                  <para>
                    <paratext>having taken or threatened to take any action as a result of or in anticipation of the Transaction that would be materially inconsistent with any of the Warranties; or</paratext>
                  </para>
                </subclause2>
                <subclause2 id="a570258">
                  <identifier>(c)</identifier>
                  <para>
                    <paratext>having enacted or proposed any legislation (including any subordinate legislation) which would prohibit, materially restrict or materially delay the implementation of the Transaction or the operations of the Business.</paratext>
                  </para>
                </subclause2>
              </subclause1>
            </clause>
          </schedule>
          <schedule id="a694388">
            <identifier>Schedule 4</identifier>
            <head align="left" preservecase="true">
              <headtext>The Customer Contracts</headtext>
            </head>
            <drafting.note id="a611900" jurisdiction="">
              <head align="left" preservecase="true">
                <headtext>The Customer Contracts</headtext>
              </head>
              <division id="a745261" level="1">
                <head align="left" preservecase="true">
                  <headtext>The Customer Contracts: Schedule 4</headtext>
                </head>
                <para>
                  <paratext>Set out all the customer contracts in Schedule 4. This information should be obtained as part of the due diligence exercise. From the buyer's perspective, the more detailed the information, the more certainty regarding the customer contracts that form part of the business contracts.</paratext>
                </para>
                <para>
                  <paratext>
                    However, where the parties are already actual or potential competitors, care should be taken during due diligence not to exchange commercially sensitive information that would create risk under EU/UK competition laws (see 
                    <link anchor="a833374" href="9-107-4528" style="ACTLinkPLCtoPLC">
                      <ital>Practice note, Corporate transactions and merger control: practical considerations: Implementing the transaction</ital>
                    </link>
                    <link anchor="a833374" href="9-107-4528" style="ACTLinkPLCtoPLC"/>
                    ).
                  </paratext>
                </para>
              </division>
            </drafting.note>
          </schedule>
          <schedule id="a534168">
            <identifier>Schedule 5</identifier>
            <head align="left" preservecase="true">
              <headtext>The Employees</headtext>
            </head>
            <drafting.note id="a511723" jurisdiction="">
              <head align="left" preservecase="true">
                <headtext>The Employees</headtext>
              </head>
              <division id="a944161" level="1">
                <head align="left" preservecase="true">
                  <headtext>The employees: Schedule 5</headtext>
                </head>
                <para>
                  <paratext>
                    Schedule 5 should include the anonymised details of the employees together with the relevant information, which should be obtained as part of the due diligence exercise. From the buyer's perspective, the more detailed the information, the more certainty regarding the employees being transferred. Under TUPE, an employee is defined in slightly wider terms than is normally used for employment protection purposes as any individual who works for another person, whether under a contract of service or apprenticeship or otherwise (
                    <ital>regulation 2(1), TUPE</ital>
                    ). We have therefore included an option to have "Contract type" as part of the information, which may give the buyer some indication of employment status as perceived by the seller.
                  </paratext>
                </para>
                <para>
                  <paratext>
                    The information should be provided anonymously prior to exchange in order to avoid any issues arising under the 
                    <link href="6-505-6022" style="ACTLinkPLCtoPLC">
                      <ital>DPA</ital>
                    </link>
                    .
                  </paratext>
                </para>
                <para>
                  <paratext>Regulation 11 of TUPE expressly requires the seller to provide details of the employees' identities to the buyer. Therefore, if the schedule contains only the employee liability information as specified in regulation 11, it will not be necessary to anonymise that information.</paratext>
                </para>
                <para>
                  <paratext>
                    For further information, see 
                    <link href="6-200-2155" style="ACTLinkPLCtoPLC">
                      <ital>Practice note, Employee due diligence issues on transactions</ital>
                    </link>
                    .
                  </paratext>
                </para>
              </division>
            </drafting.note>
            <clause id="a000201">
              <para>
                <paratext>
                  <table frame="all" pgwide="1">
                    <tgroup cols="10">
                      <colspec colname="1" colnum="1" colwidth="8"/>
                      <colspec colname="2" colnum="2" colwidth="15"/>
                      <colspec colname="3" colnum="3" colwidth="6"/>
                      <colspec colname="4" colnum="4" colwidth="8"/>
                      <colspec colname="5" colnum="5" colwidth="10"/>
                      <colspec colname="6" colnum="6" colwidth="8"/>
                      <colspec colname="7" colnum="7" colwidth="11"/>
                      <colspec colname="8" colnum="8" colwidth="7"/>
                      <colspec colname="9" colnum="9" colwidth="11"/>
                      <colspec colname="10" colnum="10" colwidth="10"/>
                      <tbody>
                        <row>
                          <entry valign="top">
                            <para align="left">
                              <paratext>
                                <bold>Job title</bold>
                              </paratext>
                            </para>
                          </entry>
                          <entry valign="top">
                            <para align="left">
                              <paratext>
                                <bold>Date of commencement of continuous employment</bold>
                              </paratext>
                            </para>
                          </entry>
                          <entry valign="top">
                            <para align="left">
                              <paratext>
                                <bold>Age</bold>
                              </paratext>
                            </para>
                          </entry>
                          <entry valign="top">
                            <para align="left">
                              <paratext>
                                <bold>Salary (£)</bold>
                              </paratext>
                            </para>
                          </entry>
                          <entry valign="top">
                            <para align="left">
                              <paratext>
                                <bold>Pension</bold>
                              </paratext>
                            </para>
                          </entry>
                          <entry valign="top">
                            <para align="left">
                              <paratext>
                                <bold>Bonus</bold>
                              </paratext>
                            </para>
                          </entry>
                          <entry valign="top">
                            <para align="left">
                              <paratext>
                                <bold>Holidays</bold>
                              </paratext>
                            </para>
                          </entry>
                          <entry valign="top">
                            <para align="left">
                              <paratext>
                                <bold>Place of work</bold>
                              </paratext>
                            </para>
                          </entry>
                          <entry valign="top">
                            <para align="left">
                              <paratext>
                                <bold>[Contract</bold>
                              </paratext>
                            </para>
                            <para align="left">
                              <paratext>
                                <bold>type]</bold>
                              </paratext>
                            </para>
                          </entry>
                          <entry valign="top">
                            <para align="left">
                              <paratext>
                                <bold>Other benefits</bold>
                              </paratext>
                            </para>
                          </entry>
                        </row>
                        <row>
                          <entry valign="top">
                            <para>
                              <paratext space="default"> </paratext>
                            </para>
                          </entry>
                          <entry valign="top">
                            <para>
                              <paratext space="default"> </paratext>
                            </para>
                          </entry>
                          <entry valign="top">
                            <para>
                              <paratext space="default"> </paratext>
                            </para>
                          </entry>
                          <entry valign="top">
                            <para>
                              <paratext space="default"> </paratext>
                            </para>
                          </entry>
                          <entry valign="top">
                            <para>
                              <paratext space="default"> </paratext>
                            </para>
                          </entry>
                          <entry valign="top">
                            <para>
                              <paratext space="default"> </paratext>
                            </para>
                          </entry>
                          <entry valign="top">
                            <para>
                              <paratext space="default"> </paratext>
                            </para>
                          </entry>
                          <entry valign="top">
                            <para>
                              <paratext space="default"> </paratext>
                            </para>
                          </entry>
                          <entry valign="top">
                            <para>
                              <paratext space="default"> </paratext>
                            </para>
                          </entry>
                          <entry valign="top">
                            <para>
                              <paratext space="default"> </paratext>
                            </para>
                          </entry>
                        </row>
                      </tbody>
                    </tgroup>
                  </table>
                </paratext>
              </para>
            </clause>
          </schedule>
          <schedule id="a307270">
            <identifier>Schedule 6</identifier>
            <head align="left" preservecase="true">
              <headtext>Certain Assets</headtext>
            </head>
            <part id="a218440">
              <identifier>Part 1</identifier>
              <head align="left" preservecase="true">
                <headtext>The Fixed Assets</headtext>
              </head>
              <drafting.note id="a77834" jurisdiction="">
                <head align="left" preservecase="true">
                  <headtext>The Fixed Assets</headtext>
                </head>
                <division id="a000202" level="1">
                  <para>
                    <paratext>Set out the fixed assets in Part 1 of Schedule 6. This information should be obtained as part of the due diligence exercise. From the buyer's perspective, the more detailed the information, the more certainty regarding the fixed assets being acquired.</paratext>
                  </para>
                </division>
              </drafting.note>
            </part>
            <part id="a400023">
              <identifier>Part 2</identifier>
              <head align="left" preservecase="true">
                <headtext>The Moveable Assets</headtext>
              </head>
              <drafting.note id="a740076" jurisdiction="">
                <head align="left" preservecase="true">
                  <headtext>The Moveable Assets</headtext>
                </head>
                <division id="a000203" level="1">
                  <para>
                    <paratext>Set out the moveable assets in Part 2 of Schedule 6. This information should be obtained as part of the due diligence exercise. From the buyer's perspective, the more detailed the information, the more certainty regarding the moveable assets being acquired.</paratext>
                  </para>
                </division>
              </drafting.note>
            </part>
          </schedule>
          <schedule id="a164367">
            <identifier>Schedule 7</identifier>
            <head align="left" preservecase="true">
              <headtext>The Intellectual Property Rights</headtext>
            </head>
            <drafting.note id="a496996" jurisdiction="">
              <head align="left" preservecase="true">
                <headtext>The Intellectual Property Rights</headtext>
              </head>
              <division id="a000204" level="1">
                <para>
                  <paratext>Set out the business intellectual property rights in Part 1 and the IP licences in Part 4 of Schedule 7. If any intellectual property rights are to be shared between the buyer and seller after completion, these should be set out in Parts 2 and 3. This information should be obtained as part of the due diligence exercise. From the buyer's perspective, the more detailed the information, the more certainty regarding the business intellectual property rights and IP licences being acquired.</paratext>
                </para>
              </division>
            </drafting.note>
            <part id="a858653">
              <identifier>Part 1</identifier>
              <head align="left" preservecase="true">
                <headtext>The Business Intellectual Property Rights</headtext>
              </head>
            </part>
            <part id="a510215">
              <identifier>Part 2</identifier>
              <head align="left" preservecase="true">
                <headtext>Buyer's Shared Intellectual Property Rights</headtext>
              </head>
            </part>
            <part id="a555531">
              <identifier>Part 3</identifier>
              <head align="left" preservecase="true">
                <headtext>Seller's Shared Intellectual Property Rights</headtext>
              </head>
            </part>
            <part id="a950740">
              <identifier>Part 4</identifier>
              <head align="left" preservecase="true">
                <headtext>IP Licences</headtext>
              </head>
            </part>
          </schedule>
          <schedule id="a499533">
            <identifier>Schedule 8</identifier>
            <head align="left" preservecase="true">
              <headtext>The Leasing and Hire Agreements</headtext>
            </head>
            <drafting.note id="a184647" jurisdiction="">
              <head align="left" preservecase="true">
                <headtext>The Leasing and Hire Agreements</headtext>
              </head>
              <division id="a000205" level="1">
                <para>
                  <paratext>Set out the leasing and hire agreements in Schedule 8. This information should be obtained as part of the due diligence exercise. From the buyer's perspective, the more detailed the information, the more certainty regarding the leasing and hire agreements that form part of the business contracts.</paratext>
                </para>
              </division>
            </drafting.note>
          </schedule>
          <schedule id="a854608">
            <identifier>Schedule 9</identifier>
            <head align="left" preservecase="true">
              <headtext>The Properties</headtext>
            </head>
            <drafting.note id="a966974" jurisdiction="">
              <head align="left" preservecase="true">
                <headtext>The Properties</headtext>
              </head>
              <division id="a000206" level="1">
                <para>
                  <paratext>
                    See 
                    <link href="3-107-5682" style="ACTLinkPLCtoPLC">
                      <ital>Standard clause, Property schedule: asset purchase agreement</ital>
                    </link>
                     for the provisions to be inserted in Schedule 9 to deal with the transfer of freehold and leasehold property.
                  </paratext>
                </para>
                <para>
                  <paratext>
                    For more detailed information on the property provisions, see 
                    <link href="7-107-4652#a659077" style="ACTLinkPLCtoPLC">
                      <ital>Practice note, Real property: asset purchases: The property schedule</ital>
                    </link>
                    .
                  </paratext>
                </para>
              </division>
            </drafting.note>
            <part id="a787929">
              <identifier>Part 1</identifier>
              <head align="left" preservecase="true">
                <headtext>Freehold Properties</headtext>
              </head>
            </part>
            <part id="a715751">
              <identifier>Part 2</identifier>
              <head align="left" preservecase="true">
                <headtext>Leasehold Properties</headtext>
              </head>
            </part>
            <part id="a416672">
              <identifier>Part 3</identifier>
              <head align="left" preservecase="true">
                <headtext>Conditions of sale: Freehold Properties</headtext>
              </head>
            </part>
            <part id="a629480">
              <identifier>Part 4</identifier>
              <head align="left" preservecase="true">
                <headtext>Conditions of sale: Leasehold Properties</headtext>
              </head>
            </part>
            <part id="a237364">
              <identifier>Part 5</identifier>
              <head align="left" preservecase="true">
                <headtext>Transfer of Freehold Properties</headtext>
              </head>
            </part>
            <part id="a350813">
              <identifier>Part 6</identifier>
              <head align="left" preservecase="true">
                <headtext>Transfer and assignment of Leasehold Properties</headtext>
              </head>
            </part>
          </schedule>
          <schedule id="a682887">
            <identifier>Schedule 10</identifier>
            <head align="left" preservecase="true">
              <headtext>The Supplier Contracts</headtext>
            </head>
            <drafting.note id="a883295" jurisdiction="">
              <head align="left" preservecase="true">
                <headtext>The Supplier Contracts</headtext>
              </head>
              <division id="a000207" level="1">
                <para>
                  <paratext>Describe the supplier contracts in Schedule 10. This information should be obtained as part of the due diligence exercise. From the buyer's perspective, the more detailed the information, the more certainty regarding the supplier contracts that form part of the business contracts.</paratext>
                </para>
                <para>
                  <paratext>
                    However, where the parties are already actual or potential competitors, care should be taken during due diligence not to exchange commercially sensitive information that would create risk under EU/UK competition laws (see 
                    <link anchor="a833374" href="9-107-4528" style="ACTLinkPLCtoPLC">
                      <ital>Practice note, Corporate transactions and merger control: practical considerations: Implementing the transaction</ital>
                    </link>
                    ).
                  </paratext>
                </para>
              </division>
            </drafting.note>
          </schedule>
          <schedule id="a522667">
            <identifier>Schedule 11</identifier>
            <head align="left" preservecase="true">
              <headtext>The Motor Vehicles</headtext>
            </head>
            <drafting.note id="a691031" jurisdiction="">
              <head align="left" preservecase="true">
                <headtext>The Motor Vehicles</headtext>
              </head>
              <division id="a000208" level="1">
                <para>
                  <paratext>List the motor vehicles and registration numbers in Schedule 11. This information should be obtained as part of the due diligence exercise. From the buyer's perspective, the more detailed the information, the more certainty regarding the motor vehicles being acquired.</paratext>
                </para>
              </division>
            </drafting.note>
            <clause id="a000209">
              <para>
                <paratext>
                  <table frame="all" pgwide="1">
                    <tgroup cols="2">
                      <colspec colname="1" colnum="1" colwidth="50"/>
                      <colspec colname="2" colnum="2" colwidth="50"/>
                      <tbody>
                        <row>
                          <entry valign="top">
                            <para align="left">
                              <paratext>
                                <bold>Description of vehicle</bold>
                              </paratext>
                            </para>
                          </entry>
                          <entry valign="top">
                            <para align="left">
                              <paratext>
                                <bold>Registration number</bold>
                              </paratext>
                            </para>
                          </entry>
                        </row>
                        <row>
                          <entry valign="top">
                            <para>
                              <paratext space="default"> </paratext>
                            </para>
                          </entry>
                          <entry valign="top">
                            <para>
                              <paratext space="default"> </paratext>
                            </para>
                          </entry>
                        </row>
                      </tbody>
                    </tgroup>
                  </table>
                </paratext>
              </para>
            </clause>
          </schedule>
          <schedule id="a499030">
            <identifier>Schedule 12</identifier>
            <head align="left" preservecase="true">
              <headtext>Information technology</headtext>
            </head>
            <drafting.note id="a695076" jurisdiction="">
              <head align="left" preservecase="true">
                <headtext>Information technology</headtext>
              </head>
              <division id="a000210" level="1">
                <para>
                  <paratext>Set out details of the IT system in Part 1, and of the IT contracts in Part 2, of Schedule 12. This information should be obtained as part of the due diligence exercise. From the buyer's perspective, the more detailed the information, the more certainty regarding the assets and contracts in question.</paratext>
                </para>
                <para>
                  <paratext>
                    However, where the parties are already actual or potential competitors, care should be taken during due diligence not to exchange commercially sensitive information that would create risk under EU/UK competition laws (see 
                    <link anchor="a833374" href="9-107-4528" style="ACTLinkPLCtoPLC">
                      <ital>Practice note, Corporate transactions and merger control: practical considerations: Implementing the transaction</ital>
                    </link>
                    ).
                  </paratext>
                </para>
              </division>
            </drafting.note>
            <part id="a356292">
              <identifier>Part 1</identifier>
              <head align="left" preservecase="true">
                <headtext>Particulars of the IT System</headtext>
              </head>
            </part>
            <part id="a751501">
              <identifier>Part 2</identifier>
              <head align="left" preservecase="true">
                <headtext>Particulars of the IT Contracts</headtext>
              </head>
            </part>
          </schedule>
          <schedule id="a90549">
            <identifier>Schedule 13</identifier>
            <head align="left" preservecase="true">
              <headtext>Warranties</headtext>
            </head>
            <drafting.note id="a528220" jurisdiction="">
              <head align="left" preservecase="true">
                <headtext>Warranties</headtext>
              </head>
              <division id="a000211" level="1">
                <para>
                  <paratext>
                    For information on warranties generally, see 
                    <link href="2-107-3754" style="ACTLinkPLCtoPLC">
                      <ital>Practice note, Warranties and indemnities: acquisitions</ital>
                    </link>
                    .
                  </paratext>
                </para>
                <para>
                  <paratext>The due diligence process should identify possible areas of risk that may need to be covered by more detailed warranties or indemnities. The focus and detail of the warranties will also reflect the type of business being purchased. For example, on the purchase of the assets of a media or software company, more detailed warranties may be required in relation to intellectual property and staff; for a consumer products company more detailed warranties may be required in relation to product recall and defective products.</paratext>
                </para>
                <para>
                  <paratext>
                    The seller may wish to consider insuring the risk of any claims arising under the warranties. Various companies offer specialist policies of this nature. See 
                    <link href="2-107-3754" style="ACTLinkPLCtoPLC">
                      <ital>Practice note, Warranties and indemnities: acquisitions</ital>
                    </link>
                     and 
                    <link href="0-382-6263" style="ACTLinkPLCtoPLC">
                      <ital>Practice note, Warranty and indemnity insurance</ital>
                    </link>
                    .
                  </paratext>
                </para>
                <para>
                  <paratext>Sometimes, particularly in large transactions, the warranties (or some of them) will be "boxed" or "ring-fenced". This means that warranties in certain areas (such as intellectual property and environment) are self-standing, so for example, if IP warranties are ring-fenced, an IP related claim may only be brought under the IP warranties. Similarly, there will be self-standing disclosure against the intellectual property warranties. This can be a practical approach where different teams of specialists negotiate different parts of the agreement. But great care needs to be taken that full protection is obtained. For example, if intellectual property warranties are boxed, they should specifically cover change of control provisions in intellectual property agreements, as any general warranties relating to change of control may not apply.</paratext>
                </para>
                <division id="a000212" level="2">
                  <division id="a574360" level="3">
                    <head align="left" preservecase="true">
                      <headtext>Legal issues</headtext>
                    </head>
                    <para>
                      <paratext>
                        For legal issues relating to warranties generally, see 
                        <internal.reference refid="a97801">Warranties: clause 7</internal.reference>
                         and 
                        <link href="2-107-3754" style="ACTLinkPLCtoPLC">
                          <ital>Practice note, Warranties and indemnities: acquisitions</ital>
                        </link>
                        <ital>. </ital>
                      </paratext>
                    </para>
                  </division>
                  <division id="a809349" level="3">
                    <head align="left" preservecase="true">
                      <headtext>Negotiating and drafting issues</headtext>
                    </head>
                    <para>
                      <paratext>The buyer should draft the warranties to reflect any issues which emerge as part of the due diligence exercise. The warranties included in the standard document cover the basic areas for which warranty protection should be sought.</paratext>
                    </para>
                    <para>
                      <paratext>For negotiating and drafting issues relating to warranties generally, see:</paratext>
                    </para>
                    <list type="bulleted">
                      <list.item>
                        <para>
                          <paratext>
                            <internal.reference refid="a69582">Warranties: clause 7</internal.reference>
                            .
                          </paratext>
                        </para>
                      </list.item>
                      <list.item>
                        <para>
                          <paratext>
                            <link href="2-107-3754" style="ACTLinkPLCtoPLC">
                              <ital>Practice note, Warranties and indemnities: acquisitions</ital>
                            </link>
                            <ital>. </ital>
                          </paratext>
                        </para>
                      </list.item>
                    </list>
                  </division>
                  <division id="a751898" level="3">
                    <head align="left" preservecase="true">
                      <headtext>Buyer</headtext>
                    </head>
                    <list type="bulleted">
                      <list.item>
                        <para>
                          <paratext>The buyer should draft comprehensive warranties, but should not waste time by including warranties that are clearly irrelevant in the context of the target business. Consider due diligence responses carefully for areas requiring warranty or indemnity cover.</paratext>
                        </para>
                      </list.item>
                      <list.item>
                        <para>
                          <paratext>Resist (as far as possible) accepting warranties that are qualified by either materiality or awareness.</paratext>
                        </para>
                      </list.item>
                    </list>
                  </division>
                  <division id="a189833" level="3">
                    <head align="left" preservecase="true">
                      <headtext>Seller</headtext>
                    </head>
                    <list type="bulleted">
                      <list.item>
                        <para>
                          <paratext>The seller will want to give as few warranties as possible. Where the seller cannot give a warranty in the form drafted, it should either:</paratext>
                        </para>
                        <list type="bulleted">
                          <list.item>
                            <para>
                              <paratext>disclose against it in the disclosure letter;</paratext>
                            </para>
                          </list.item>
                          <list.item>
                            <para>
                              <paratext>add a materiality or knowledge qualification such as "so far as the seller is aware";</paratext>
                            </para>
                          </list.item>
                          <list.item>
                            <para>
                              <paratext>reword the warranty so that it is in a form that the seller is able to give; or</paratext>
                            </para>
                          </list.item>
                          <list.item>
                            <para>
                              <paratext>delete the warranty. Note that deleting a warranty without good reason or explanation will usually be counterproductive, as the buyer will simply put it back in the next draft.</paratext>
                            </para>
                          </list.item>
                        </list>
                      </list.item>
                    </list>
                  </division>
                  <division id="a610449" level="3">
                    <head align="left" preservecase="true">
                      <headtext>Related provisions</headtext>
                    </head>
                    <list type="bulleted">
                      <list.item>
                        <para>
                          <paratext>
                            <internal.reference refid="a69582">Warranties: clause 7</internal.reference>
                            .
                          </paratext>
                        </para>
                      </list.item>
                      <list.item>
                        <para>
                          <paratext>
                            <internal.reference refid="a356412">Limitations on claims: clause 8</internal.reference>
                            .
                          </paratext>
                        </para>
                      </list.item>
                      <list.item>
                        <para>
                          <paratext>
                            <link href="https://uk.practicallaw.thomsonreuters.com/6-107-3771" style="ACTLinkURL">
                              <ital>Disclosure letter: asset purchases</ital>
                            </link>
                            .
                          </paratext>
                        </para>
                      </list.item>
                    </list>
                  </division>
                </division>
              </division>
            </drafting.note>
            <part id="a50415">
              <identifier>Part 1</identifier>
              <head align="left" preservecase="true">
                <headtext>General warranties</headtext>
              </head>
              <clause id="a701976">
                <identifier>1.</identifier>
                <head align="left" preservecase="true">
                  <headtext>Information supplied</headtext>
                </head>
                <subclause1 id="a481713">
                  <identifier>1.1</identifier>
                  <para>
                    <paratext>All information contained in this agreement, all matters contained in the Disclosure Letter and all other information relating to the Business and the Assets given by or on behalf of the Seller (or its agents or advisers) to the Buyer (or its agents or advisers) was, when given, and is now true, accurate and complete in every respect and is not misleading.</paratext>
                  </para>
                  <drafting.note id="a513494" jurisdiction="">
                    <head align="left" preservecase="true">
                      <headtext>Accuracy of information provided and contents of disclosure letter</headtext>
                    </head>
                    <division id="a000213" level="1">
                      <para>
                        <paratext>This is a very widely drawn warranty that aims to capture all information in the agreement and all information provided to the buyer in the course of the transaction (including information provided by the seller's advisers), regardless of whether the information was in writing and whether or not it was channelled through the parties' solicitors. As a result, this is likely to be a contentious warranty.</paratext>
                      </para>
                      <division id="a827035" level="2">
                        <head align="left" preservecase="true">
                          <headtext>Negotiating and drafting issues</headtext>
                        </head>
                        <para>
                          <paratext>The buyer may argue that this warranty is reasonable on the basis that it has relied on the due diligence information and any other information relating to the target business provided in the course of the transaction, to assess the bargain that it is making, and to frame the scope of the warranties and indemnities sought from the seller.</paratext>
                        </para>
                        <para>
                          <paratext>However, from the seller's perspective, the breadth of the warranty is a cause for concern. As drafted, it is difficult for the seller to have any certainty as to the scope of the information that it is required to warrant. In addition, the warranty may capture information that has been supplied without any expectation that it would be warranted (such as information provided directly to the buyer by employees of the target business).</paratext>
                        </para>
                        <para>
                          <paratext>The seller should require the buyer to seek specific warranties regarding the accuracy of specified information (such as the contents of relevant schedules), rather than relying on a "catch all" warranty of this type.</paratext>
                        </para>
                        <para>
                          <paratext>If the seller is prepared to give a warranty regarding the accuracy of due diligence information, it should, at the very least, ensure the warranty is limited to an agreed list of documents (such as formal written replies to due diligence enquiries) in order to be certain of the extent of the warranty. This approach will enable the warranted information to be collated and reviewed by the seller and its advisers, and for any necessary disclosures to be made.</paratext>
                        </para>
                        <para>
                          <paratext>
                            As the definition of Disclosure Letter includes the Disclosure Bundle (see 
                            <internal.reference refid="a601076">Disclosure Letter</internal.reference>
                            ), it should be noted that as drafted, this warranty requires the seller to warrant the accuracy of all the documents contained in the Disclosure Bundle.
                          </paratext>
                        </para>
                      </division>
                      <division id="a715773" level="2">
                        <head align="left" preservecase="true">
                          <headtext>Negotiating and drafting issues</headtext>
                        </head>
                        <para>
                          <paratext>The buyer will be relying on the disclosure letter, and may therefore argue that it should have a separate right of recourse if the contents of the disclosure letter are inaccurate.</paratext>
                        </para>
                        <para>
                          <paratext>However, the seller should resist warranting the contents of the disclosure letter by arguing that:</paratext>
                        </para>
                        <list type="bulleted">
                          <list.item>
                            <para>
                              <paratext>
                                The buyer will have a claim under the relevant warranty if any disclosure against that warranty is inaccurate because the disclosure will not meet the required standard of "fair" disclosure (see 
                                <internal.reference refid="a222852">Drafting note, Disclosed</internal.reference>
                                 and the definition of 
                                <internal.reference refid="a590395">Disclosed</internal.reference>
                                , if there is one). It is therefore unnecessary to warrant the accuracy of the disclosures themselves.
                              </paratext>
                            </para>
                          </list.item>
                          <list.item>
                            <para>
                              <paratext>The main purpose of the disclosure exercise is to protect the seller from warranty claims. The disclosure letter should not, therefore, be used to provide the buyer with additional grounds for a claim.</paratext>
                            </para>
                          </list.item>
                        </list>
                        <para>
                          <paratext>If the seller is prepared to give any warranties concerning the disclosure letter, it should:</paratext>
                        </para>
                        <list type="bulleted">
                          <list.item>
                            <para>
                              <paratext>Try to limit the warranty to certain specific disclosures in the disclosure letter, and expressly exclude from the scope of the warranty any information or documentation contained in the Disclosure Bundle. This will ensure that the seller is not responsible for the accuracy of reports or other material generated by third parties. This approach also minimises the risk of any documents that are subject to a specific warranty concerning their content or accuracy from being subject to a different warranty standard simply by reason of that document being included in the Disclosure Bundle.</paratext>
                            </para>
                          </list.item>
                          <list.item>
                            <para>
                              <paratext>Delete the statement that the disclosures are "complete". It can be difficult to establish what constitutes complete disclosure.</paratext>
                            </para>
                          </list.item>
                        </list>
                      </division>
                    </division>
                  </drafting.note>
                </subclause1>
                <subclause1 condition="optional" id="a876922">
                  <identifier>1.2</identifier>
                  <para>
                    <paratext>There is no information that has not been Disclosed which, if Disclosed, might reasonably affect the willingness of the Buyer to buy the Business and the Assets on the terms of this agreement.</paratext>
                  </para>
                  <drafting.note id="a947383" jurisdiction="">
                    <head align="left" preservecase="true">
                      <headtext>No information that has not been disclosed</headtext>
                    </head>
                    <division id="a000214" level="1">
                      <para>
                        <paratext>The seller should resist giving this "sweeper" warranty, as it transfers to the seller the risk of any potentially adverse matters that may have affected the buyer's decision to proceed with the transaction, regardless of whether those matters are actually known to the seller. While it may be appropriate for some risks of this nature to be borne by the seller in certain areas, the seller should insist that each of those areas is negotiated separately, and is subject to a specific warranty where appropriate.</paratext>
                      </para>
                      <para>
                        <paratext>This warranty could be softened by qualifying it by awareness, but even with such a qualification, it will be challenging for the seller to identify what has influenced the buyer to acquire the target business or what its plans are after the acquisition, thus making effective disclosure against this warranty very difficult.</paratext>
                      </para>
                      <para>
                        <paratext>A buyer may find it easier to justify a warranty in these terms where the timetable or circumstances are seller driven and have not allowed it to conduct a thorough due diligence exercise. That being said, it will be rare that a well advised seller with a reasonable bargaining position would give such a warranty.</paratext>
                      </para>
                    </division>
                  </drafting.note>
                </subclause1>
                <subclause1 id="a691294">
                  <identifier>1.3</identifier>
                  <para>
                    <paratext>The documents in the Disclosure Bundle are true and complete copies of the originals.</paratext>
                  </para>
                </subclause1>
              </clause>
              <clause id="a513757">
                <identifier>2.</identifier>
                <head align="left" preservecase="true">
                  <headtext>Capacity of the Seller</headtext>
                </head>
                <drafting.note id="a787163" jurisdiction="">
                  <head align="left" preservecase="true">
                    <headtext>Capacity of the Seller</headtext>
                  </head>
                  <division id="a000215" level="1">
                    <para>
                      <paratext>Most buyers will insist on warranties covering the seller's capacity and authority to enter into the transaction documents, and the seller should not have any issue in giving warranties in these terms. The buyer may also require these warranties to be carved out of any limitations of liability that would otherwise apply to the general warranties.</paratext>
                    </para>
                    <para>
                      <paratext>The buyer should carefully consider in what capacity the seller is entering into the agreement. For example, is the seller contracting in its own right or as a trustee? The buyer should also satisfy itself that the seller has the requisite capacity and (where relevant) the authority to enter into the asset purchase agreement.</paratext>
                    </para>
                    <para>
                      <paratext>Assuming the seller is a corporate entity, the buyer should also consider its constitution and place of incorporation. If in doubt, the buyer should obtain a legal opinion in the jurisdiction in which the seller is incorporated. Legal opinions are commonly used in international transactions where the parties are resident in different jurisdictions. For a more detailed analysis of capacity and authority issues which may be of relevance, see Practice notes:</paratext>
                    </para>
                    <list type="bulleted">
                      <list.item>
                        <para>
                          <paratext>
                            <link href="1-107-3962" style="ACTLinkPLCtoPLC">
                              <ital>Contracts: capacity</ital>
                            </link>
                            .
                          </paratext>
                        </para>
                      </list.item>
                      <list.item>
                        <para>
                          <paratext>
                            <link href="9-107-3963" style="ACTLinkPLCtoPLC">
                              <ital>Contracts: authority</ital>
                            </link>
                            .
                          </paratext>
                        </para>
                      </list.item>
                      <list.item>
                        <para>
                          <paratext>
                            <link anchor="a1030539" href="3-107-3763" style="ACTLinkPLCtoPLC">
                              <ital>Purchasing shares from trustees: The trustees' capacity</ital>
                            </link>
                            .
                          </paratext>
                        </para>
                      </list.item>
                    </list>
                    <para>
                      <paratext>
                        Note the circular nature of warranties such as that at 
                        <internal.reference refid="a1003209">paragraph 2.2</internal.reference>
                        , in that if the agreement is not binding upon the seller, the buyer will not be able to bring a breach of warranty claim under the agreement.
                      </paratext>
                    </para>
                  </division>
                </drafting.note>
                <subclause1 id="a780790">
                  <identifier>2.1</identifier>
                  <para>
                    <paratext>The Seller has all requisite power and authority, and has taken all necessary corporate action, to enable it to enter into and perform this agreement and all agreements and documents entered into, or to be entered into, pursuant to the terms of this agreement.</paratext>
                  </para>
                </subclause1>
                <subclause1 id="a1003209">
                  <identifier>2.2</identifier>
                  <para>
                    <paratext>This agreement and all other agreements and documents referred to in it constitute (or shall when executed constitute) valid, legal and binding obligations on the Seller enforceable in accordance with their respective terms.</paratext>
                  </para>
                </subclause1>
                <subclause1 id="a369469">
                  <identifier>2.3</identifier>
                  <para>
                    <paratext>The Seller does not require the consent, approval or authority of any other person to enter into or perform its obligations under this agreement. The Seller's entry into and performance of this agreement will not constitute any breach of or default under its articles of association or any other agreement or instrument or order, judgement, decree or other restriction binding on it, and the Seller is not engaged in any litigation or arbitration proceedings which might have an effect on its capacity or ability to perform its obligations under this agreement and no such legal or arbitration proceedings have been threatened against it.</paratext>
                  </para>
                </subclause1>
                <subclause1 id="a979690">
                  <identifier>2.4</identifier>
                  <para>
                    <paratext>The Business is not carried on by or for the benefit of any person other than the Seller.</paratext>
                  </para>
                </subclause1>
              </clause>
              <clause id="a648569">
                <identifier>3.</identifier>
                <head align="left" preservecase="true">
                  <headtext>Records</headtext>
                </head>
                <drafting.note id="a560264" jurisdiction="">
                  <head align="left" preservecase="true">
                    <headtext>Financial and other records, scope of warranty</headtext>
                  </head>
                  <division id="a000216" level="1">
                    <para>
                      <paratext>It should be noted that the scope of the warranties in this paragraph is potentially very broad. To avoid any conflict between the warranty standard applied in this paragraph and any specific warranties dealing with particular records, the seller should consider adding an express carve-out of such records from this general warranty.</paratext>
                    </para>
                  </division>
                </drafting.note>
                <subclause1 id="a579059">
                  <identifier>3.1</identifier>
                  <para>
                    <paratext>All Records:</paratext>
                  </para>
                  <subclause2 id="a234163">
                    <identifier>(a)</identifier>
                    <para>
                      <paratext>have been properly prepared and maintained;</paratext>
                    </para>
                  </subclause2>
                  <subclause2 id="a629372">
                    <identifier>(b)</identifier>
                    <para>
                      <paratext>constitute an accurate record of all matters required by law to appear in them, and in the case of the accounting records, comply with the requirements of section 386 and section 388 of the Companies Act 2006;</paratext>
                    </para>
                  </subclause2>
                  <subclause2 id="a506061">
                    <identifier>(c)</identifier>
                    <para>
                      <paratext>do not contain any material inaccuracies or discrepancies; and</paratext>
                    </para>
                  </subclause2>
                  <subclause2 id="a640108">
                    <identifier>(d)</identifier>
                    <para>
                      <paratext>are in the possession of the Seller.</paratext>
                    </para>
                    <drafting.note id="a174787" jurisdiction="">
                      <head align="left" preservecase="true">
                        <headtext>Records</headtext>
                      </head>
                      <division id="a000217" level="1">
                        <division id="a989158" level="2">
                          <head align="left" preservecase="true">
                            <headtext>Paragraphs 3.1(a) and 3.1(b)</headtext>
                          </head>
                          <para>
                            <paratext>
                              All companies (whether or not trading) are subject to a statutory obligation to maintain adequate accounting records (
                              <link href="9-505-6940" style="ACTLinkPLCtoPLC">
                                <ital>section 386</ital>
                              </link>
                              , 
                              <ital>Companies Act 2006)</ital>
                              . For further information in relation to this obligation, and the standards applicable to such records, see 
                              <link href="5-379-0742#a97554" style="ACTLinkPLCtoPLC">
                                <ital>Practice note, Company accounts and reports: overview: Obligation to keep accounting records</ital>
                              </link>
                              .
                            </paratext>
                          </para>
                        </division>
                        <division id="a752665" level="2">
                          <head align="left" preservecase="true">
                            <headtext>Paragraph 3.1(c)</headtext>
                          </head>
                          <para>
                            <paratext>
                              It is unlikely that all the records of the target business will have been faultlessly prepared and maintained, but minor errors are unlikely to result in any material loss to the buyer. The warranty in 
                              <internal.reference refid="a506061">paragraph 3.1(c)</internal.reference>
                               recognises this, and applies a materiality qualification regarding the accuracy of the relevant records.
                            </paratext>
                          </para>
                        </division>
                      </division>
                    </drafting.note>
                  </subclause2>
                </subclause1>
                <subclause1 id="a508658">
                  <identifier>3.2</identifier>
                  <para>
                    <paratext>No notice has been received or allegation made that any of the Records are incorrect or should be rectified.</paratext>
                  </para>
                </subclause1>
                <subclause1 id="a1043108">
                  <identifier>3.3</identifier>
                  <para>
                    <paratext>All statutory records, including accounting records, required to be kept or filed by the Seller in respect of the Business have been properly kept or filed and comply with the requirements of the Companies Acts [and all other applicable law].</paratext>
                  </para>
                </subclause1>
              </clause>
              <clause id="a276044">
                <identifier>4.</identifier>
                <head align="left" preservecase="true">
                  <headtext>Accounts</headtext>
                </head>
                <drafting.note id="a387531" jurisdiction="">
                  <head align="left" preservecase="true">
                    <headtext>Accounts</headtext>
                  </head>
                  <division id="a000218" level="1">
                    <para>
                      <paratext>
                        This paragraph contains warranties relating to the preparation, content and accuracy of the latest annual accounts and the management accounts of the target business. If the target business is the only business run by the seller, it will be straightforward to refer to the seller's audited accounts. Where the seller has other interests, thought will need to be given as to the most appropriate accounts to be warranted (see the drafting note to the definition of 
                        <internal.reference refid="a973685">Drafting note, Accounts</internal.reference>
                        <ital> </ital>
                        and 
                        <link href="https://login.westlaw.co.uk/maf/wluk/app/document?src=doc&amp;amp;linktype=ref&amp;amp;context=23&amp;amp;crumb-action=replace&amp;amp;docguid=IE678E290B23D11E6B7899152EE2DECBA" style="ACTLinkURL">
                          <ital>Sinclair on Warranties and Indemnities on Share and Asset Sales (Sweet &amp; Maxwell, 10th ed, 2017), Chapter 8 (Warranties and Indemnities on the Sale of a Business)</ital>
                        </link>
                        , at 8.15). The warranties in this paragraph are likely to be of particular importance for the buyer, as it will have relied on the accounts in question in agreeing the transaction price.
                      </paratext>
                    </para>
                    <para>
                      <paratext>
                        The warranties provided here relate to the annual accounts of the seller and are set out in 
                        <internal.reference refid="a663977">paragraph 4.1</internal.reference>
                         to 
                        <internal.reference refid="a730992">paragraph 4.8</internal.reference>
                         (inclusive). For further information relating to the selection of the accounts to be warranted, see the drafting note to the definition of 
                        <internal.reference refid="a407042">Accounts</internal.reference>
                        .
                      </paratext>
                    </para>
                    <para>
                      <paratext>
                        <internal.reference refid="a602430">Paragraph 4.9</internal.reference>
                         includes a management accounts warranty in order to bring the picture up-to-date.
                      </paratext>
                    </para>
                  </division>
                </drafting.note>
                <subclause1 id="a663977">
                  <identifier>4.1</identifier>
                  <para>
                    <paratext>The Accounts have been properly prepared in accordance with FRS 102, using appropriate accounting policies and estimation techniques as required by section 10 of FRS 102, and comply with the requirements of the Companies Act 2006 and all other applicable laws and regulations in the UK.</paratext>
                  </para>
                  <drafting.note id="a1025184" jurisdiction="">
                    <head align="left" preservecase="true">
                      <headtext>Preparation of Accounts</headtext>
                    </head>
                    <division id="a000219" level="1">
                      <para>
                        <paratext>This warranty will need to be tailored to reflect the basis upon which the relevant accounts have  fact been prepared. The drafting assumes that the seller prepares its accounts in accordance with UK accounting standard FRS 102. The warranty will require amendment if a different accounting framework has been adopted.</paratext>
                      </para>
                    </division>
                  </drafting.note>
                </subclause1>
                <subclause1 id="a722062">
                  <identifier>4.2</identifier>
                  <para>
                    <paratext>The Accounts have been audited by an individual or firm registered to act as auditors in the UK and the auditors' report thereon is unmodified.</paratext>
                  </para>
                  <drafting.note id="a428856" jurisdiction="">
                    <head align="left" preservecase="true">
                      <headtext>Auditors</headtext>
                    </head>
                    <division id="a000220" level="1">
                      <para>
                        <paratext>As drafted, the warranties assume that the warranted accounts are audited. However, if an audit exemption applies, this warranty should be amended accordingly. For further information in relation to the audit exemptions, see Practice notes:</paratext>
                      </para>
                      <list type="bulleted">
                        <list.item>
                          <para>
                            <paratext>
                              <link href="5-380-8228#a520107" style="ACTLinkPLCtoPLC">
                                <ital>Auditors: appointment, retirement and removal: Which companies must have an auditor?</ital>
                              </link>
                              .
                            </paratext>
                          </para>
                        </list.item>
                        <list.item>
                          <para>
                            <paratext>
                              <link href="8-379-0750#a542499" style="ACTLinkPLCtoPLC">
                                <ital>Small and medium-sized companies: accounts and reports: Exemption from audit for small companies</ital>
                              </link>
                              .
                            </paratext>
                          </para>
                        </list.item>
                      </list>
                      <para>
                        <paratext>Where the Accounts have been audited, this offers limited protection to the buyer. Auditors generally owe their duties to the selling company and not to a prospective buyer.</paratext>
                      </para>
                    </division>
                  </drafting.note>
                </subclause1>
                <subclause1 id="a69233">
                  <identifier>4.3</identifier>
                  <para>
                    <paratext>The Accounts show a true and fair view of the state of affairs of the Seller as at the Accounts Date, and of the profit or loss of the Seller and total comprehensive income for the accounting period ended on that date.</paratext>
                  </para>
                  <drafting.note id="a135147" jurisdiction="">
                    <head align="left" preservecase="true">
                      <headtext>True and fair view</headtext>
                    </head>
                    <division id="a000221" level="1">
                      <para>
                        <paratext>
                          Under the Companies Act 2006, a company's directors have an over-arching obligation not to approve accounts unless they give a true and fair view of the financial position of the company in question and, in the case of group accounts, the group (
                          <link href="2-505-7028" style="ACTLinkPLCtoPLC">
                            <ital>section 393</ital>
                          </link>
                          <ital>, Companies Act 2006</ital>
                          ). For further information in relation to the requirement for accounts to show a true and fair view, see 
                          <link href="7-379-0741" style="ACTLinkPLCtoPLC">
                            <ital>Practice note, True and fair view</ital>
                          </link>
                          .
                        </paratext>
                      </para>
                      <division id="a479163" level="2">
                        <head align="left" preservecase="true">
                          <headtext>Negotiating and drafting issues</headtext>
                        </head>
                        <para>
                          <paratext>Where the seller is incorporated in the UK, it will usually be expected to warrant that the accounts show a true and fair view of the financial position of the target business.</paratext>
                        </para>
                        <para>
                          <paratext>
                            The wording in paragraph 4.3 follows the statutory standard required under 
                            <link href="9-505-6959" style="ACTLinkPLCtoPLC">
                              <ital>section 396(2)</ital>
                            </link>
                             of the Companies Act 2006. The seller should resist any amendment to this warranty that seeks to impose a more onerous standard than the true and fair requirement set out in section 396.
                          </paratext>
                        </para>
                      </division>
                      <division id="a647741" level="2">
                        <head align="left" preservecase="true">
                          <headtext>Meaning of true and fair view: Macquarie case</headtext>
                        </head>
                        <para>
                          <paratext>
                            The meaning of "true and fair view" in the context of accounts warranties was considered by the courts in 
                            <link href="8-503-0007" style="ACTLinkPLCtoPLC">
                              <ital>Macquarie Internationale Investments Ltd v Glencore UK Ltd [2010] EWCA Civ 697</ital>
                            </link>
                            . In this case, the court considered whether there was a breach of a warranty that the accounts and management accounts of the target group give a true and fair view, in circumstances where the accounts did not include a liability that was unknown to the target group and undiscoverable at the time the accounts were prepared. The Court of Appeal held that no breach of warranty had occurred, and in doing so stated that compliance with professional standards is on the face of it evidence that accounts present a true and fair view of assets and liabilities. Here, the court found that the relevant accounts had been prepared in accordance with relevant accounting standards and there were no exceptional circumstances which would have led to the conclusion that they did not give a true and fair view of the group's financial position. For further information in relation to the 
                            <ital>Macquarie case</ital>
                             and the court's findings, see 
                            <link href="6-502-8963" style="ACTLinkPLCtoPLC">
                              <ital>Legal update, Accounting warranties: true and fair view (Court of Appeal)</ital>
                            </link>
                            .
                          </paratext>
                        </para>
                      </division>
                      <division id="a169054" level="2">
                        <head align="left" preservecase="true">
                          <headtext>Implications of the Macquarie case</headtext>
                        </head>
                        <para>
                          <paratext>
                            Following the decision in 
                            <ital>Macquarie</ital>
                            , buyers should be alerted that an accounting warranty in the terms of paragraph 4.3 is unlikely to provide protection in respect of any liabilities which are unknown to, and not reasonably discoverable by, the seller when the relevant accounts were finalised. If the buyer expects warranty protection in respect of such matters, additional warranties would be necessary, such as a warranty given in absolute terms (that is, not qualified by the awareness of the seller) specifically covering the liabilities of the target. Most sellers are unlikely to be prepared to give a warranty in such terms, although this will ultimately depend on the respective negotiating positions of the parties.
                          </paratext>
                        </para>
                      </division>
                    </division>
                  </drafting.note>
                </subclause1>
                <subclause1 id="a128008">
                  <identifier>4.4</identifier>
                  <para>
                    <paratext>The Accounts:</paratext>
                  </para>
                  <drafting.note id="a782792" jurisdiction="">
                    <head align="left" preservecase="true">
                      <headtext>Detailed warranties concerning individual aspects of the Accounts</headtext>
                    </head>
                    <division id="a000222" level="1">
                      <para>
                        <paratext>The items dealt with below are just a suggestion of the specific items that might be addressed by the accounts warranties, in addition to the general 'true and fair view' warranty in the preceding paragraph. It is important that the list is carefully considered and, where appropriate, adjusted as a matter of negotiation for those items that the buyer is particularly keen to ensure are correct.</paratext>
                      </para>
                      <para>
                        <paratext>
                          For a discussion of accounts warranties in business sales, see 
                          <link href="https://login.westlaw.co.uk/maf/wluk/app/document?src=doc&amp;amp;linktype=ref&amp;amp;context=23&amp;amp;crumb-action=replace&amp;amp;docguid=IE678E290B23D11E6B7899152EE2DECBA" style="ACTLinkURL">
                            <ital>Sinclair on Warranties and Indemnities on Share and Asset Sales (Sweet &amp; Maxwell, 10th ed, 2017), Chapter 8 (Warranties and Indemnities on the Sale of a Business)</ital>
                          </link>
                          , at 8.19-8.20.
                        </paratext>
                      </para>
                    </division>
                  </drafting.note>
                  <subclause2 id="a395041">
                    <identifier>(a)</identifier>
                    <para>
                      <paratext>properly reflect the financial position of the Seller as at the Accounts Date [including reflecting any events or matters that are discovered after the Accounts Date which, if known at the Accounts Date, would have been included in the Accounts]; and</paratext>
                    </para>
                  </subclause2>
                  <subclause2 id="a880192">
                    <identifier>(b)</identifier>
                    <para>
                      <paratext>do not overstate the value of current or fixed assets.</paratext>
                    </para>
                  </subclause2>
                </subclause1>
                <subclause1 id="a572377">
                  <identifier>4.5</identifier>
                  <para>
                    <paratext>The Accounts contain either provision adequate to cover, or full particulars in notes of, all liabilities (whether quantified, contingent, disputed or otherwise) of the Seller as at the Accounts Date.</paratext>
                  </para>
                  <drafting.note id="a1021090" jurisdiction="">
                    <head align="left" preservecase="true">
                      <headtext>Liabilities</headtext>
                    </head>
                    <division id="a000223" level="1">
                      <para>
                        <paratext>It is very difficult for a seller to warrant that accounts provisions in accounts are adequate. Provisions are, by their nature, often estimates.</paratext>
                      </para>
                    </division>
                  </drafting.note>
                </subclause1>
                <subclause1 id="a99304">
                  <identifier>4.6</identifier>
                  <para>
                    <paratext>The Accounts are not affected by any extraordinary, exceptional or non-recurring items.</paratext>
                  </para>
                </subclause1>
                <subclause1 id="a879041">
                  <identifier>4.7</identifier>
                  <para>
                    <paratext>The Accounts have been filed and laid before the Seller in general meeting in accordance with the relevant requirements of the Companies Act 2006 and all other applicable laws and regulations in the UK.</paratext>
                  </para>
                  <drafting.note id="a274251" jurisdiction="">
                    <head align="left" preservecase="true">
                      <headtext>Laying accounts before members and filing accounts</headtext>
                    </head>
                    <division id="a000224" level="1">
                      <para>
                        <paratext>
                          There is no statutory obligation on private companies to lay their accounts and reports before general meeting (although a private company may opt to do so through a provision in its articles of association). The directors of public companies must lay copies of their annual accounts and reports before the company in general meeting (
                          <link href="3-505-9098" style="ACTLinkPLCtoPLC">
                            <ital>section 437</ital>
                          </link>
                          <ital>, Companies Act 2006</ital>
                          ). For further information in relation to laying accounts before a general meeting and filing accounts, see Practice notes:
                        </paratext>
                      </para>
                      <list type="bulleted">
                        <list.item>
                          <para>
                            <paratext>
                              <link href="5-379-0742#a811431" style="ACTLinkPLCtoPLC">
                                <ital>Company accounts and reports: overview: Laying of accounts by public companies</ital>
                              </link>
                              .
                            </paratext>
                          </para>
                        </list.item>
                        <list.item>
                          <para>
                            <paratext>
                              <link href="5-379-0742#a111832" style="ACTLinkPLCtoPLC">
                                <ital>Company accounts and reports: overview: Delivery of accounts to the Registrar of Companies</ital>
                              </link>
                              .
                            </paratext>
                          </para>
                        </list.item>
                      </list>
                    </division>
                  </drafting.note>
                </subclause1>
                <subclause1 id="a730992">
                  <identifier>4.8</identifier>
                  <para>
                    <paratext>The Accounts have been prepared using the same accounting policies and estimation techniques as those adopted and applied in the [two] prior accounting periods.</paratext>
                  </para>
                </subclause1>
                <subclause1 id="a602430">
                  <identifier>4.9</identifier>
                  <para>
                    <paratext>Having regard to the purpose for which the Management Accounts were prepared, they are not misleading in any material respect and neither materially overstate the value of the assets nor materially understate the liabilities of the Seller as at the date to which they were drawn up and do not materially overstate the profits of the Seller in respect of the period to which they relate. They were prepared on a basis consistent with the preparation of management accounts of the Seller prepared during the [2] years prior to the date of this agreement.</paratext>
                  </para>
                  <drafting.note id="a811532" jurisdiction="">
                    <head align="left" preservecase="true">
                      <headtext>Management accounts</headtext>
                    </head>
                    <division id="a000225" level="1">
                      <para>
                        <paratext>
                          A management accounts warranty, combined with the warranties relating to post-Accounts Date events (see 
                          <internal.reference refid="a887603">paragraph 5</internal.reference>
                          ), are important in order to bring the buyer's picture of the financial position of the target business up to date. This will be particularly important where the warranted Accounts are more than a few months old.
                        </paratext>
                      </para>
                      <para>
                        <paratext>There are a number of points in relation to the nature of management accounts that may result in this warranty requiring negotiation:</paratext>
                      </para>
                      <list type="bulleted">
                        <list.item>
                          <para>
                            <paratext>
                              While all companies are subject to an obligation to maintain adequate accounting records (
                              <link href="9-505-6940" style="ACTLinkPLCtoPLC">
                                <ital>section 386</ital>
                              </link>
                              <ital>, Companies Act 2006</ital>
                              ), and it is good business practice to maintain management accounts, there is no statutory requirement for companies to do so. This means that there may not be any management accounts available to be warranted. If management accounts are produced, what they consist of and the standards to which they are prepared are internal matters, and will therefore vary from company to company.
                            </paratext>
                          </para>
                        </list.item>
                        <list.item>
                          <para>
                            <paratext>Management accounts are invariably unaudited, and it is therefore probably unreasonable to expect a seller to warrant them to the same standard as audited accounts. Although the management accounts will be derived from the same underlying accounting records as the audited accounts, they will not be subject to the same detailed process of review and adjustment as the annual accounts and so will not necessarily apply all the same accounting principles and practices.</paratext>
                          </para>
                        </list.item>
                      </list>
                      <para>
                        <paratext>It should be noted that it may be difficult to obtain a meaningful review of the management accounts by the seller's auditors. This is because there is no current guidance in the UK as to what such a review would comprise and therefore the auditors would probably require specific instructions regarding the scope and extent of the enquiries they were required to make. In practical terms, any extensive positive confirmation may require more work and therefore more cost than the parties are willing to bear and the alternative may be some form of moderate negative confirmation along the lines of "there is nothing to indicate that the management accounts are materially misstated" which may not provide sufficient comfort to the buyer.</paratext>
                      </para>
                    </division>
                  </drafting.note>
                </subclause1>
                <subclause1 id="a807464">
                  <identifier>4.10</identifier>
                  <para>
                    <paratext>Details of any reconciliation between the Management Accounts and the Accounts or any management accounts or audited accounts of the Seller undertaken during the last [2] years have been Disclosed.</paratext>
                  </para>
                </subclause1>
                <subclause1 condition="optional" id="a111779">
                  <identifier>4.11</identifier>
                  <para>
                    <paratext>
                      With respect to valuation of Stock and work-in-progress, the accounting policies and bases, and the method of valuing Stock used in the preparation of the Accounts, were the same as those adopted in the accounts of the [Business 
                      <bold>OR </bold>
                      Seller] for the [two] financial periods immediately preceding the period covered by the Accounts. Any slow-moving stock and non-recoverable work-in-progress included in the Accounts was written down appropriately, any redundant or obsolete stock included in the Accounts was wholly written-off, and the value attributed to the remaining stock and the raw material included in work-in-progress and finished stock did not exceed the lower of cost and net realisable value as at the Accounts Date.
                    </paratext>
                  </para>
                  <drafting.note id="a576899" jurisdiction="">
                    <head align="left" preservecase="true">
                      <headtext>Stock</headtext>
                    </head>
                    <division id="a000226" level="1">
                      <para>
                        <paratext>If stock or work in progress forms an important part of the transferring business, the buyer will be keen to know that it has been consistently valued.</paratext>
                      </para>
                    </division>
                  </drafting.note>
                </subclause1>
              </clause>
              <clause id="a887603">
                <identifier>5.</identifier>
                <head align="left" preservecase="true">
                  <headtext>Changes since the Accounts Date</headtext>
                </head>
                <drafting.note id="a273777" jurisdiction="">
                  <head align="left" preservecase="true">
                    <headtext>Changes since the Accounts Date</headtext>
                  </head>
                  <division id="a000227" level="1">
                    <para>
                      <paratext>The buyer should seek assurance through the warranties that there has not been any material adverse change in the financial position of the business since the date of the warranted Accounts. The warranties in this paragraph are intended to bring the position up-to-date and to prompt disclosure of any material changes that may have occurred since the Accounts were prepared.</paratext>
                    </para>
                    <division id="a839357" level="2">
                      <head align="left" preservecase="true">
                        <headtext>Negotiating and drafting issues</headtext>
                      </head>
                      <para>
                        <paratext>Some of the warranties in this paragraph are matters of fact that the seller should easily be able to confirm or disclose against as necessary. The seller should be reluctant to accept any warranties that are ambiguous, or involve a forward-looking statement in relation to matters that will be outside its control following completion of the transaction.</paratext>
                      </para>
                      <para>
                        <paratext>
                          For example, in 
                          <internal.reference refid="a956963">paragraph 5(b)</internal.reference>
                          , the seller should be reluctant to offer a warranty regarding the "prospects" of the target business, as this relates to its future position and it may be difficult for the seller to assess whether any disclosures are required. The seller should also consider whether it is appropriate to refer to the "financial position" of the target business in this warranty, as this a vague term, and the parameters of disclosure required by this term are not obvious.
                        </paratext>
                      </para>
                    </division>
                  </division>
                </drafting.note>
                <subclause1 id="a659250">
                  <para>
                    <paratext>Since the Accounts Date:</paratext>
                  </para>
                  <subclause2 id="a878149">
                    <identifier>(a)</identifier>
                    <para>
                      <paratext>the Business has been carried on in the ordinary and usual course [without interruption] both as regards the nature, scope and manner of conducting the Business and so as to maintain it as a going concern;</paratext>
                    </para>
                  </subclause2>
                  <subclause2 id="a956963">
                    <identifier>(b)</identifier>
                    <para>
                      <paratext>there has been no material adverse change in the financial or trading position or prospects of the Business [so far as the Seller is aware], nor is any such change expected;</paratext>
                    </para>
                  </subclause2>
                  <subclause2 id="a454941">
                    <identifier>(c)</identifier>
                    <para>
                      <paratext>there has been no material reduction in the value of the Fixed Assets specified in the Accounts, to the extent that they are still owned by the Seller;</paratext>
                    </para>
                  </subclause2>
                  <subclause2 id="a177227">
                    <identifier>(d)</identifier>
                    <para>
                      <paratext>the Business has paid its creditors within the times agreed with such creditors and there are no debts outstanding which have been outstanding for more than 60 days;</paratext>
                    </para>
                  </subclause2>
                  <subclause2 id="a59732">
                    <identifier>(e)</identifier>
                    <para>
                      <paratext>there has been no unusual change in the stock levels, current assets or liabilities of the Business;</paratext>
                    </para>
                  </subclause2>
                  <subclause2 id="a412216">
                    <identifier>(f)</identifier>
                    <para>
                      <paratext>none of the Stock reflected in the Accounts has realised an amount less than the value that was placed on it in the Accounts;</paratext>
                    </para>
                  </subclause2>
                  <subclause2 id="a354764">
                    <identifier>(g)</identifier>
                    <para>
                      <paratext>the Business has not been adversely affected by the loss of or material reduction in orders from any Customer or the loss of or material reduction in any source of supply or by any abnormal factor not affecting similar businesses to a like extent and, after making due and careful enquiries, the Seller is not aware of any facts which are likely to give rise to any such adverse effects;</paratext>
                    </para>
                  </subclause2>
                  <subclause2 id="a792698">
                    <identifier>(h)</identifier>
                    <para>
                      <paratext>no changes have been made in the terms of employment, benefits or conditions of service of any Employee or to benefits provided to any person engaged to any extent in the Business (now or in the past) or any dependants of such person, or to the terms of any agreement or arrangement (whether written or unwritten and whether binding or not) with any trade union, employee representative or body of employees or their representatives;</paratext>
                    </para>
                  </subclause2>
                  <subclause2 id="a213316">
                    <identifier>(i)</identifier>
                    <para>
                      <paratext>[so far as the Seller is aware] the Seller has not done or omitted to do anything which will or might prejudicially affect the Goodwill;</paratext>
                    </para>
                  </subclause2>
                  <subclause2 id="a685885">
                    <identifier>(j)</identifier>
                    <para>
                      <paratext>none of the Fixed Assets have been lost, damaged or destroyed;</paratext>
                    </para>
                  </subclause2>
                  <subclause2 id="a799334">
                    <identifier>(k)</identifier>
                    <para>
                      <paratext>the Seller has not acquired or disposed of, or agreed to acquire or dispose of, any asset other than trading stock in the ordinary and usual course of business, or assumed or incurred, or agreed to assume or incur, any capital commitment or liability (actual or contingent) in excess of £[ ];</paratext>
                    </para>
                  </subclause2>
                  <subclause2 id="a724565">
                    <identifier>(l)</identifier>
                    <para>
                      <paratext>no debtor of the Business has been released by the Seller on terms that it pays less than the book value of any debt and no debt has been written off or has proved to be irrecoverable to any extent, and there has been no change in the manner or time of the issue of invoices or the collection of debts; and</paratext>
                    </para>
                  </subclause2>
                  <subclause2 condition="optional" id="a751020">
                    <identifier>(m)</identifier>
                    <para>
                      <paratext>there has been no reduction in the value of the net assets of the [Seller or Business] determined in accordance with the same accounting principles and policies as those applied in the Accounts (and on the basis that each of the assets is valued at a figure no greater than the value attributed to it in the Accounts or, in the case of any of the assets acquired by the Seller after the Accounts Date, at a figure no greater than cost).</paratext>
                    </para>
                    <drafting.note id="a275412" jurisdiction="">
                      <head align="left" preservecase="true">
                        <headtext>Net assets</headtext>
                      </head>
                      <division id="a000228" level="1">
                        <para>
                          <paratext>
                            This warranty is unlikely to be appropriate unless the transaction price has been agreed on the basis of a particular net asset position, and the agreement does not include a completion accounts mechanism to verify the net assets at completion and adjust the price accordingly. For further information in relation to completion accounts mechanisms, see 
                            <link href="5-107-3762" style="ACTLinkPLCtoPLC">
                              <ital>Practice note, </ital>
                            </link>
                            <link href="5-107-3762" style="ACTLinkPLCtoPLC">
                              <ital>Practice note, Completion accounts: acquisitions</ital>
                            </link>
                            .
                          </paratext>
                        </para>
                      </division>
                    </drafting.note>
                  </subclause2>
                </subclause1>
              </clause>
              <clause id="a381536">
                <identifier>6.</identifier>
                <head align="left" preservecase="true">
                  <headtext>Title to the Assets</headtext>
                </head>
                <drafting.note id="a1046985" jurisdiction="">
                  <head align="left" preservecase="true">
                    <headtext>Assets</headtext>
                  </head>
                  <division id="a000229" level="1">
                    <para>
                      <paratext>The warranties in this paragraph are aimed at assuring the buyer that the seller is the owner of all the assets that it apparently owns, and that its assets are adequate for the continuance of its business. These warranties should prompt disclosure of any rental or hire purchase agreements and any reservations of title affecting the target business's assets.</paratext>
                    </para>
                    <para>
                      <paratext>While in most cases it will be reasonable for the buyer to seek assurances on these matters, the seller should have regard to the following points in particular:</paratext>
                    </para>
                    <list type="bulleted">
                      <list.item>
                        <para>
                          <paratext>As drafted, these warranties capture all assets owned or used by the business whether tangible or intangible.</paratext>
                        </para>
                      </list.item>
                      <list.item>
                        <para>
                          <paratext>Certain assets are also subject to separate title warranties, such as real estate and intellectual property. To the extent there is duplication in the ground covered by any separate asset related warranties, the seller should ensure that there is consistency in the warranty standard applied by the overlapping warranties. The seller should also consider carving certain assets out of the general warranties in this paragraph where such assets are subject to a separate title warranty elsewhere (for example, real estate, intellectual property and information technology).</paratext>
                        </para>
                      </list.item>
                    </list>
                  </division>
                </drafting.note>
                <subclause1 id="a708612">
                  <identifier>6.1</identifier>
                  <para>
                    <paratext>The Assets comprise all of the assets now used in the Business and that are necessary for the continuation of the Business as it is carried on at the Effective Time [without assistance from any other person].</paratext>
                  </para>
                </subclause1>
                <subclause1 id="a148043">
                  <identifier>6.2</identifier>
                  <para>
                    <paratext>The Assets are in the possession and control of the Seller[, except for those Disclosed as being in the possession of a third party in the ordinary and usual course of business]. [The Business does not depend on the use of assets owned by, or facilities provided by, the Seller or any member of the Seller Group which are not being acquired under this agreement.]</paratext>
                  </para>
                </subclause1>
                <subclause1 id="a727383">
                  <identifier>6.3</identifier>
                  <para>
                    <paratext>The Seller has good and marketable title to each Asset (tangible and intangible), and each Asset is legally and beneficially owned by the Seller. There are no Encumbrances over any of the Assets, and the Seller has not agreed to create any Encumbrances over the Assets or any part of them.</paratext>
                  </para>
                </subclause1>
                <subclause1 id="a139911">
                  <identifier>6.4</identifier>
                  <para>
                    <paratext>All documents which in any way affect the right, title or interest of the Seller in or to any of the Assets and which attract stamp duty have been duly stamped within the requisite period for stamping.</paratext>
                  </para>
                </subclause1>
              </clause>
              <clause id="a438988">
                <identifier>7.</identifier>
                <head align="left" preservecase="true">
                  <headtext>The Business Contracts</headtext>
                </head>
                <drafting.note id="a84095" jurisdiction="">
                  <head align="left" preservecase="true">
                    <headtext>Business Contracts</headtext>
                  </head>
                  <division id="a000230" level="1">
                    <para>
                      <paratext>These warranties seek to ensure that the seller discloses all material and unusual contracts. This warranty will require a thorough disclosure exercise and the seller may (not unreasonably) insist on a more proportionate approach, particularly where the target business is a large undertaking. This can be achieved by limiting some of the warranties to material contracts only. This will obviously involve an element of subjectivity and so it may be appropriate to define materiality. This can be difficult, but a starting point can be contracts involving income or expenditure in excess of a specified amount in any 12 month period.</paratext>
                    </para>
                  </division>
                </drafting.note>
                <subclause1 id="a306767">
                  <identifier>7.1</identifier>
                  <para>
                    <paratext>The Seller has no knowledge of the invalidity of, or any grounds for termination, avoidance or repudiation of, an agreement, arrangement or obligation entered into or applied by the Seller for the operation of the Business or the Assets. No party with whom the Seller has entered into an agreement, arrangement or obligation for the purpose of, or which is used in the operation of, the Business and Assets has given notice of its intention to terminate, or has sought to repudiate or disclaim, such agreement, arrangement or obligation.</paratext>
                  </para>
                </subclause1>
                <subclause1 id="a1010370">
                  <identifier>7.2</identifier>
                  <para>
                    <paratext>Neither the Seller nor, [to the knowledge of the Seller], any counterparty is in breach of any agreement or arrangement which it has entered into for the purpose of, or which is used in the operation of, the Business and the Assets. No matter exists which might give rise to such breach.</paratext>
                  </para>
                </subclause1>
                <subclause1 id="a294721">
                  <identifier>7.3</identifier>
                  <para>
                    <paratext>No event has occurred, is subsisting or is likely to arise which, with the giving of notice and/or lapse of time, will constitute or result in a default or the acceleration of any obligation of the Seller under any agreement or arrangement which it has entered into for the purpose of, or which is used in the operation of, the Business and Assets.</paratext>
                  </para>
                </subclause1>
                <subclause1 id="a1005098">
                  <identifier>7.4</identifier>
                  <para>
                    <paratext>None of the Business Contracts is ultra vires the Seller.</paratext>
                  </para>
                </subclause1>
                <subclause1 id="a932919">
                  <identifier>7.5</identifier>
                  <para>
                    <paratext>There are no contracts, agreements or arrangements (whether oral or documented) in relation to the Business or the Assets, including the Business Contracts, that:</paratext>
                  </para>
                  <subclause2 id="a54460">
                    <identifier>(a)</identifier>
                    <para>
                      <paratext>have been entered into otherwise than in the ordinary and usual course of conducting the Business; or</paratext>
                    </para>
                  </subclause2>
                  <subclause2 id="a424261">
                    <identifier>(b)</identifier>
                    <para>
                      <paratext>are of an unusual or abnormal nature, or not fully on an arm's length basis; or</paratext>
                    </para>
                  </subclause2>
                  <subclause2 id="a580436">
                    <identifier>(c)</identifier>
                    <para>
                      <paratext>are for a fixed term of more than [six] months, or incapable of performance in accordance with their terms within [six] months after the date on which they were entered into or undertaken; or</paratext>
                    </para>
                  </subclause2>
                  <subclause2 id="a377491">
                    <identifier>(d)</identifier>
                    <para>
                      <paratext>are incapable of termination in accordance with their terms by the Seller on [60 days' notice or less]; or</paratext>
                    </para>
                  </subclause2>
                  <subclause2 id="a986326">
                    <identifier>(e)</identifier>
                    <para>
                      <paratext>is likely to result in a loss to the Seller on completion of performance; or</paratext>
                    </para>
                  </subclause2>
                  <subclause2 id="a894239">
                    <identifier>(f)</identifier>
                    <para>
                      <paratext>cannot readily be fulfilled or performed by the Seller on time without undue or unusual expenditure of money or effort; or</paratext>
                    </para>
                  </subclause2>
                  <subclause2 id="a904921">
                    <identifier>(g)</identifier>
                    <para>
                      <paratext>involves payment by the Seller by reference to fluctuations in the index of retail prices, or any other index, or in the rate of exchange for any currency; or</paratext>
                    </para>
                  </subclause2>
                  <subclause2 id="a927780">
                    <identifier>(h)</identifier>
                    <para>
                      <paratext>involves or is likely to involve an aggregate expenditure in excess of £[AMOUNT]; or</paratext>
                    </para>
                  </subclause2>
                  <subclause2 id="a447623">
                    <identifier>(i)</identifier>
                    <para>
                      <paratext>contains obligations or liabilities that ought reasonably to be made known to the Buyer; or</paratext>
                    </para>
                  </subclause2>
                  <subclause2 id="a872877">
                    <identifier>(j)</identifier>
                    <para>
                      <paratext>involves the supply of goods or services, the aggregate sales value of which will represent in excess of [10]% of the anticipated turnover of the Business in the [12] months following Completion; or</paratext>
                    </para>
                  </subclause2>
                  <subclause2 id="a286725">
                    <identifier>(k)</identifier>
                    <para>
                      <paratext>involves the payment by the Seller of any commission, finder's fee, royalty or the like; or</paratext>
                    </para>
                  </subclause2>
                  <subclause2 id="a468308">
                    <identifier>(l)</identifier>
                    <para>
                      <paratext>is for the supply of goods or services by or to the Seller on terms under which retrospective or future discounts, price reductions or other financial incentives are given; or</paratext>
                    </para>
                  </subclause2>
                  <subclause2 id="a483359">
                    <identifier>(m)</identifier>
                    <para>
                      <paratext>involves partnership, joint venture, consortium, shareholder or similar arrangements; or</paratext>
                    </para>
                  </subclause2>
                  <subclause2 id="a305821">
                    <identifier>(n)</identifier>
                    <para>
                      <paratext>involves agency or distributorship arrangements.</paratext>
                    </para>
                  </subclause2>
                </subclause1>
                <subclause1 id="a757819">
                  <identifier>7.6</identifier>
                  <para>
                    <paratext>All of the [material] Business Contracts [entered into prior to the date of this agreement] have been Disclosed.</paratext>
                  </para>
                </subclause1>
                <subclause1 id="a167910">
                  <identifier>7.7</identifier>
                  <para>
                    <paratext>
                      Complete and accurate particulars of the Customer Contracts that are in force as at the date of this agreement are set out in 
                      <internal.reference refid="a694388">Schedule 4</internal.reference>
                      .
                    </paratext>
                  </para>
                </subclause1>
                <subclause1 id="a349492">
                  <identifier>7.8</identifier>
                  <para>
                    <paratext>
                      Complete and accurate particulars of all Leasing and Hire Agreements that are in force as at the date of this agreement are set out in 
                      <internal.reference refid="a499533">Schedule 8</internal.reference>
                      .
                    </paratext>
                  </para>
                </subclause1>
                <subclause1 id="a804744">
                  <identifier>7.9</identifier>
                  <para>
                    <paratext>
                      Complete and accurate particulars of all Supplier Contracts that are in force as at the date of this agreement are set out in 
                      <internal.reference refid="a682887">Schedule 10</internal.reference>
                      .
                    </paratext>
                  </para>
                  <drafting.note id="a97803" jurisdiction="">
                    <head align="left" preservecase="true">
                      <headtext>Customer, Leasing and Supplier Contracts</headtext>
                    </head>
                    <division id="a000231" level="1">
                      <para>
                        <paratext>
                          If there is to be a split signing and closing, the seller will only be able to disclose or list in the relevant schedules contracts in force as at signing. The buyer may be able to accept this on the basis of the pre-completion covenants set out in 
                          <internal.reference refid="a580548">Schedule 1</internal.reference>
                          , which should offer reassurance that contracts will be only be entered into in the ordinary course after that date. In addition, thresholds could be included, so that any contract to be entered into above a certain value would need buyer consent. Alternatively, the buyer may look to repeat the warranties through the inclusion of a clause such as 
                          <internal.reference refid="a673552">clause 7.3</internal.reference>
                          . However, this could be overly burdensome and prevent the business running properly as the seller will be prevented from entering into contracts during the interim period. One way round this may be for the seller to be allowed to update the disclosure letter in respect of the relevant warranty but this would make the warranty pretty meaningless, save in terms of information gathering. The correct approach will depend on the transaction in question, but the seller should be wary of walking into any warranty breaches that it cannot avoid, and the buyer should be wary of stopping the business being run effectively during the interim period.
                        </paratext>
                      </para>
                    </division>
                  </drafting.note>
                </subclause1>
                <subclause1 id="a572854">
                  <identifier>7.10</identifier>
                  <para>
                    <paratext>
                      There are no outstanding or ongoing negotiations of material importance to the Business, profits or assets of the Business, or any outstanding quotations or tenders for a contract that, if accepted, would give rise to a contract of the type referred to in 
                      <internal.reference refid="a932919">paragraph 7.5</internal.reference>
                       of this 
                      <internal.reference refid="a50415">Part 1</internal.reference>
                       of 
                      <internal.reference refid="a90549">Schedule 13</internal.reference>
                      .
                    </paratext>
                  </para>
                </subclause1>
                <subclause1 id="a969009">
                  <identifier>7.11</identifier>
                  <para>
                    <paratext>Neither the Seller nor any persons Connected with the Seller have any direct or indirect interest in any business which has a close trading relationship with the Business, or which is or is likely to become competitive with the Business.</paratext>
                  </para>
                </subclause1>
                <subclause1 id="a923560">
                  <identifier>7.12</identifier>
                  <para>
                    <paratext>Except for the Business Contracts, there are no contracts, arrangements, licences or other commitments involving obligations or liabilities in respect of the Business or the Assets which ought reasonably to be made known to the Buyer.</paratext>
                  </para>
                </subclause1>
              </clause>
              <clause id="a119761">
                <identifier>8.</identifier>
                <head align="left" preservecase="true">
                  <headtext>Condition of Assets</headtext>
                </head>
                <drafting.note id="a494038" jurisdiction="">
                  <head align="left" preservecase="true">
                    <headtext>Condition of assets</headtext>
                  </head>
                  <division id="a000232" level="1">
                    <division id="a412184" level="2">
                      <head align="left" preservecase="true">
                        <headtext>Negotiating and drafting issues</headtext>
                      </head>
                      <para>
                        <paratext>From the seller's perspective, there may be an argument that some of the matters covered by the warranties in this paragraph could be adequately addressed by the buyer carrying out an inspection of the relevant assets.</paratext>
                      </para>
                      <para>
                        <paratext>As drafted, the warranties are relatively onerous, and if the seller is required to give warranties in this area, consider reducing their scope by:</paratext>
                      </para>
                      <list type="bulleted">
                        <list.item>
                          <para>
                            <paratext>
                              Limiting the warranty in 
                              <internal.reference refid="a433772">clause 8.1</internal.reference>
                               to items that are material to the conduct of the target's business, and qualifying the condition of the equipment by reference to its age and usage.
                            </paratext>
                          </para>
                        </list.item>
                        <list.item>
                          <para>
                            <paratext>
                              Deleting the words 
                              <ital>"and will continue to be capable"</ital>
                               in paragraph 8.1(a). It is difficult for the seller to underwrite the future performance of any plant and equipment, particularly on an open ended basis, and in light of the fact that the seller will have no control over how the equipment is used following completion.
                            </paratext>
                          </para>
                        </list.item>
                      </list>
                    </division>
                  </division>
                </drafting.note>
                <subclause1 id="a984948">
                  <para>
                    <paratext>The Fixed Assets, Moveable Assets and the Motor Vehicles are:</paratext>
                  </para>
                  <subclause2 id="a324312">
                    <identifier>(a)</identifier>
                    <para>
                      <paratext>in good repair and condition and in working order and will continue to be capable of doing the work for which they were designed;</paratext>
                    </para>
                  </subclause2>
                  <subclause2 id="a209092">
                    <identifier>(b)</identifier>
                    <para>
                      <paratext>have been regularly and properly maintained;</paratext>
                    </para>
                  </subclause2>
                  <subclause2 id="a541371">
                    <identifier>(c)</identifier>
                    <para>
                      <paratext>are not surplus to the requirements of the Business; and</paratext>
                    </para>
                  </subclause2>
                  <subclause2 id="a802588">
                    <identifier>(d)</identifier>
                    <para>
                      <paratext>are used exclusively in connection with the Business.</paratext>
                    </para>
                  </subclause2>
                </subclause1>
              </clause>
              <clause id="a123807">
                <identifier>9.</identifier>
                <head align="left" preservecase="true">
                  <headtext>The Stock</headtext>
                </head>
                <drafting.note id="a709437" jurisdiction="">
                  <head align="left" preservecase="true">
                    <headtext>Stock</headtext>
                  </head>
                  <division id="a000233" level="1">
                    <para>
                      <paratext>
                        These warranties are particularly important in manufacturing or retail deals. The buyer will be keen to obtain comfort that stock levels are at a "normal" level, and that no stock is obsolete or slow moving. 
                        <internal.reference refid="a143123">paragraph 9.5</internal.reference>
                         seeks to ensure that none of the business stocks are defective. The seller should resist warranting that products will not become defective, as this may be impossible to predict. The seller should consider restricting claims under this warranty so that they can be made only where products fail to comply with express or implied warranties.
                      </paratext>
                    </para>
                  </division>
                </drafting.note>
                <subclause1 id="a707234">
                  <identifier>9.1</identifier>
                  <para>
                    <paratext>The Stock is sufficient for the normal requirements of the Business, relates exclusively to the Business and is in good condition.</paratext>
                  </para>
                </subclause1>
                <subclause1 id="a533784">
                  <identifier>9.2</identifier>
                  <para>
                    <paratext>The Stock (in the case of completed goods) is capable of being sold in the ordinary and usual course of business in accordance with current price lists and without discount, rebate or allowance to a buyer.</paratext>
                  </para>
                </subclause1>
                <subclause1 id="a589465">
                  <identifier>9.3</identifier>
                  <para>
                    <paratext>The Stock (including work-in-progress) of the Business is not excessive in quantity and is capable of being used in the ordinary and usual course of business. None of the Stock is obsolete, slow moving, unusual or unmarketable.</paratext>
                  </para>
                </subclause1>
                <subclause1 id="a343794">
                  <identifier>9.4</identifier>
                  <para>
                    <paratext>The work-in-progress of the Business is at its normal level.</paratext>
                  </para>
                </subclause1>
                <subclause1 id="a143123">
                  <identifier>9.5</identifier>
                  <para>
                    <paratext>The Stock will, if disposed of within 12 months form the date of this agreement, realise in total at least the amount at which it is included in the Seller's books.</paratext>
                  </para>
                </subclause1>
                <subclause1 id="a728825">
                  <identifier>9.6</identifier>
                  <para>
                    <paratext>The Stock complies fully, and will on sale in the ordinary and usual course of the Business comply fully, with all applicable laws, regulations, standards (including British and European Union Standards) and specifications agreed with Customers.</paratext>
                  </para>
                </subclause1>
              </clause>
              <clause id="a222530">
                <identifier>10.</identifier>
                <head align="left" preservecase="true">
                  <headtext>Employees and agents</headtext>
                </head>
                <drafting.note id="a371680" jurisdiction="">
                  <head align="left" preservecase="true">
                    <headtext>Employees and agents</headtext>
                  </head>
                  <division id="a000234" level="1">
                    <para>
                      <paratext>These warranties seek a wide range of information about the employees and others who work for or provide services to the business. It is important for the buyer to get a good understanding of the potential liabilities to employees because of the automatic transfer principle of TUPE, especially if the buyer is being required to take on employees surplus to its requirements.</paratext>
                    </para>
                    <para>
                      <paratext>
                        <bold>Negotiating and drafting issues</bold>
                      </paratext>
                    </para>
                    <para>
                      <paratext>
                        The buyer will want to draft the warranties to reflect any issues which emerge as part of the disclosure exercise. The warranties included in the standard document cover the basic areas for which warranty protection should be sought. The references to the Transfer of Undertakings (Protection of Employment) Regulations 1981 (SI 1981/1794) in 
                        <internal.reference refid="a726485">paragraph 10.20</internal.reference>
                         and 
                        <internal.reference refid="a145649">paragraph 10.21</internal.reference>
                         may be relevant, despite the fact that those regulations are no longer in force. The buyer will want a warranty that there have been no transactions affecting the business that were subject to TUPE or the 1981 Regulations (prior to April 2006) in the relevant period and that the seller has not been consulting with the employees about a proposed TUPE transfer. If the warranties do not look back as far as April 1996, then there should be no need to reference the 1981 Regulation.
                      </paratext>
                    </para>
                    <para>
                      <paratext>
                        <bold>Legal issues</bold>
                      </paratext>
                    </para>
                    <para>
                      <paratext>
                        Disclosure is required of information which will be personal data under the DPA, and consideration should be given to whether this can be provided anonymously to avoid contravention of the data protection principles. Reference should be made to any code of practice in force under the DPA. For further information, see 
                        <link href="5-200-2146" style="ACTLinkPLCtoPLC">
                          <ital>Practice note, Data protection issues on commercial transactions</ital>
                        </link>
                        .
                      </paratext>
                    </para>
                  </division>
                </drafting.note>
                <subclause1 id="a597438">
                  <identifier>10.1</identifier>
                  <para>
                    <paratext>Since the Accounts Date, no changes have been made in the terms of employment, benefits or conditions of service of any Employee or to benefits provided to any person engaged to any extent in the Business (now or in the past) or any dependants of such person or to the terms of any agreement or arrangement (whether written or unwritten and whether binding or not) with any trade union, employee representative or body of employees or their representatives.</paratext>
                  </para>
                </subclause1>
                <subclause1 id="a823383">
                  <identifier>10.2</identifier>
                  <para>
                    <paratext>No person is employed or engaged in the Business (whether temporarily or permanently and whether under a contract of service or contract for services) other than the Employees, and the Employees are all employed by the Seller and work wholly or mainly in the Business.</paratext>
                  </para>
                </subclause1>
                <subclause1 id="a389494">
                  <identifier>10.3</identifier>
                  <para>
                    <paratext>The Seller has Disclosed:</paratext>
                  </para>
                  <subclause2 id="a425583">
                    <identifier>(a)</identifier>
                    <para>
                      <paratext>copies of all service contracts and contracts for services and all handbooks, policies and other documents which apply to the Employees (whether binding or not), identifying which applies to which employee;</paratext>
                    </para>
                  </subclause2>
                  <subclause2 id="a51736">
                    <identifier>(b)</identifier>
                    <para>
                      <paratext>full particulars of the current terms of employment or engagement and benefits of all Employees, whether or not recorded in writing, or implied by custom or practice or otherwise;</paratext>
                    </para>
                  </subclause2>
                  <subclause2 id="a173276">
                    <identifier>(c)</identifier>
                    <para>
                      <paratext>all information required by law to be included in particulars of terms of employment, including date of birth or age, date of commencement of continuous employment, job title, [place of work], current remuneration, bonuses, commission, pension schemes or pension rights and benefits;</paratext>
                    </para>
                  </subclause2>
                  <subclause2 id="a543077">
                    <identifier>(d)</identifier>
                    <para>
                      <paratext>details of all remuneration and benefits which the Employees or their dependants receive or are entitled to receive (now or in the future); and</paratext>
                    </para>
                  </subclause2>
                  <subclause2 id="a699252">
                    <identifier>(e)</identifier>
                    <para>
                      <paratext>copies of all agreements or arrangements with any trade union, employee representative or body of employees or their representatives (whether binding or not) and details of any such unwritten agreements or arrangements which may affect the Employees.</paratext>
                    </para>
                  </subclause2>
                  <para>
                    <paratext>All such particulars are true, accurate and complete in all respects.</paratext>
                  </para>
                </subclause1>
                <subclause1 id="a297645">
                  <identifier>10.4</identifier>
                  <para>
                    <paratext>The Seller has provided the Buyer with the information required under regulation 11 of TUPE in relation to each of the Employees and shall notify the Buyer of any changes in that information before the Effective Time.</paratext>
                  </para>
                </subclause1>
                <subclause1 id="a496307">
                  <identifier>10.5</identifier>
                  <para>
                    <paratext>In respect of each of the Employees, the Seller has:</paratext>
                  </para>
                  <subclause2 id="a105143">
                    <identifier>(a)</identifier>
                    <para>
                      <paratext>performed all obligations and duties required to be performed by it (and has settled all outstanding claims, demands, actions, complaints and proceedings) whether arising under contract, statute, at common law or in equity or under any treaties including the Treaty on the Functioning of the European Union, the laws of the European Union or otherwise;</paratext>
                    </para>
                  </subclause2>
                  <subclause2 id="a1013055">
                    <identifier>(b)</identifier>
                    <para>
                      <paratext>abided by the terms of any agreement or arrangement with any trade union, employee representative or body of employees or their representatives (whether binding or not) which may affect the Employees;</paratext>
                    </para>
                  </subclause2>
                  <subclause2 id="a1023737">
                    <identifier>(c)</identifier>
                    <para>
                      <paratext>fully complied with its obligations under regulation 13 of TUPE and section 188 of TULRCA to inform and consult with trade union or other employee representatives on any matter concerning or arising from this agreement or affecting the Employees;</paratext>
                    </para>
                  </subclause2>
                  <subclause2 id="a991693">
                    <identifier>(d)</identifier>
                    <para>
                      <paratext>maintained adequate, suitable and up-to-date records relating to the Employees; and</paratext>
                    </para>
                  </subclause2>
                  <subclause2 id="a87826">
                    <identifier>(e)</identifier>
                    <para>
                      <paratext>paid or will have paid to HMRC and any other appropriate authority all taxes, National Insurance contributions and other levies due in respect of the Employees on account of their employment by the Seller up to and including the Effective Time.</paratext>
                    </para>
                  </subclause2>
                </subclause1>
                <subclause1 id="a799429">
                  <identifier>10.6</identifier>
                  <para>
                    <paratext>The Seller has not made any offer of employment or engagement to work in the Business that has not yet been accepted, or that has been accepted but the employment or engagement has not yet started (except to any of the Employees).</paratext>
                  </para>
                </subclause1>
                <subclause1 id="a930196">
                  <identifier>10.7</identifier>
                  <para>
                    <paratext>All contracts of service or for services with any of the Employees or agents of the Seller are terminable by the Seller at any time on three months' notice or less without compensation (other than for unfair dismissal or a statutory redundancy payment). The Seller has no liability other than for salary, wages, commission or pension to or for the benefit of any person who is an Employee or agent of the Business.</paratext>
                  </para>
                </subclause1>
                <subclause1 id="a69054">
                  <identifier>10.8</identifier>
                  <para>
                    <paratext>The Seller has not offered, promised or agreed to any future variation in any contract of employment of any of the Employees or any other person employed by the Seller in respect of whom liability is deemed by TUPE to pass to the Buyer, and no negotiations for an increase in the remuneration or benefits of any Employee are current or likely to take place within the period of [six] months after Completion.</paratext>
                  </para>
                </subclause1>
                <subclause1 id="a902197">
                  <identifier>10.9</identifier>
                  <para>
                    <paratext>There are no terms under which the Employees are employed, and nothing took place before the Effective Time, which could give rise to any claim for unlawful discrimination or unequal pay.</paratext>
                  </para>
                </subclause1>
                <subclause1 id="a887471">
                  <identifier>10.10</identifier>
                  <para>
                    <paratext>No Employee:</paratext>
                  </para>
                  <subclause2 id="a197230">
                    <identifier>(a)</identifier>
                    <para>
                      <paratext>has given or received notice to terminate their employment or engagement and no Employee is entitled or intends or is likely to terminate such employment or engagement as a result of the parties entering into this agreement or Completion; or</paratext>
                    </para>
                  </subclause2>
                  <subclause2 id="a1002374">
                    <identifier>(b)</identifier>
                    <para>
                      <paratext>has been off sick for a period of 21 days or more in any six-month period within the three years ending on the date of this agreement (whether or not consecutive), or is receiving or is due to receive payment under any sickness or disability or permanent health insurance scheme and, so far as the Seller is aware, there are no such claims pending or threatened and any and all such claims are fully covered by insurance; or</paratext>
                    </para>
                  </subclause2>
                  <subclause2 id="a55782">
                    <identifier>(c)</identifier>
                    <para>
                      <paratext>is on secondment, maternity or other statutory leave or otherwise absent from work; or</paratext>
                    </para>
                  </subclause2>
                  <subclause2 id="a895561">
                    <identifier>(d)</identifier>
                    <para>
                      <paratext>is subject to a current disciplinary warning or procedure;</paratext>
                    </para>
                  </subclause2>
                  <subclause2 id="a376221">
                    <identifier>(e)</identifier>
                    <para>
                      <paratext>has objected or indicated an objection to the transfer of the Business to the Buyer; or</paratext>
                    </para>
                  </subclause2>
                  <subclause2 id="a664951">
                    <identifier>(f)</identifier>
                    <para>
                      <paratext>has any entitlement to any accrued but unused holiday from previous holiday years, or has taken holiday in excess of their accrued entitlement as at the Effective Time.</paratext>
                    </para>
                  </subclause2>
                </subclause1>
                <subclause1 id="a934241">
                  <identifier>10.11</identifier>
                  <para>
                    <paratext>[Except for the Seller's Scheme,] the Seller is not under any legal liability or other obligation to pay bonuses, pensions, gratuities, superannuation, allowances or any similar payment to any of the Employees or their dependants, nor is it a party to any arrangements or promise to make or in the habit of making ex gratia or voluntary payments on redundancies or payments by way of bonus, pension, gratuity, superannuation, allowance or similar payments to any such persons.</paratext>
                  </para>
                </subclause1>
                <subclause1 id="a592107">
                  <identifier>10.12</identifier>
                  <para>
                    <paratext>There are no schemes or arrangements (whether legally enforceable or not) for payment of retirement, pension, disability or death benefit or similar schemes or arrangements in operation or contemplated in respect of any of the Employees or their dependants, or persons formerly employed or engaged in the Business or their dependants, under which the Buyer or any of the owners for the time being of the Business or the Assets or any part of them may become liable to make payments or to provide equivalent benefits.</paratext>
                  </para>
                </subclause1>
                <subclause1 id="a525760">
                  <identifier>10.13</identifier>
                  <para>
                    <paratext>There is not in existence, and the Seller has not proposed and is not proposing to introduce, any bonus, commission or profit-sharing scheme or any other scheme or arrangement under which the Employees are or would be entitled to participate in the profits of the Business or acquire shares in the Seller.</paratext>
                  </para>
                </subclause1>
                <subclause1 id="a797210">
                  <identifier>10.14</identifier>
                  <para>
                    <paratext>There are no amounts outstanding or promised to any of the Employees, and no liability has been incurred by the Seller which remains undischarged for breach of any employment contract; or redundancy payments (statutory or otherwise, including protective awards); or compensation under any employment legislation or regulations, or in respect of statutory holiday pay; or wrongful dismissal, unfair dismissal, equal pay, sex, race or disability discrimination or otherwise. No order has been made at any time for the reinstatement or re-engagement of any of the Employees or any person formerly employed or engaged or working in the Business.</paratext>
                  </para>
                </subclause1>
                <subclause1 id="a448771">
                  <identifier>10.15</identifier>
                  <para>
                    <paratext>The Seller is not engaged or involved in any enquiry, investigation, dispute, claim or legal proceedings (whether arising under contract, common law, statute or in equity) with any of the Employees or any other person currently or previously employed by or engaged in the Business or their dependants and, so far as the Seller is aware, there is no event which could give rise to such enquiry, investigation, dispute, claim or proceedings.</paratext>
                  </para>
                </subclause1>
                <subclause1 id="a228509">
                  <identifier>10.16</identifier>
                  <para>
                    <paratext>The Seller has completed all questionnaires, co-operated with all enquiries and filed all pleadings within any applicable time limit in connection with or in anticipation of any claim against the Seller arising out of the employment of any of the Employees.</paratext>
                  </para>
                </subclause1>
                <subclause1 id="a979726">
                  <identifier>10.17</identifier>
                  <para>
                    <paratext>In the [two] years preceding the date of this agreement, in respect of each of the Employees, all holiday pay for periods of holiday taken under regulation 13 of the Working Time Regulations 1998 (SI 1998/1833) has been calculated and paid in accordance with the Directive 2003/88/EC of the European Parliament and of the Council of 4 November 2003 concerning certain aspects of the organisation of working time.</paratext>
                  </para>
                </subclause1>
                <subclause1 id="a623717">
                  <identifier>10.18</identifier>
                  <para>
                    <paratext>With respect to agents and distributors:</paratext>
                  </para>
                  <subclause2 id="a438090">
                    <identifier>(a)</identifier>
                    <para>
                      <paratext>there are no agents or distributors of the Seller engaged in any work related to the Business and there are no persons, whether in the United Kingdom or elsewhere, with whom formal or informal arrangements exist or have existed concerning the manufacture, sale, distribution, hire, lease or promotion of any goods or services connected with the Business. No such agent or distributor has any right to any indemnity or compensation whatsoever on termination of any arrangement in connection with the Business; and</paratext>
                    </para>
                  </subclause2>
                  <subclause2 id="a260553">
                    <identifier>(b)</identifier>
                    <para>
                      <paratext>no agent or distributor of the Seller engaged in any work related to the Business has given or received notice terminating their engagement in connection with the Business, and no such agent or distributor is entitled or intends or is likely to terminate such engagement as a result of the parties entering into this agreement or Completion.</paratext>
                    </para>
                  </subclause2>
                </subclause1>
                <subclause1 id="a527586">
                  <identifier>10.19</identifier>
                  <para>
                    <paratext>There are no joint venture agreements, sales agreements, market-sharing agreements or other arrangements relating to the Business whereby the right to carry on the Business in any part of the world is in any way limited or subject to particular terms or conditions.</paratext>
                  </para>
                </subclause1>
                <subclause1 id="a726485">
                  <identifier>10.20</identifier>
                  <para>
                    <paratext>[With respect to labour relations:</paratext>
                  </para>
                  <subclause2 id="a395365">
                    <identifier>(a)</identifier>
                    <para>
                      <paratext>
                        [the Seller has not recognised any trade union or any other organisation of employees or their representatives in respect of any of the Employees 
                        <bold>OR </bold>
                        the Seller has Disclosed all collective bargaining, procedural or other agreements or arrangements (whether in writing, oral or by custom and practice and whether binding or not) in existence relating to or relevant to any of the Employees and the current state of any negotiations with any trade union or other organisation of employees or their representatives which might affect the terms of employment, working arrangements or severance payments of any of the Employees];
                      </paratext>
                    </para>
                  </subclause2>
                  <subclause2 id="a388728">
                    <identifier>(b)</identifier>
                    <para>
                      <paratext>the Seller is not (and has not in the [two] years preceding the date of this agreement been) involved or likely to be involved in connection with the Business in any industrial or trade dispute (official or unofficial) or negotiation with any trade union or other organisation of employees or their representatives, nor any application for recognition pending before the Central Arbitration Committee under the Employment Relations Act 1999, nor is any such industrial or trade dispute, negotiation or application pending, threatened or anticipated; and</paratext>
                    </para>
                  </subclause2>
                  <subclause2 id="a143058">
                    <identifier>(c)</identifier>
                    <para>
                      <paratext>in the period of [one] year preceding the date of this agreement, the Seller has not given notice of any redundancies to the relevant Secretary of State or started consultations under Part IV of TULRCA[, TUPE 1981] or TUPE, and the Seller has complied with its obligations under Part IV of TULRCA[, TUPE 1981] and TUPE and will not before Completion do any such things.]</paratext>
                    </para>
                  </subclause2>
                </subclause1>
                <subclause1 id="a145649">
                  <identifier>10.21</identifier>
                  <para>
                    <paratext>In the period of [ten] years preceding the date of this agreement, the Seller has not (nor has any predecessor or owner of any part of the Business) been a party to any relevant transfer for the purposes of TUPE 1981 or TUPE affecting any of the Employees or any other persons engaged in the Business and no event has occurred which may involve such persons in the future being a party to such a transfer. No such persons have had their terms of employment varied for any reason as a result of or connected with such a transfer.</paratext>
                  </para>
                </subclause1>
              </clause>
              <clause condition="optional" id="a643146">
                <identifier>11.</identifier>
                <head align="left" preservecase="true">
                  <headtext>Book Debts</headtext>
                </head>
                <drafting.note id="a144802" jurisdiction="">
                  <head align="left" preservecase="true">
                    <headtext>Book debts</headtext>
                  </head>
                  <division id="a000235" level="1">
                    <para>
                      <paratext>
                        <internal.reference refid="a643146">paragraph 11</internal.reference>
                         should not be relevant if the buyer is not taking on book debts. However, if the buyer is taking over book debts, the warranty in paragraph 11.2 is very important since it amounts to an underwriting of the position, assuming that the seller is prepared to give the warranty. If book debts are to transfer, then there are likely to be completion accounts. If so, the interaction with this warranty should be considered carefully. For example, an accounting policy stated in the completion accounts schedule may state that no credit shall be given for book debts outstanding for a particular amount of time.
                      </paratext>
                    </para>
                  </division>
                </drafting.note>
                <subclause1 id="a414793">
                  <identifier>11.1</identifier>
                  <para>
                    <paratext>The Seller is not entitled to the benefit of any Book Debt otherwise than as the original creditor and is not and has not agreed to become a party to any factoring or discounting arrangement in respect of such debts.</paratext>
                  </para>
                </subclause1>
                <subclause1 id="a72375">
                  <identifier>11.2</identifier>
                  <para>
                    <paratext>None of the Book Debts included in the Accounts, [the Management Accounts,] or which have subsequently arisen have been outstanding for more than [three] months from the due date for payment or have been released on terms that the debtor has paid less than the full value of his debt, [and all such Book Debts have been realised or will realise in the ordinary and usual course of collection their full value (subject to any allowance for bad or doubtful debts in the Accounts)].</paratext>
                  </para>
                </subclause1>
              </clause>
              <clause id="a980903">
                <identifier>12.</identifier>
                <head align="left" preservecase="true">
                  <headtext>Insurance</headtext>
                </head>
                <drafting.note id="a424840" jurisdiction="">
                  <head align="left" preservecase="true">
                    <headtext>Adequacy of insurance</headtext>
                  </head>
                  <division id="a000236" level="1">
                    <para>
                      <paratext>If there is a possibility of the buyer agreeing to assume liabilities in respect of the assets to be acquired from the seller, or in relation to employees, or if the buyer is acquiring insurance policies from the seller, it will be important for the buyer to carry out a thorough due diligence of any potential exposure and of the insurance coverage that the seller has in place. In order to do this, the buyer should consider instructing insurance experts, to ensure that it understands and maintains insurance coverage. The buyer should also consider seeking expert advice in relation to the warranties that may be required from the seller. For example, in addition to the warranties in this section, the buyer may require assurance from the seller that it has not failed to give any notice or present any claim under the policy in accordance with its terms.</paratext>
                    </para>
                  </division>
                </drafting.note>
                <subclause1 id="a401521">
                  <identifier>12.1</identifier>
                  <para>
                    <paratext>All the Assets are, and have at all material times been, insured to their full replacement or reinstatement value with a reputable insurer against fire and all other risks customarily insured against by persons carrying on the same types of business as the Business, and the Seller has at all material times adequately insured against accident, damage, injury, third party loss (including product liability) and all other risks customarily insured against by persons carrying on a similar business to the Business.</paratext>
                  </para>
                  <drafting.note id="a312027" jurisdiction="">
                    <head align="left" preservecase="true">
                      <headtext>Extent of insurance cover</headtext>
                    </head>
                    <division id="a000237" level="1">
                      <para>
                        <paratext>This warranty seeks to reassure the buyer that the target business is currently, and has been in the past, adequately insured in accordance with general practice in the relevant sector.</paratext>
                      </para>
                      <para>
                        <paratext>
                          The seller may have some difficulty in giving this warranty, as depending on the nature of the target business, there may be no obvious industry norm in insurance. The seller should therefore consider resisting this warranty (particularly if the warranty in 
                          <internal.reference refid="a879068">paragraph 12.2</internal.reference>
                           is given), on the basis that the buyer can make its own assessment regarding the extent and adequacy of the target business's insurance arrangements based on the policy information disclosed. Alternatively, the seller could seek to qualify the warranty by reference to the seller's awareness.
                        </paratext>
                      </para>
                    </division>
                  </drafting.note>
                </subclause1>
                <subclause1 id="a879068">
                  <identifier>12.2</identifier>
                  <para>
                    <paratext>Full particulars of all insurance policies held by the Seller in respect of the Business and the Assets have been Disclosed.</paratext>
                  </para>
                  <drafting.note id="a650985" jurisdiction="">
                    <head align="left" preservecase="true">
                      <headtext>Details of insurance policies</headtext>
                    </head>
                    <division id="a000238" level="1">
                      <para>
                        <paratext>
                          This warranty ensures that the details of the target business' insurance policies are disclosed, thereby enabling the buyer to review and assess the adequacy of the cover maintained, which will be relevant to the buyer during the Interim Period and will also assist in terms of determining what insurance it needs to have in place from completion. However, before requesting this warranty the buyer should ensure that it has the necessary resources and expertise available to review the disclosed information, and to assess the extent to which the information disclosed may qualify the other insurance warranties in 
                          <internal.reference refid="a980903">paragraph 12</internal.reference>
                          . The buyer may find it useful to employ its own specialist brokers to assess and advise on insurance issues.
                        </paratext>
                      </para>
                    </division>
                  </drafting.note>
                </subclause1>
                <subclause1 id="a762897">
                  <identifier>12.3</identifier>
                  <para>
                    <paratext>All the insurance policies held by the Seller in respect of the Business are in full force and effect and all premiums due on them have been paid, nothing has been done or not been done which has made or could make any of them void or voidable or whereby their renewal may be refused or their premiums are likely to be increased.</paratext>
                  </para>
                  <drafting.note id="a995161" jurisdiction="">
                    <head align="left" preservecase="true">
                      <headtext>Renewal and insurance premium</headtext>
                    </head>
                    <division id="a000239" level="1">
                      <para>
                        <paratext>This warranty imposes an onerous obligation on the seller, as it will be difficult for it to ascertain the factors that could affect the renewal requirements imposed by an insurer, or the calculation of the renewal premium. The seller should therefore consider introducing either or both of the following amendments:</paratext>
                      </para>
                      <list type="bulleted">
                        <list.item>
                          <para>
                            <paratext>Qualifying this warranty by awareness.</paratext>
                          </para>
                        </list.item>
                        <list.item>
                          <para>
                            <paratext>Limiting the warranty to a statement that no notice has been received from the insurers that an increase in premium is likely to occur.</paratext>
                          </para>
                        </list.item>
                      </list>
                    </division>
                  </drafting.note>
                </subclause1>
                <subclause1 id="a905522">
                  <identifier>12.4</identifier>
                  <para>
                    <paratext>None of the Policies:</paratext>
                  </para>
                  <subclause2 id="a93796">
                    <identifier>(a)</identifier>
                    <para>
                      <paratext>are subject to any special or unusual terms or restrictions, or to the payment of any premium in excess of the normal rate; or</paratext>
                    </para>
                  </subclause2>
                  <subclause2 id="a791624">
                    <identifier>(b)</identifier>
                    <para>
                      <paratext>are void or voidable and nothing has been done, or omitted to be done, which could make any of them void or voidable.</paratext>
                    </para>
                    <drafting.note id="a476917" jurisdiction="">
                      <head align="left" preservecase="true">
                        <headtext>Continuance of policies</headtext>
                      </head>
                      <division id="a000240" level="1">
                        <division id="a646255" level="2">
                          <head align="left" preservecase="true">
                            <headtext>Paragraph 12.4(a)</headtext>
                          </head>
                          <para>
                            <paratext>The matters covered in this warranty are largely subjective, and it may therefore be difficult for the seller to give this warranty with any confidence. The seller should try to resist this warranty, arguing that the buyer can make its own assessment of these matters based on the policy information that has been disclosed.</paratext>
                          </para>
                        </division>
                        <division id="a70469" level="2">
                          <head align="left" preservecase="true">
                            <headtext>Paragraph 12.4(b)</headtext>
                          </head>
                          <para>
                            <paratext>Under English law, an insurance policy is usually voidable if full disclosure of material facts is not made when the policy is entered into. This warranty therefore requires disclosure of any circumstances that would make any of the relevant policies void or voidable. The seller may try to qualify this warranty by awareness, but the buyer is likely to insist that the risk in this area is borne by the seller.</paratext>
                          </para>
                        </division>
                      </division>
                    </drafting.note>
                  </subclause2>
                </subclause1>
                <subclause1 id="a1040558">
                  <identifier>12.5</identifier>
                  <para>
                    <paratext>The Disclosure Letter contains complete and accurate details of all insurance claims made by the Seller in relation to the Business during the period of [12] months ending on the date of this agreement.</paratext>
                  </para>
                </subclause1>
                <subclause1 id="a158107">
                  <identifier>12.6</identifier>
                  <para>
                    <paratext>There are no material outstanding claims under, or in respect of the validity of, any of the insurance policies held by the Seller in respect of the Business and[, so far as the Seller is aware,] no such claims have been or are threatened and there are no circumstances likely to give rise to any claim under, or in respect of the validity of, any of those policies.</paratext>
                  </para>
                  <drafting.note id="a653937" jurisdiction="">
                    <head align="left" preservecase="true">
                      <headtext>Outstanding claims</headtext>
                    </head>
                    <division id="a000241" level="1">
                      <para>
                        <paratext>
                          This warranty requires the disclosure of outstanding insurance claims. If any material outstanding claims are disclosed, the buyer should consider seeking confirmation that such claims are covered by a policy of insurance and are not disputed by the relevant insurer. Note that the definition of 
                          <internal.reference refid="a669697">Third Party Rights</internal.reference>
                          <ital> </ital>
                          (a transferring asset class) includes the benefit of insurance claims.
                        </paratext>
                      </para>
                    </division>
                  </drafting.note>
                </subclause1>
              </clause>
              <clause condition="optional" id="a551578">
                <identifier>13.</identifier>
                <head align="left" preservecase="true">
                  <headtext>Anti-corruption</headtext>
                </head>
                <drafting.note id="a311462" jurisdiction="">
                  <head align="left" preservecase="true">
                    <headtext>Anti-corruption</headtext>
                  </head>
                  <division id="a000242" level="1">
                    <para>
                      <paratext>
                        The 
                        <link href="1-503-8422" style="ACTLinkPLCtoPLC">
                          <ital>Bribery Act 2010</ital>
                        </link>
                         (Bribery Act) came into force on 1 July 2011. A buyer on an asset sale will want to know whether the performance of the business has been influenced by any corrupt activities. It will also want to know whether any employees or associates of the business (which will transfer to the buyer) have been involved in any offences under the Bribery Act. If they have, there is a danger that such practices could continue and liability attach to the seller. In addition, any subsequently discovered offences could impact on the reputation of the business.
                      </paratext>
                    </para>
                    <para>
                      <paratext>
                        The anti-corruption warranties set out in this paragraph can be used in addition to the general compliance with laws warranty (see 
                        <internal.reference refid="a58559">paragraph 15</internal.reference>
                        ). However, where this approach is taken, the seller should ensure that any negotiated position in relation to the specific warranties in this paragraph is not undermined by the terms any overlapping general warranties. Similar issues may arise from an overlap between these warranties and the general disputes warranties set out in 
                        <internal.reference refid="a587465">paragraph 18</internal.reference>
                        .
                      </paratext>
                    </para>
                  </division>
                </drafting.note>
                <subclause1 id="a730238">
                  <identifier>13.1</identifier>
                  <para>
                    <paratext>The definition in this paragraph applies in this agreement.</paratext>
                  </para>
                  <defn.item id="a570285">
                    <defn.term>Associated Person</defn.term>
                    <defn>
                      <para>
                        <paratext>means in relation to a company, a person (including an employee, agent or subsidiary) who performs or has performed services for or on behalf of that company.</paratext>
                      </para>
                    </defn>
                    <drafting.note id="a427116" jurisdiction="">
                      <head align="left" preservecase="true">
                        <headtext>Associated Person</headtext>
                      </head>
                      <division id="a000243" level="1">
                        <para>
                          <paratext>
                            Under 
                            <link href="2-505-7405" style="ACTLinkPLCtoPLC">
                              <ital>section 7</ital>
                            </link>
                             of the Bribery Act, a company will be guilty of an offence if a person associated with it bribes another person, intending to obtain or retain business or a business advantage for the company, unless the company has in place adequate procedures designed to prevent bribery by its associated persons.
                          </paratext>
                        </para>
                        <para>
                          <paratext>
                            "Associated person" is defined widely in 
                            <link href="6-505-7818" style="ACTLinkPLCtoPLC">
                              <ital>section 8</ital>
                            </link>
                             of the Bribery Act and includes any person who performs services for or on behalf of the company (regardless of their capacity).
                          </paratext>
                        </para>
                        <para>
                          <paratext>In the context of an asset acquisition, a buyer will be keen that the warranties capture any suppliers and contractors of the business as these will become suppliers and contractors of the buyer.</paratext>
                        </para>
                      </division>
                    </drafting.note>
                  </defn.item>
                </subclause1>
                <subclause1 id="a105540">
                  <identifier>13.2</identifier>
                  <para>
                    <paratext>The Seller has not [in relation to the Business] at any time engaged in any activity, practice or conduct which would constitute an offence under the Bribery Act 2010.</paratext>
                  </para>
                  <drafting.note id="a1052635" jurisdiction="">
                    <head align="left" preservecase="true">
                      <headtext>No offence under the Bribery Act</headtext>
                    </head>
                    <division id="a000244" level="1">
                      <para>
                        <paratext>
                          This warranty should provide comfort for the buyer that the business has not benefitted from an offence under 
                          <link href="1-505-7401" style="ACTLinkPLCtoPLC">
                            <ital>sections 1</ital>
                          </link>
                          , 
                          <link href="3-503-8464" style="ACTLinkPLCtoPLC">
                            <ital>2</ital>
                          </link>
                           or 
                          <link href="5-505-7404" style="ACTLinkPLCtoPLC">
                            <ital>6</ital>
                          </link>
                           of the Bribery Act.
                        </paratext>
                      </para>
                      <para>
                        <paratext>
                          There is a potential overlap between this warranty and the general warranty in 
                          <internal.reference refid="a58559">paragraph 15</internal.reference>
                           relating to compliance with laws.
                        </paratext>
                      </para>
                    </division>
                  </drafting.note>
                </subclause1>
                <subclause1 id="a236678">
                  <identifier>13.3</identifier>
                  <para>
                    <paratext>No Associated Person of the Seller [in relation to the Business] has bribed another person (within the meaning given in section 7(3) of the Bribery Act 2010) intending to obtain or retain business or an advantage in the conduct of business for the Business, and the Seller has operated and has in place adequate procedures [in line with the guidance published by the Secretary of State under section 9 of the Bribery Act 2010] designed to prevent their Associated Persons from undertaking any such conduct.</paratext>
                  </para>
                  <drafting.note id="a477045" jurisdiction="">
                    <head align="left" preservecase="true">
                      <headtext>Section 7 offence and adequate prevention procedures</headtext>
                    </head>
                    <division id="a000245" level="1">
                      <para>
                        <paratext>
                          The warranty in this paragraph relates to the corporate offence under 
                          <link href="2-505-7405" style="ACTLinkPLCtoPLC">
                            <ital>section 7</ital>
                          </link>
                           of the Bribery Act. This is a strict liability offence. Corruption by associated third parties may be difficult to identify through due diligence, therefore this warranty is likely to be very important for a buyer.
                        </paratext>
                      </para>
                      <para>
                        <paratext>
                          In addition to warranting that no person associated with the target business has committed a bribery offence, the seller also warrants that it has adequate procedures in place to prevent bribery by its associated persons. If adequate procedures are in place, this will operate as a defence to a 
                          <link href="2-505-7405" style="ACTLinkPLCtoPLC">
                            <ital>section 7</ital>
                          </link>
                           offence. Whilst the buyer on an asset acquisition may not be directly interested in whether the seller has a defence due to having adequate procedures in place, the existence of robust procedures will give it comfort in respect of seller associates that will become buyer associates after completion.
                        </paratext>
                      </para>
                      <para>
                        <paratext>
                          <link href="2-505-5454" style="ACTLinkPLCtoPLC">
                            <ital>Section 9</ital>
                          </link>
                           of the Bribery Act requires the Secretary of State to publish guidance on the procedures that companies can put in place to prevent bribery by their associated persons. For more information, see 
                          <link href="9-502-3153" style="ACTLinkPLCtoPLC">
                            <ital>Practice note, Bribery Act 2010: anti-corruption policies</ital>
                          </link>
                          .
                        </paratext>
                      </para>
                      <para>
                        <paratext>
                          It should be noted that there is a potential overlap between this warranty and the general warranty in 
                          <internal.reference refid="a58559">paragraph 15</internal.reference>
                           relating to compliance with laws.
                        </paratext>
                      </para>
                    </division>
                  </drafting.note>
                </subclause1>
                <subclause1 id="a173923">
                  <identifier>13.4</identifier>
                  <para>
                    <paratext>Neither the Seller nor its Associated Persons is or has been the subject of any investigation, inquiry or enforcement proceedings by any governmental, administrative or regulatory body or any customer regarding any offence or alleged offence under the Bribery Act 2010 in connection with the Business, and no such investigation, inquiry or proceedings have been threatened or are pending and there are no circumstances likely to give rise to any such investigation, inquiry or proceedings.</paratext>
                  </para>
                  <drafting.note id="a693766" jurisdiction="">
                    <head align="left" preservecase="true">
                      <headtext>Investigations and proceedings under the Bribery Act</headtext>
                    </head>
                    <division id="a000246" level="1">
                      <para>
                        <paratext>
                          The seller may resist this warranty on the grounds that the general disputes warranty in 
                          <internal.reference refid="a587465">paragraph 18</internal.reference>
                           would already capture the matters addressed in this warranty. However, it should be noted that this warranty specifically includes references to investigations, inquiries and enforcement proceedings against Associated Persons, and is therefore broader than the general warranty in 
                          <internal.reference refid="a587465">paragraph 18</internal.reference>
                          .
                        </paratext>
                      </para>
                    </division>
                  </drafting.note>
                </subclause1>
                <subclause1 id="a965703">
                  <identifier>13.5</identifier>
                  <para>
                    <paratext>The Seller has not [in relation to the Business] been excluded from participation in a public contract as a result of being convicted of bribery or corruption.</paratext>
                  </para>
                  <drafting.note id="a880544" jurisdiction="">
                    <head align="left" preservecase="true">
                      <headtext>Debarment from public contracts</headtext>
                    </head>
                    <division id="a000247" level="1">
                      <para>
                        <paratext>If the seller has been convicted of "active" corruption, it is likely to be subject to mandatory debarment from public contracts (whether as supplier, contractor or service provider). For more information on the circumstances in which companies may be debarred from bidding for public contracts as a result of bribery offences, see Practice notes:</paratext>
                      </para>
                      <para>
                        <paratext>
                          <link href="https://uk.practicallaw.thomsonreuters.com/1-505-6883?originationContext=document&amp;amp;transitionType=DocumentItem&amp;amp;contextData=(sc.Default)" style="ACTLinkURL">
                            <ital>Debarment from public contracts and the Bribery Act 2010</ital>
                          </link>
                          .
                        </paratext>
                      </para>
                      <para>
                        <paratext>
                          <link anchor="co_anchor_a144923" href="https://uk.practicallaw.thomsonreuters.com/5-383-9734?originationContext=document&amp;amp;transitionType=DocumentItem&amp;amp;contextData=(sc.Default)" style="ACTLinkURL">
                            <ital>Public procurement in the UK: Eligibility</ital>
                          </link>
                          .
                        </paratext>
                      </para>
                      <para>
                        <paratext>
                          <link anchor="co_anchor_a678632" href="https://uk.practicallaw.thomsonreuters.com/7-579-9145?originationContext=document&amp;amp;transitionType=DocumentItem&amp;amp;contextData=(sc.Default)" style="ACTLinkURL">
                            <ital>Selection criteria and PQQs/standard selection questionnaires (SQs): Mandatory and discretionary grounds for exclusion</ital>
                          </link>
                          .
                        </paratext>
                      </para>
                      <para>
                        <paratext>Whether this warranty is relevant for a particular transaction will depend on the nature of the target business and whether the seller has any relevant involvement in public procurement.</paratext>
                      </para>
                    </division>
                  </drafting.note>
                </subclause1>
              </clause>
              <clause id="a430467">
                <identifier>14.</identifier>
                <head align="left" preservecase="true">
                  <headtext>Competition</headtext>
                </head>
                <drafting.note id="a534558" jurisdiction="">
                  <head align="left" preservecase="true">
                    <headtext>Competition</headtext>
                  </head>
                  <division id="a000248" level="1">
                    <para>
                      <paratext>
                        The warranties in this paragraph seek to ensure that the seller discloses all infringements of competition law (see 
                        <internal.reference refid="a304303">paragraph 14.2</internal.reference>
                        ), any current investigations relating to alleged competition law infringements (see 
                        <internal.reference refid="a126766">paragraph 14.3</internal.reference>
                        ), any threatened or pending proceedings or investigations (this includes any threats from third parties as well as competition authorities) (see 
                        <internal.reference refid="a393799">paragraph 14.4</internal.reference>
                        ) and the existence of any formal or informal undertakings or commitments to competition authorities which affect the target's business activities (see 
                        <internal.reference refid="a186175">paragraph 14.5</internal.reference>
                        ).
                      </paratext>
                    </para>
                    <para>
                      <paratext>However, through the disclosure and review of agreements and other documents, it will generally not be possible for the buyer to identify all possible infringements of competition law. Infringements can arise from unwritten agreements or understandings with competitors or from non-documented courses of conduct. The most serious infringements of competition law (such as cartel agreements to fix prices or to share markets) are often conducted covertly and so would not be discoverable by the buyer, if at all, until it takes over the operation of the business.</paratext>
                    </para>
                    <division id="a1051821" level="2">
                      <head align="left" preservecase="true">
                        <headtext>Legal issues</headtext>
                      </head>
                      <para>
                        <paratext>Infringement of competition law can expose a company to significant financial penalties (for example, up to 10% of annual group turnover) and to third party liability. It will also cause any illegal agreement to be void and unenforceable. Competition authorities also have wide powers of investigation. Even if an infringement is not ultimately proved, an investigation (whether arising from a complaint by a third party or otherwise) is very burdensome.</paratext>
                      </para>
                      <para>
                        <paratext>On an asset sale, a buyer will be keen to know whether the performance of the business has been influenced by any practices that contravene competition law, and will also not want to acquire any agreements or become part of any arrangements that are not in compliance with competition law.</paratext>
                      </para>
                    </division>
                    <division id="a968962" level="2">
                      <head align="left" preservecase="true">
                        <headtext>Negotiating and drafting issues</headtext>
                      </head>
                      <para>
                        <paratext>The buyer will have some protection against competition infringements from other general warranties including:</paratext>
                      </para>
                      <list type="bulleted">
                        <list.item>
                          <para>
                            <paratext>
                              Compliance with laws (
                              <internal.reference refid="a58559">paragraph 15</internal.reference>
                               ).
                            </paratext>
                          </para>
                        </list.item>
                        <list.item>
                          <para>
                            <paratext>
                              Disputes and investigations (
                              <internal.reference refid="a587465">paragraph 18</internal.reference>
                              ).
                            </paratext>
                          </para>
                        </list.item>
                      </list>
                      <para>
                        <paratext>However, given the potential gravity of a finding of infringement, as well as the burden of an investigation by a competition authority, the buyer will usually find it desirable to have express protection and to prompt specific disclosure on these issues.</paratext>
                      </para>
                      <division id="a774216" level="3">
                        <head align="left" preservecase="true">
                          <headtext>Buyer</headtext>
                        </head>
                        <list type="bulleted">
                          <list.item>
                            <para>
                              <paratext>Resist any attempt to argue that competition issues are covered by more general warranties.</paratext>
                            </para>
                          </list.item>
                          <list.item>
                            <para>
                              <paratext>Investigate the scope of activities of the target business to ensure that the warranty is as comprehensive as possible in order to cover all potentially applicable jurisdictions and potential infringements and laws that may apply to the business (for example, any additional sectoral legislation).</paratext>
                            </para>
                          </list.item>
                          <list.item>
                            <para>
                              <paratext>Resist any attempt to time limit the warranty, as competition investigations can be long running and, as long as they were started within the limitation period, can take into account actions over a long period of time.</paratext>
                            </para>
                          </list.item>
                          <list.item>
                            <para>
                              <paratext>Resist any materiality limitations. Materiality is not a straightforward issue in competition law terms as competition law can apply to an unlawful intention, even if it has minor actual effects. Any infringement decision can have potentially serious consequences and will damage the reputation of the business in a way that may not be quantifiable.</paratext>
                            </para>
                          </list.item>
                        </list>
                      </division>
                      <division id="a160970" level="3">
                        <head align="left" preservecase="true">
                          <headtext>Seller</headtext>
                        </head>
                        <list type="bulleted">
                          <list.item>
                            <para>
                              <paratext>Take care to disclose any customer complaints on issues such as pricing, terms of trading, refusal to supply and so on, as these could be circumstances potentially leading to a competition investigation.</paratext>
                            </para>
                          </list.item>
                          <list.item>
                            <para>
                              <paratext>Consider limiting the warranties in this paragraph to:</paratext>
                            </para>
                            <list type="bulleted">
                              <list.item>
                                <para>
                                  <paratext>the conduct of the business at the date of the agreement (that is, eliminate past conduct and conduct after the date of the agreement);</paratext>
                                </para>
                              </list.item>
                              <list.item>
                                <para>
                                  <paratext>conduct which is material;</paratext>
                                </para>
                              </list.item>
                              <list.item>
                                <para>
                                  <paratext>exclude conduct of which the seller is not aware; and/or</paratext>
                                </para>
                              </list.item>
                              <list.item>
                                <para>
                                  <paratext>specific legislation or jurisdictions.</paratext>
                                </para>
                              </list.item>
                            </list>
                          </list.item>
                        </list>
                      </division>
                    </division>
                  </division>
                </drafting.note>
                <subclause1 id="a1021089">
                  <identifier>14.1</identifier>
                  <para>
                    <paratext>The definition in this paragraph applies in this agreement.</paratext>
                  </para>
                  <defn.item id="a110022">
                    <defn.term>Competition Law</defn.term>
                    <defn>
                      <para>
                        <paratext>the national and directly effective legislation of any jurisdiction which governs the conduct of companies or individuals in relation to restrictive or other anti-competitive agreements or practices (including, but not limited to, cartels, pricing, resale pricing, market sharing, bid rigging, terms of trading, purchase or supply and joint ventures), dominant or monopoly market positions (whether held individually or collectively) and the control of acquisitions or mergers.</paratext>
                      </para>
                    </defn>
                    <drafting.note id="a217541" jurisdiction="">
                      <head align="left" preservecase="true">
                        <headtext>Definition of Competition Law</headtext>
                      </head>
                      <division id="a000249" level="1">
                        <para>
                          <paratext>Competition warranties should reflect all relevant legislation and possible areas of exposure. A generic definition of "Competition Law" is used. Alternatively, the definition could make specific reference to relevant legislation in this area.</paratext>
                        </para>
                      </division>
                    </drafting.note>
                  </defn.item>
                </subclause1>
                <subclause1 id="a304303">
                  <identifier>14.2</identifier>
                  <para>
                    <paratext>The Seller is not engaged in any agreement, arrangement, practice or conduct [in connection with the Business] which amounts to an infringement of the Competition Law of any jurisdiction in which the Business is conducted and none of its respective directors, officers or employees is or has been engaged in any activity which would be an offence or infringement under any such Competition Law.</paratext>
                  </para>
                </subclause1>
                <subclause1 id="a126766">
                  <identifier>14.3</identifier>
                  <para>
                    <paratext>Neither the Seller, nor any of its directors, officers or employees, is the subject of any investigation, inquiry or proceedings by any relevant government body, agency, authority or court in connection with any actual or alleged infringement of the Competition Law of any jurisdiction in which the Business is or has been conducted.</paratext>
                  </para>
                </subclause1>
                <subclause1 id="a393799">
                  <identifier>14.4</identifier>
                  <para>
                    <paratext>
                      No such investigation, inquiry or proceedings as referred to in 
                      <internal.reference refid="a126766">paragraph 14.3</internal.reference>
                       of this 
                      <internal.reference refid="a50415">Part 1</internal.reference>
                       of 
                      <internal.reference refid="a90549">Schedule 13</internal.reference>
                       have been threatened or are pending and there are no circumstances likely to give rise to any such investigation, inquiry or proceedings.
                    </paratext>
                  </para>
                </subclause1>
                <subclause1 id="a186175">
                  <identifier>14.5</identifier>
                  <para>
                    <paratext>The Business is not affected by any existing or pending decisions, judgments, orders or rulings of any relevant government body, agency, authority or court responsible for enforcing the Competition Law of any jurisdiction, nor have they given any undertakings or commitments to such bodies which affect the conduct of the Business.</paratext>
                  </para>
                </subclause1>
                <subclause1 condition="optional" id="a855053">
                  <identifier>14.6</identifier>
                  <para>
                    <paratext>The Seller is not in receipt of any payment, guarantee, financial assistance or other aid from the government or any state body which was not, but should have been, notified to the European Commission under Article 108 of the Treaty on the Functioning of the European Union for decision declaring such aid to be compatible with the internal market.</paratext>
                  </para>
                  <drafting.note id="a427123" jurisdiction="">
                    <head align="left" preservecase="true">
                      <headtext>State aid</headtext>
                    </head>
                    <division id="a000250" level="1">
                      <para>
                        <paratext>The warranty in this paragraph relates to situations where aid has been granted illegally from state bodies and so may need to be repaid. This will not be applicable to all targets.</paratext>
                      </para>
                    </division>
                  </drafting.note>
                </subclause1>
              </clause>
              <clause id="a58559">
                <identifier>15.</identifier>
                <head align="left" preservecase="true">
                  <headtext>Compliance with laws</headtext>
                </head>
                <subclause1 id="a898541">
                  <identifier>15.1</identifier>
                  <para>
                    <paratext>The Seller has at all times conducted the Business in accordance with, and has acted in compliance with, all applicable laws and regulations.</paratext>
                  </para>
                  <drafting.note id="a658255" jurisdiction="">
                    <head align="left" preservecase="true">
                      <headtext>Compliance with laws</headtext>
                    </head>
                    <division id="a000251" level="1">
                      <para>
                        <paratext>A buyer will usually want to know about any seller non-compliance that can have an effect on the transaction or on the business going forward.</paratext>
                      </para>
                      <division id="a230541" level="2">
                        <head align="left" preservecase="true">
                          <headtext>Negotiating and drafting issues</headtext>
                        </head>
                        <para>
                          <paratext>The seller should be reluctant to accept such a widely drawn warranty, and should consider the following issues in particular:</paratext>
                        </para>
                        <list type="bulleted">
                          <list.item>
                            <para>
                              <paratext>
                                There is some overlap between the warranty in 
                                <internal.reference refid="a898541">paragraph 15.1</internal.reference>
                                 and the warranties covering compliance in specific areas, such as environmental and health and safety matters. The seller should take care that the standard of compliance that may be negotiated in relation to a specific area is not undermined by agreeing to a general compliance warranty in the terms of paragraph 15.1. This risk could be minimised by:
                              </paratext>
                            </para>
                            <list type="bulleted">
                              <list.item>
                                <para>
                                  <paratext>
                                    resisting a general compliance warranty in the terms of 
                                    <internal.reference refid="a898541">paragraph 15.1</internal.reference>
                                    , and requiring the buyer to negotiate separate legal compliance warranties in specified areas that are fundamental to the target business; or
                                  </paratext>
                                </para>
                              </list.item>
                              <list.item>
                                <para>
                                  <paratext>
                                    accepting a general compliance warranty, but seeking to "box" or "ring-fence" the warranties in any areas that are subject to a specific legal compliance warranty, thereby avoiding any conflict between the terms of those specific warranties and 
                                    <internal.reference refid="a898541">paragraph 15.1</internal.reference>
                                    . For further information, see 
                                    <internal.reference refid="a528220">Drafting note, Warranties</internal.reference>
                                    .
                                  </paratext>
                                </para>
                              </list.item>
                            </list>
                          </list.item>
                          <list.item>
                            <para>
                              <paratext>However, a buyer should be wary of accepting either of these tactics, as they both carry the risk of gaps arising in the extent of the warranty cover.</paratext>
                            </para>
                          </list.item>
                        </list>
                        <list type="bulleted">
                          <list.item>
                            <para>
                              <paratext>It is highly unlikely that any company has at all times complied with all applicable laws in every respect. To reflect this reality, the seller should consider the following:</paratext>
                            </para>
                            <list type="bulleted">
                              <list.item>
                                <para>
                                  <paratext>limiting the warranty to the conduct of the target business as at the date of the agreement (that is, eliminating past conduct);</paratext>
                                </para>
                              </list.item>
                              <list.item>
                                <para>
                                  <paratext>inserting a materiality qualification; and/or</paratext>
                                </para>
                              </list.item>
                              <list.item>
                                <para>
                                  <paratext>qualifying the warranty by reference to the seller's knowledge ("so far as the seller is aware").</paratext>
                                </para>
                              </list.item>
                            </list>
                          </list.item>
                        </list>
                        <para>
                          <paratext>
                            If the seller tries to negotiate a materiality qualification to the warranty, the buyer should ensure that this is judged by its effect on the target business. In some contexts, a fairly minor or technical breach of law may be capable of having significant consequences. The buyer should also carefully consider any proposed materiality qualification in the context of any limitations of liability that apply to the warranties generally (see 
                            <internal.reference refid="a356412">clause 8</internal.reference>
                            ). For example, a materiality qualification may be inappropriate if the agreement contains an individual 
                            <ital>de minimis</ital>
                             limit (see 
                            <internal.reference refid="a935794">clause 8.3(a)</internal.reference>
                            ) as arguably, this already filters any minor matters.
                          </paratext>
                        </para>
                      </division>
                    </division>
                  </drafting.note>
                </subclause1>
                <subclause1 id="a815681">
                  <identifier>15.2</identifier>
                  <para>
                    <paratext>Neither the Seller, nor any of its respective directors or employees (current or past), has been convicted of an offence in relation to the Business.</paratext>
                  </para>
                </subclause1>
              </clause>
              <clause id="a562282">
                <identifier>16.</identifier>
                <head align="left" preservecase="true">
                  <headtext>Licences and consents</headtext>
                </head>
                <drafting.note id="a666373" jurisdiction="">
                  <head align="left" preservecase="true">
                    <headtext>Licences and consents</headtext>
                  </head>
                  <division id="a000252" level="1">
                    <para>
                      <paratext>In this paragraph, the seller warrants it has all licences and permissions necessary to carry on its business in the places, and in the manner, in which its business is currently carried on. If the target business is operating in a regulated sector, this area will be of particular importance to the buyer, as the lack or loss of an important licence could have a substantial impact on the value of the target business. The buyer will need to, in turn, work out which of these licences it needs to have transferred to it or apply for. This warranty should be no more than a confirmatory exercise, as this should all have been done at the due diligence phase (at least in respect of material licences and consents).</paratext>
                    </para>
                  </division>
                </drafting.note>
                <subclause1 id="a280468">
                  <identifier>16.1</identifier>
                  <para>
                    <paratext>
                      The Seller holds all licences, consents, permits and authorities necessary to carry on the Business in the places and in the manner in which it is carried on at the date of this agreement (
                      <defn.term>Consents</defn.term>
                      ). Details of the Consents and copies of all related documentation have been Disclosed.
                    </paratext>
                  </para>
                  <drafting.note id="a281791" jurisdiction="">
                    <head align="left" preservecase="true">
                      <headtext>Consents</headtext>
                    </head>
                    <division id="a000253" level="1">
                      <para>
                        <paratext>A buyer will usually require this warranty on the basis that the seller is better placed to know what consents or authorities (if any) are required for the conduct of the target business.</paratext>
                      </para>
                      <division id="a1017344" level="2">
                        <head align="left" preservecase="true">
                          <headtext>Negotiating and drafting issues</headtext>
                        </head>
                        <list type="bulleted">
                          <list.item>
                            <para>
                              <paratext>The definition of "Consents" is widely drafted in this warranty. It aims to capture consents required in any jurisdiction in which the target operates, which could extend beyond the UK. It may also catch commercial arrangements, such as intellectual property licences, where such arrangements are key to the business of the target business. Where this is the case, it may be appropriate to include an express carve-out for intellectual property (IP) matters, on the basis that such matters are more appropriately dealt with as part of the IP specific warranties. However, a buyer should exercise caution with this approach, as it could result in gaps arising in the extent of the warranty cover.</paratext>
                            </para>
                          </list.item>
                          <list.item>
                            <para>
                              <paratext>
                                There is the potential for overlap between this warranty and any subject-specific warranties covering licences and consents that may be required in regulated areas, such as environment and health and safety. The seller should therefore take care that the warranty standard negotiated in relation to any area-specific warranty is not undermined as a result of the general warranty in 
                                <internal.reference refid="a280468">paragraph 16.1</internal.reference>
                                .
                              </paratext>
                            </para>
                          </list.item>
                        </list>
                      </division>
                    </division>
                  </drafting.note>
                </subclause1>
                <subclause1 id="a595419">
                  <identifier>16.2</identifier>
                  <para>
                    <paratext>Each of the Consents is valid and subsisting, and the Seller is not in breach of the terms or conditions of the Consents (or any of them).</paratext>
                  </para>
                  <drafting.note id="a403196" jurisdiction="">
                    <head align="left" preservecase="true">
                      <headtext>Compliance with consents</headtext>
                    </head>
                    <division id="a000254" level="1">
                      <para>
                        <paratext>When acting for the seller, consider qualifying the second limb of this warranty (no breach of Consents) by the seller's awareness, and/or applying a materiality threshold.</paratext>
                      </para>
                    </division>
                  </drafting.note>
                </subclause1>
                <subclause1 id="a249459">
                  <identifier>16.3</identifier>
                  <para>
                    <paratext>There is no reason why any of the Consents may be revoked, suspended or cancelled (in whole or in part) and there is no reason, so far as the Seller is aware, why the Consents should not be renewed on the same terms by the Buyer or transferred to the Buyer.</paratext>
                  </para>
                  <drafting.note id="a1003788" jurisdiction="">
                    <head align="left" preservecase="true">
                      <headtext>Revocation and renewal of consents</headtext>
                    </head>
                    <division id="a000255" level="1">
                      <para>
                        <paratext>When acting for the seller, consider qualifying this warranty by the seller's awareness.</paratext>
                      </para>
                    </division>
                  </drafting.note>
                </subclause1>
              </clause>
              <clause id="a805137">
                <identifier>17.</identifier>
                <head align="left" preservecase="true">
                  <headtext>Defective products/services</headtext>
                </head>
                <drafting.note id="a500941" jurisdiction="">
                  <head align="left" preservecase="true">
                    <headtext>Defective products and services</headtext>
                  </head>
                  <division id="a000256" level="1">
                    <para>
                      <paratext>The warranties in this paragraph seek to reassure the buyer that:</paratext>
                    </para>
                    <list type="bulleted">
                      <list.item>
                        <para>
                          <paratext>The target business has not produced defective products.</paratext>
                        </para>
                      </list.item>
                      <list.item>
                        <para>
                          <paratext>The target business has complied with any warranties and all applicable laws relating to its products or services.</paratext>
                        </para>
                      </list.item>
                      <list.item>
                        <para>
                          <paratext>There are no disputes in respect of any products or services supplied by the target business.</paratext>
                        </para>
                      </list.item>
                    </list>
                    <para>
                      <paratext>As drafted, these warranties anticipate that the target business is involved in the manufacture and sale of products, as well as the supply of services. The warranties should reflect the nature of the business, and may therefore need to be abbreviated or expanded accordingly.</paratext>
                    </para>
                    <para>
                      <paratext>In reviewing any disclosures made against these warranties, the buyer should consider:</paratext>
                    </para>
                    <list type="bulleted">
                      <list.item>
                        <para>
                          <paratext>The requirements and standards that apply to the manufacture or supply of products (as appropriate) under the law of each jurisdiction in which the seller carries on business.</paratext>
                        </para>
                      </list.item>
                      <list.item>
                        <para>
                          <paratext>Situations in which the target business may have to repair or replace products to protect its reputation, even where the product does not breach any law or warranty. This scenario is unlikely to be covered by a defective product warranty.</paratext>
                        </para>
                      </list.item>
                    </list>
                    <para>
                      <paratext>
                        Note that under this agreement, liability for defective products supplied by the seller should not transfer to the Buyer (see 
                        <internal.reference refid="a79518">clause 11.2</internal.reference>
                        ). Regardless, the Buyer will want to know if it is acquiring a business that has supplied defective products.
                      </paratext>
                    </para>
                  </division>
                </drafting.note>
                <subclause1 id="a115035">
                  <identifier>17.1</identifier>
                  <para>
                    <paratext>The Seller has not, in connection with the Business, manufactured or sold any products or supplied any services which were at the time they were manufactured, sold or supplied [or are, or will become], faulty or defective or which did not [or do not] comply with:</paratext>
                  </para>
                  <subclause2 id="a804773">
                    <identifier>(a)</identifier>
                    <para>
                      <paratext>any warranties or representations expressly or impliedly made by or on behalf of the Seller in connection with such products or services; or</paratext>
                    </para>
                  </subclause2>
                  <subclause2 id="a60525">
                    <identifier>(b)</identifier>
                    <para>
                      <paratext>any laws, regulations, standards and requirements applicable to such products or services.</paratext>
                    </para>
                    <drafting.note id="a343594" jurisdiction="">
                      <head align="left" preservecase="true">
                        <headtext>Compliance with warranties, laws and standards</headtext>
                      </head>
                      <division id="a000257" level="1">
                        <para>
                          <paratext>When acting for the seller:</paratext>
                        </para>
                        <list type="bulleted">
                          <list.item>
                            <para>
                              <paratext>Try to resist giving a warranty that products will not become defective as this may be very difficult to predict with any accuracy and should arguably be at the buyer's risk (as a post-completion event).</paratext>
                            </para>
                          </list.item>
                          <list.item>
                            <para>
                              <paratext>Try to negotiate a materiality qualification to these warranties.</paratext>
                            </para>
                          </list.item>
                          <list.item>
                            <para>
                              <paratext>Ensure that any warranty relating to compliance with laws or standards is limited to the time the relevant product or service was supplied. The seller should resist accepting liability for ensuring that the products comply with future legal requirements or standards that are introduced after the supply has been made.</paratext>
                            </para>
                          </list.item>
                          <list.item>
                            <para>
                              <paratext>
                                Note that the reference to 
                                <ital>"standards and requirements"</ital>
                                 could be widely construed; it could cover products failing to comply with compatibility standards as well as safety standards. Seek to delete this reference where possible.
                              </paratext>
                            </para>
                          </list.item>
                          <list.item>
                            <para>
                              <paratext>
                                It should also be noted that there is potential overlap between the warranty in 
                                <internal.reference refid="a60525">paragraph 17.1(b)</internal.reference>
                                 and the general compliance warranties in 
                                <internal.reference refid="a898541">paragraph 15.1</internal.reference>
                                . To the extent that there is an overlap, the seller should ensure that there is consistency in the standards required by the overlapping warranties, or negotiate an appropriate carve-out from the general compliance warranty in 
                                <internal.reference refid="a898541">paragraph 15.1</internal.reference>
                                .
                              </paratext>
                            </para>
                          </list.item>
                        </list>
                      </division>
                    </drafting.note>
                  </subclause2>
                </subclause1>
                <subclause1 id="a232400">
                  <identifier>17.2</identifier>
                  <para>
                    <paratext>No proceedings have been started, are pending or have been threatened against the Seller:</paratext>
                  </para>
                  <subclause2 id="a543193">
                    <identifier>(a)</identifier>
                    <para>
                      <paratext>in which it is claimed that any product manufactured or sold by the Seller [in connection with the Business] is defective, not appropriate for its intended use or has caused bodily injury or material damage to any person or property when applied or used as intended; or</paratext>
                    </para>
                  </subclause2>
                  <subclause2 id="a938402">
                    <identifier>(b)</identifier>
                    <para>
                      <paratext>in respect of any services supplied by the Seller [in connection with the Business].</paratext>
                    </para>
                  </subclause2>
                </subclause1>
                <subclause1 id="a87224">
                  <identifier>17.3</identifier>
                  <para>
                    <paratext>There are no disputes between the Seller and any of its respective customers, clients or any other third parties in connection with any products or services manufactured, sold or supplied in connection with the Business.</paratext>
                  </para>
                  <drafting.note id="a742326" jurisdiction="">
                    <head align="left" preservecase="true">
                      <headtext>Disputes relating to products or services</headtext>
                    </head>
                    <division id="a000258" level="1">
                      <para>
                        <paratext>The focus of this warranty is to prompt disclosure of any issues relating to the supply of products or services that are disputed by the target business or its customers.</paratext>
                      </para>
                    </division>
                  </drafting.note>
                </subclause1>
              </clause>
              <clause id="a587465">
                <identifier>18.</identifier>
                <head align="left" preservecase="true">
                  <headtext>Disputes</headtext>
                </head>
                <drafting.note id="a120395" jurisdiction="">
                  <head align="left" preservecase="true">
                    <headtext>Disputes and investigation</headtext>
                  </head>
                  <division id="a000259" level="1">
                    <para>
                      <paratext>
                        The seller should be mindful of the potential overlap between the warranties in this paragraph and any warranties covering disputes and investigations arising in specific areas. The seller should therefore take care that the standard negotiated in relation to any area-specific warranty is not undermined as a result of the general warranties set out in this paragraph. One way of minimising this risk would be to "box" or "ring-fence" the warranties in any areas that are subject to a specific disputes and investigation warranty (see 
                        <internal.reference refid="a528220">Drafting note, Warranties</internal.reference>
                        ).
                      </paratext>
                    </para>
                  </division>
                </drafting.note>
                <subclause1 id="a598147">
                  <identifier>18.1</identifier>
                  <para>
                    <paratext>
                      Neither the Seller, nor any person for whose acts or omissions it may be vicariously liable, is engaged or involved in or otherwise subject to any of the following matters (such matters being referred to in this paragraph 18 as 
                      <bold>Proceedings</bold>
                      ):
                    </paratext>
                  </para>
                  <subclause2 id="a972478">
                    <identifier>(a)</identifier>
                    <para>
                      <paratext>any litigation or administrative, mediation, arbitration or other proceedings, or any claims, actions or hearings before any court, tribunal or any governmental, regulatory or similar body, or any department, board or agency (except for debt collection in the ordinary and usual course of business, details of which have been Disclosed) in relation to the Business or the Assets or any of them; or</paratext>
                    </para>
                  </subclause2>
                  <subclause2 id="a794941">
                    <identifier>(b)</identifier>
                    <para>
                      <paratext>any dispute with, or any investigation, inquiry or enforcement proceedings by, any governmental, regulatory or similar body or agency in any jurisdiction.</paratext>
                    </para>
                    <drafting.note id="a420428" jurisdiction="">
                      <head align="left" preservecase="true">
                        <headtext>No disputes or proceedings</headtext>
                      </head>
                      <division id="a000260" level="1">
                        <para>
                          <paratext>
                            This should be a relatively uncontroversial warranty, although the seller may seek to exclude 
                            <link href="9-200-3629" style="ACTLinkPLCtoPLC">
                              <bold>
                                <ital>vicarious liability</ital>
                              </bold>
                            </link>
                             from the scope of the warranty. There are a number of circumstances under which a company may be vicariously liable for the acts of others, most notably in an employment context. At common law, an employer may be vicariously liable for the tortious acts of its employees if they are carried out "in the course of employment". It is preferable from the seller's point of view to keep the ambit of this warranty as narrow and focused as possible. For further information relating to vicarious liability generally, see 
                            <link href="3-521-4527" style="ACTLinkPLCtoPLC">
                              <ital>Practice note, Vicarious liability</ital>
                            </link>
                            .
                          </paratext>
                        </para>
                      </division>
                    </drafting.note>
                  </subclause2>
                </subclause1>
                <subclause1 id="a61975">
                  <identifier>18.2</identifier>
                  <para>
                    <paratext>No Proceedings have been threatened or are pending by or against the Seller or any person for whose acts or omissions it may be vicariously liable, and there are no  circumstances likely to give rise to any such Proceedings.</paratext>
                  </para>
                  <drafting.note id="a909233" jurisdiction="">
                    <head align="left" preservecase="true">
                      <headtext>Pending or threatened proceedings</headtext>
                    </head>
                    <division id="a000261" level="1">
                      <para>
                        <paratext>It may be difficult for the seller to give the first limb of this warranty in relation to those for whom it may be vicariously liable, as the seller won't necessarily be aware of any threat of proceedings that has been made against such persons. The seller should consider resisting this aspect of the warranty, or qualify it by awareness.</paratext>
                      </para>
                      <para>
                        <paratext>The seller should also try to qualify the second limb of the warranty (no circumstances likely to give rise to proceedings) by awareness.</paratext>
                      </para>
                    </division>
                  </drafting.note>
                </subclause1>
                <subclause1 id="a260875">
                  <identifier>18.3</identifier>
                  <para>
                    <paratext>The Seller is not affected [in relation to the Business] by any subsisting or pending judgment, order or other decision or ruling of a court, tribunal or arbitrator, or of any governmental, regulatory or similar body or agency in any jurisdiction. The Seller has not given to any court, tribunal or arbitrator, or any governmental, regulatory or similar body or agency in any jurisdiction, or to any third party, a subsisting undertaking arising out of, or in connection with, any Proceedings.</paratext>
                  </para>
                </subclause1>
                <subclause1 id="a566103">
                  <identifier>18.4</identifier>
                  <para>
                    <paratext>Details of all material claims, complaints or returns relating to the Business that have occurred during the 12 months preceding the date of this agreement have been Disclosed.</paratext>
                  </para>
                </subclause1>
              </clause>
              <clause id="a163302">
                <identifier>19.</identifier>
                <head align="left" preservecase="true">
                  <headtext>Insolvency</headtext>
                </head>
                <drafting.note id="a267393" jurisdiction="">
                  <head align="left" preservecase="true">
                    <headtext>Insolvency</headtext>
                  </head>
                  <division id="a000262" level="1">
                    <para>
                      <paratext>The warranties in this paragraph seek to reassure the buyer that the seller is not insolvent and is unlikely to become insolvent imminently. A buyer does not want the transaction challenged or unwound.</paratext>
                    </para>
                    <para>
                      <paratext>These warranties establish an insolvency test that is both specific to the UK and generic, in the sense that it will catch any processes that have been started for the purpose of reorganising or ultimately dissolving the Seller in different jurisdictions. However, where the Seller is incorporated outside England and Wales, it will generally be preferable to define insolvency by reference to relevant local laws.</paratext>
                    </para>
                    <para>
                      <paratext>
                        For an overview of the insolvency regime in England and Wales, see 
                        <link href="8-107-3973" style="ACTLinkPLCtoPLC">
                          <ital>Practice note, Corporate insolvency: a guide</ital>
                        </link>
                        .
                      </paratext>
                    </para>
                  </division>
                </drafting.note>
                <subclause1 id="a878557">
                  <identifier>19.1</identifier>
                  <para>
                    <paratext>The Seller:</paratext>
                  </para>
                  <subclause2 id="a391645">
                    <identifier>(a)</identifier>
                    <para>
                      <paratext>is not insolvent or unable to pay its debts within the meaning of the Insolvency Act 1986 or any other applicable insolvency legislation; and</paratext>
                    </para>
                  </subclause2>
                  <subclause2 id="a658678">
                    <identifier>(b)</identifier>
                    <para>
                      <paratext>has not stopped paying its debts as they fall due.</paratext>
                    </para>
                  </subclause2>
                </subclause1>
                <subclause1 id="a835142">
                  <identifier>19.2</identifier>
                  <para>
                    <paratext>No step has been taken in any applicable jurisdiction to initiate any process by or under which:</paratext>
                  </para>
                  <subclause2 id="a719922">
                    <identifier>(a)</identifier>
                    <para>
                      <paratext>the ability of the creditors of the Seller to take any action to enforce their debts is suspended, restricted or prevented; or</paratext>
                    </para>
                  </subclause2>
                  <subclause2 id="a173906">
                    <identifier>(b)</identifier>
                    <para>
                      <paratext>some or all of the creditors of the Seller accept, by agreement or in pursuance of a court order, an amount less than the sums owing to them in satisfaction of those sums with a view to preventing the dissolution of the Seller; or</paratext>
                    </para>
                  </subclause2>
                  <subclause2 id="a497440">
                    <identifier>(c)</identifier>
                    <para>
                      <paratext>a person is appointed to manage the affairs, business and assets of the Seller on behalf of its creditors; or</paratext>
                    </para>
                  </subclause2>
                  <subclause2 id="a104002">
                    <identifier>(d)</identifier>
                    <para>
                      <paratext>the holder of a charge over any of the assets of the Seller is appointed to control the business and/or any assets of the Seller.</paratext>
                    </para>
                  </subclause2>
                </subclause1>
                <subclause1 id="a284317">
                  <identifier>19.3</identifier>
                  <para>
                    <paratext>In relation to the Seller:</paratext>
                  </para>
                  <subclause2 id="a1038645">
                    <identifier>(a)</identifier>
                    <para>
                      <paratext>no administrator has been appointed;</paratext>
                    </para>
                  </subclause2>
                  <subclause2 id="a775657">
                    <identifier>(b)</identifier>
                    <para>
                      <paratext>no documents have been filed with the court for the appointment of an administrator; and</paratext>
                    </para>
                  </subclause2>
                  <subclause2 id="a236726">
                    <identifier>(c)</identifier>
                    <para>
                      <paratext>no notice of an intention to appoint an administrator has been given by the Seller, its directors or by a qualifying floating charge holder (as defined in paragraph 14 of Schedule B1 to the Insolvency Act 1986).</paratext>
                    </para>
                  </subclause2>
                </subclause1>
                <subclause1 id="a666570">
                  <identifier>19.4</identifier>
                  <para>
                    <paratext>No process has been initiated which could lead to the Seller being dissolved and its assets being distributed among its creditors, shareholders or other contributors.</paratext>
                  </para>
                </subclause1>
                <subclause1 id="a908195">
                  <identifier>19.5</identifier>
                  <para>
                    <paratext>No distress, execution or other process has been levied or enforced on, and no creditor or encumbrancer has taken control of, any goods or assets of the Seller.</paratext>
                  </para>
                </subclause1>
              </clause>
              <clause id="a576784">
                <identifier>20.</identifier>
                <head align="left" preservecase="true">
                  <headtext>Effect of agreement</headtext>
                </head>
                <subclause1 id="a630191">
                  <para>
                    <paratext>The execution and delivery of this agreement and the fulfilment and performance of and compliance with the terms of this agreement do not and will not:</paratext>
                  </para>
                  <subclause2 id="a469971">
                    <identifier>(a)</identifier>
                    <para>
                      <paratext>conflict with, violate or result in a breach of the terms, provisions or conditions of any of the Business Contracts or any law, undertaking to, or judgment, order, injunction or decree of any court; or</paratext>
                    </para>
                  </subclause2>
                  <subclause2 id="a950630">
                    <identifier>(b)</identifier>
                    <para>
                      <paratext>relieve any person of any contractual or other obligation under any of the Business Contracts or entitle any person to terminate any such obligation; or</paratext>
                    </para>
                  </subclause2>
                  <subclause2 id="a243072">
                    <identifier>(c)</identifier>
                    <para>
                      <paratext>terminate, make subject to termination or adversely affect from the point of view of the Business its enjoyment of any present or future benefit or privilege; or</paratext>
                    </para>
                  </subclause2>
                  <subclause2 id="a100170">
                    <identifier>(d)</identifier>
                    <para>
                      <paratext>result in any customer of or supplier to the Business ceasing to deal, or substantially reducing the existing level of its dealings, with the Business, and the Seller is not aware of any intention on the part of any such customer or supplier to cease so to deal or so to reduce the existing level of such dealings.</paratext>
                    </para>
                  </subclause2>
                </subclause1>
              </clause>
            </part>
            <part id="a794456">
              <identifier>Part 2</identifier>
              <head align="left" preservecase="true">
                <headtext>Intellectual Property</headtext>
              </head>
              <drafting.note id="a792513" jurisdiction="">
                <head align="left" preservecase="true">
                  <headtext>Intellectual property warranties</headtext>
                </head>
                <division id="a000263" level="1">
                  <para>
                    <paratext>These warranties are designed to assure the buyer that the seller owns or has properly licensed all the intellectual property (IP) needed for the business, and that the seller will be able to transfer ownership of the IP and the benefit of IP licences to the buyer.</paratext>
                  </para>
                  <division id="a000264" level="2">
                    <division id="a479958" level="3">
                      <head align="left" preservecase="true">
                        <headtext>Legal issues</headtext>
                      </head>
                      <para>
                        <paratext>Very specific disclosure is important. If the seller is one of a group of companies, other group companies will frequently own the rights used by the seller for the purpose of carrying on the business. The buyer needs precise details as to the ownership of rights so that, for example, formal licences from other group companies can be entered into if necessary.</paratext>
                      </para>
                    </division>
                    <division id="a654905" level="3">
                      <head align="left" preservecase="true">
                        <headtext>Negotiating and drafting issues</headtext>
                      </head>
                      <para>
                        <paratext>What is necessary in these warranties will depend very much on the nature of the business. For example, detailed warranties will be very important in the case of a pharmaceutical business with patents for important drugs, or a merchandising business with rights to exploit television or film characters.</paratext>
                      </para>
                    </division>
                    <division id="a469277" level="3">
                      <head align="left" preservecase="true">
                        <headtext>Buyer</headtext>
                      </head>
                      <list type="bulleted">
                        <list.item>
                          <para>
                            <paratext>
                              Request details of the registered and unregistered IP rights owned by the seller and used in the business (
                              <internal.reference refid="a446017">paragraph 1</internal.reference>
                              ), and of IP rights owned by third parties that are used in the business (
                              <internal.reference refid="a491334">paragraph 2</internal.reference>
                              ).
                            </paratext>
                          </para>
                        </list.item>
                        <list.item>
                          <para>
                            <paratext>Where third party rights licensed to the seller are used in the business, check that:</paratext>
                          </para>
                          <list type="bulleted">
                            <list.item>
                              <para>
                                <paratext>the benefit of those licences can be freely assigned by the seller to the buyer; and</paratext>
                              </para>
                            </list.item>
                            <list.item>
                              <para>
                                <paratext>licences which are in place cannot be terminated on a transfer of the business.</paratext>
                              </para>
                            </list.item>
                          </list>
                        </list.item>
                        <list.item>
                          <para>
                            <paratext>Also, consider the need to enter into formal licences with third parties where no formal arrangements are already in place.</paratext>
                          </para>
                        </list.item>
                      </list>
                      <list type="bulleted">
                        <list.item>
                          <para>
                            <paratext>
                              Have IP rights used in the business been licensed to third parties? Has the seller permitted the use of such rights by third parties (so that, for example, a third party may claim the benefit of an ongoing implied licence)? 
                              <internal.reference refid="a69272">paragraph 2(b)</internal.reference>
                               requires any such licences or permissions to be specified.
                            </paratext>
                          </para>
                        </list.item>
                        <list.item>
                          <para>
                            <paratext>
                              If the assets to be transferred include registered trade marks (or the benefit of pending applications) that are of particular importance to the buyer, consider adding the following new sub-paragraph to 
                              <internal.reference refid="a523378">paragraph 5</internal.reference>
                              :
                            </paratext>
                          </para>
                          <para>
                            <paratext>"nothing has been done or omitted to be done which might render any registered trade mark used in relation to the Business liable to be revoked or declared invalid, or any application for a trade mark intended to be used in the Business liable to be refused".</paratext>
                          </para>
                        </list.item>
                      </list>
                      <list type="bulleted">
                        <list.item>
                          <para>
                            <paratext>If patents are of particular importance, consider adding:</paratext>
                          </para>
                          <para>
                            <paratext>"there are no outstanding or potential claims against the Seller under any contract, or under section 40 of the Patents Act 1977, for employee compensation in respect of any Intellectual Property Rights".</paratext>
                          </para>
                          <para>
                            <paratext>
                              This standard document assumes that the transfer of employees of the business is regulated by 
                              <link href="2-505-5915" style="ACTLinkPLCtoPLC">
                                <ital>TUPE</ital>
                              </link>
                              . The effect of this is, among other things, broadly speaking, automatic transfer of employees engaged in the business from seller to buyer. As a result, the buyer is required to step into the shoes of the seller with regard to the employees and their terms and conditions.
                            </paratext>
                          </para>
                          <para>
                            <paratext>
                              The wording in 
                              <internal.reference refid="a954339">clause 14.2</internal.reference>
                               is wide enough to cover compensation which may be due to an employee under
                              <link href="2-507-8808" style="ACTLinkPLCtoPLC">
                                <ital> section 40</ital>
                              </link>
                               of the Patents Act 1977 (PA), which provides that an employee may be awarded compensation if:
                            </paratext>
                          </para>
                          <list type="bulleted">
                            <list.item>
                              <para>
                                <paratext>he has made an invention, which belongs to the employer;</paratext>
                              </para>
                            </list.item>
                            <list.item>
                              <para>
                                <paratext>a patent has been granted for the invention; and</paratext>
                              </para>
                            </list.item>
                            <list.item>
                              <para>
                                <paratext>the patent is of outstanding benefit to the employer.</paratext>
                              </para>
                            </list.item>
                          </list>
                        </list.item>
                        <list.item>
                          <para>
                            <paratext>
                              For further details on employee inventions, see 
                              <link href="1-107-3660#a1025663" style="ACTLinkPLCtoPLC">
                                <ital>Practice note, Overview of patents: ownership of inventions</ital>
                              </link>
                               and 
                              <link href="5-200-2151#a425441" style="ACTLinkPLCtoPLC">
                                <ital>Practice note, Intellectual property issues in relation to employees and consultants: Patents</ital>
                              </link>
                              .
                            </paratext>
                          </para>
                          <para>
                            <paratext>
                              In relation to employee warranties, 
                              <internal.reference refid="a797210">paragraph 10.13</internal.reference>
                               and 
                              <internal.reference refid="a448771">paragraph 10.14</internal.reference>
                               of Part 1 of Schedule 13 may prompt disclosure of a dispute or amount of outstanding compensation under the PA. However, it will also be prudent to cover the matter in the IP warranties, as this will then prompt the IP due diligence team to consider the matter in relevant cases.
                            </paratext>
                          </para>
                        </list.item>
                      </list>
                    </division>
                    <division id="a291740" level="3">
                      <head align="left" preservecase="true">
                        <headtext>Seller</headtext>
                      </head>
                      <list type="bulleted">
                        <list.item>
                          <para>
                            <paratext>Where IP warranties are fairly comprehensive, seek a provision that anything covered by the IP warranties should not also be covered by the general warranties:</paratext>
                          </para>
                          <list type="bulleted">
                            <list.item>
                              <para>
                                <paratext>
                                  Limit the warranty that IP rights used by the target are "valid, subsisting and enforceable" (
                                  <internal.reference refid="a523378">paragraph 5</internal.reference>
                                  ) to matters within the seller's knowledge and belief. For example, the fact that a patent has been granted is not a guarantee that it is valid. The validity of a patent can be and frequently is challenged by third parties in legal proceedings. Similar considerations apply in the case of trade marks. Nor is a right necessarily "enforceable"; for example, where the target has unduly delayed in taking action against an infringer.
                                </paratext>
                              </para>
                            </list.item>
                            <list.item>
                              <para>
                                <paratext>
                                  Consider adding a materiality qualification to the warranty that there have been no "claims, challenges, disputes or proceedings" in relation to the IP rights (
                                  <internal.reference refid="a567249">paragraph 5(d)</internal.reference>
                                  ), particularly so as to avoid having to disclose objections raised by registries during examination of the seller's applications for registration, which may be of little commercial significance in the overall context of the transaction.
                                </paratext>
                              </para>
                            </list.item>
                            <list.item>
                              <para>
                                <paratext>
                                  Limit the warranty that no third parties are infringing IP rights owned by the target (
                                  <internal.reference refid="a790411">paragraph 6</internal.reference>
                                  ) by reference to the seller's knowledge and belief.
                                </paratext>
                              </para>
                            </list.item>
                            <list.item>
                              <para>
                                <paratext>
                                  Limit the warranty that the activities of the business do not infringe any third party's rights (
                                  <internal.reference refid="a1040321">paragraph 9(a)</internal.reference>
                                   and 
                                  <internal.reference refid="a315445">paragraph 9(b)</internal.reference>
                                  ) by reference to the seller's knowledge and belief, and delete the reference to such activities not being "likely to" infringe third party rights (as this is very wide).
                                </paratext>
                              </para>
                            </list.item>
                          </list>
                        </list.item>
                      </list>
                    </division>
                  </division>
                </division>
              </drafting.note>
              <clause id="a446017">
                <identifier>1.</identifier>
                <para>
                  <paratext>
                    Complete and accurate particulars of all registered Business Intellectual Property Rights (including applications for such rights) and material unregistered Business Intellectual Property Rights are set out in 
                    <internal.reference refid="a858653">Part 1</internal.reference>
                     of 
                    <internal.reference refid="a164367">Schedule 7</internal.reference>
                    . All such Business Intellectual Property Rights are used exclusively in connection with the Business.
                  </paratext>
                </para>
              </clause>
              <clause id="a491334">
                <identifier>2.</identifier>
                <para>
                  <paratext>
                    Complete and accurate particulars are set out in 
                    <internal.reference refid="a950740">Part 4</internal.reference>
                     of 
                    <internal.reference refid="a164367">Schedule 7</internal.reference>
                     of:
                  </paratext>
                </para>
                <subclause1 id="a000265" numbering="none">
                  <subclause2 id="a601119">
                    <identifier>(a)</identifier>
                    <para>
                      <paratext>all IP Licences (all of which are used exclusively in connection with the Business); and</paratext>
                    </para>
                  </subclause2>
                  <subclause2 id="a69272">
                    <identifier>(b)</identifier>
                    <para>
                      <paratext>all licences, agreements, authorisations and permissions (in whatever form and whether express or implied) under which a third party has been licensed or otherwise permitted to use any Business Intellectual Property Rights or Business Information.</paratext>
                    </para>
                  </subclause2>
                </subclause1>
              </clause>
              <clause id="a886542">
                <identifier>3.</identifier>
                <para>
                  <paratext>
                    Except as set out in 
                    <internal.reference refid="a950740">Part 4</internal.reference>
                     of 
                    <internal.reference refid="a164367">Schedule 7</internal.reference>
                     (in respect of IP Licences and rights granted to third parties as described in 
                    <internal.reference refid="a69272">paragraph 2(b)</internal.reference>
                    ) or 
                    <internal.reference refid="a499030">Schedule 12</internal.reference>
                     (in respect of IT Contracts), the Seller is the sole legal and beneficial owner of (or applicant for) the Business Intellectual Property Rights, free from Encumbrances and all other rights exercisable by third parties.
                  </paratext>
                </para>
              </clause>
              <clause id="a435336">
                <identifier>4.</identifier>
                <para>
                  <paratext>No Intellectual Property Rights other than the Business Intellectual Property Rights are required in order to carry on the Business.</paratext>
                </para>
              </clause>
              <clause id="a523378">
                <identifier>5.</identifier>
                <para>
                  <paratext>The Business Intellectual Property Rights are valid, subsisting and enforceable, and nothing has been done or not been done as a result of which any of them has ceased or might cease to be valid, subsisting or enforceable. In particular:</paratext>
                </para>
                <subclause1 id="a000266" numbering="none">
                  <subclause2 id="a278853">
                    <identifier>(a)</identifier>
                    <para>
                      <paratext>all application and renewal fees and other steps required for the maintenance or protection of such rights have been paid on time or taken;</paratext>
                    </para>
                  </subclause2>
                  <subclause2 id="a101316">
                    <identifier>(b)</identifier>
                    <para>
                      <paratext>all confidential information (including know-how and trade secrets) owned or used in connection with the Business has been kept confidential and has not been disclosed to third parties (other than parties who have signed written confidentiality undertakings in respect of such information, details of which are set out in the Disclosure Letter);</paratext>
                    </para>
                  </subclause2>
                  <subclause2 id="a368349">
                    <identifier>(c)</identifier>
                    <para>
                      <paratext>no mark, trade name or domain name identical or similar to any such rights has been registered or is being used by any person in the same or a similar business to that of the Business in any country in which any such rights have been registered for the purpose of, or are being used in relation to, the Business; and</paratext>
                    </para>
                  </subclause2>
                  <subclause2 id="a567249">
                    <identifier>(d)</identifier>
                    <para>
                      <paratext>there are and have been no claims, challenges, disputes or proceedings, pending or threatened, in relation to the ownership, validity or use of such rights.</paratext>
                    </para>
                  </subclause2>
                </subclause1>
              </clause>
              <clause id="a790411">
                <identifier>6.</identifier>
                <para>
                  <paratext>There has been no infringement by any third party of any Business Intellectual Property Rights, nor any third party breach of confidence, passing off or actionable act of unfair competition in relation to the Business and no such infringement, breach of confidence, passing off or actionable act of unfair competition is current or anticipated.</paratext>
                </para>
              </clause>
              <clause id="a989311">
                <identifier>7.</identifier>
                <para>
                  <paratext>The IP Licences:</paratext>
                </para>
                <subclause1 id="a000267" numbering="none">
                  <subclause2 id="a229492">
                    <identifier>(a)</identifier>
                    <para>
                      <paratext>are valid and binding;</paratext>
                    </para>
                  </subclause2>
                  <subclause2 id="a921504">
                    <identifier>(b)</identifier>
                    <para>
                      <paratext>have not been the subject of any breach or default by any party or of any event which, with the giving of notice or lapse of time, would constitute a default;</paratext>
                    </para>
                  </subclause2>
                  <subclause2 id="a658516">
                    <identifier>(c)</identifier>
                    <para>
                      <paratext>are not the subject of any claim, dispute or proceeding, pending or threatened; and</paratext>
                    </para>
                  </subclause2>
                  <subclause2 id="a181902">
                    <identifier>(d)</identifier>
                    <para>
                      <paratext>have, where required, been duly recorded or registered.</paratext>
                    </para>
                  </subclause2>
                </subclause1>
              </clause>
              <clause id="a392611">
                <identifier>8.</identifier>
                <para>
                  <paratext>The execution and performance of this agreement will not result in the termination of, or materially affect any, IP Licences or Business Intellectual Property Rights.</paratext>
                </para>
              </clause>
              <clause id="a651553">
                <identifier>9.</identifier>
                <para>
                  <paratext>The activities involved in the conduct of the Business:</paratext>
                </para>
                <subclause1 id="a000268" numbering="none">
                  <subclause2 id="a1040321">
                    <identifier>(a)</identifier>
                    <para>
                      <paratext>have not infringed, do not infringe and are not likely to infringe the Intellectual Property Rights of any third party;</paratext>
                    </para>
                  </subclause2>
                  <subclause2 id="a315445">
                    <identifier>(b)</identifier>
                    <para>
                      <paratext>have not constituted, do not constitute and are not likely to constitute any breach of confidence, passing off or actionable act of unfair competition; and</paratext>
                    </para>
                  </subclause2>
                  <subclause2 id="a958916">
                    <identifier>(c)</identifier>
                    <para>
                      <paratext>have not given and do not give rise to any obligation to pay any royalty, fee, compensation or any other sum whatsoever.</paratext>
                    </para>
                  </subclause2>
                </subclause1>
              </clause>
            </part>
            <part id="a765529">
              <identifier>Part 3</identifier>
              <head align="left" preservecase="true">
                <headtext>IT System</headtext>
              </head>
              <drafting.note id="a647336" jurisdiction="">
                <head align="left" preservecase="true">
                  <headtext>IT warranties</headtext>
                </head>
                <division id="a000269" level="1">
                  <para>
                    <paratext>The warranties in this clause seek to reassure the buyer that:</paratext>
                  </para>
                  <list type="bulleted">
                    <list.item>
                      <para>
                        <paratext>The seller owns or has appropriate contractual arrangements in place for the IT systems used in its business.</paratext>
                      </para>
                    </list.item>
                    <list.item>
                      <para>
                        <paratext>Such systems are functioning properly and are sufficient for the seller's business requirements.</paratext>
                      </para>
                    </list.item>
                  </list>
                  <para>
                    <paratext>
                      It is assumed that the buyer will wish to acquire the business together with its IT systems, rather than replicating those functions on the buyer's own system. Even if the buyer does not envisage using these systems in the long term, it may need to use them for a transitional period during which the systems are migrated to the buyer's own IT system. In such a case, it may be appropriate to enter into a separate computer services agreement for the continued provision of the relevant services during the transitional period (see 
                      <link href="8-107-3553" style="ACTLinkPLCtoPLC">
                        <ital>Standard document, Computer services agreement: skeleton</ital>
                      </link>
                      ).
                    </paratext>
                  </para>
                  <para>
                    <paratext>
                      The warranties do not address issues relating to compliance with data protection law, as relevant legal liabilities or duties will remain with the seller. (On completion of the asset purchase, both the buyer and the seller will be under a duty to inform data subjects that the personal data are now being held by the buyer as a new data controller, but this is dealt with in the body of the agreement, see 
                      <link anchor="co_anchor_a221097" href="https://uk.practicallaw.thomsonreuters.com/2-107-3546?originationContext=document&amp;amp;transitionType=DocumentItem&amp;amp;contextData=(sc.Default)" style="ACTLinkURL">
                        <ital>Drafting note, Data protection</ital>
                      </link>
                      .) However, if the assets being acquired consist of marketing lists, or comprise a large amount of personal data (as, for example, on a purchase of a health club or a recruitment agency), the buyer should consider whether it would be appropriate, in order to flush out any data protection related problems that it would be material for the buyer to know about from a commercial perspective, to add warranties dealing with data protection similar to those commonly seen on a share purchase (see 
                      <link anchor="co_anchor_a704021" href="https://uk.practicallaw.thomsonreuters.com/Document/I4e239b41e2ae11e398db8b09b4f043e0/View/FullText.html?navigationPath=Search%2Fv3%2Fsearch%2Fresults%2Fnavigation%2Fi0ad62aef0000015cd49970e38f258716%3FNav%3DKNOWHOW_UK%26fragmentIdentifier%3DI4e239b41e2ae11e398db8b09b4f043e0%26startIndex%3D1%26contextData%3D%2528sc.Search%2529%26transitionType%3DSearchItem&amp;amp;listSource=Search&amp;amp;listPageSource=4b34474188a72160b28a04b9658ed971&amp;amp;list=KNOWHOW_UK&amp;amp;rank=1&amp;amp;sessionScopeId=dad4be34a02ca1af0d3296fd13c7998c8b469643796798a94a329cc7a1440004&amp;amp;originationContext=Search%20Result&amp;amp;transitionType=SearchItem&amp;amp;contextData=%28sc.Search%29" style="ACTLinkURL">
                        <ital>Standard document, Share purchase agreement: multiple individual sellers: non simultaneous exchange and completion: Schedule 5</ital>
                      </link>
                      ).
                    </paratext>
                  </para>
                  <division id="a000270" level="2">
                    <division id="a757673" level="3">
                      <head align="left" preservecase="true">
                        <headtext>Legal issues</headtext>
                      </head>
                      <para>
                        <paratext>Specific disclosure is important, as the buyer needs to ascertain whether any elements of the IT system used by the business are owned by, or subject to arrangements with, parties other than the seller.</paratext>
                      </para>
                      <para>
                        <paratext>If elements of the IT system are provided by parties other than the seller (for example, leased equipment, software licences, cloud computing or other types of services agreements), the buyer will need to review the relevant arrangements and check whether they can be freely assigned to it by the seller. If, as will often be the case, they cannot, the buyer will need to consider entering into direct arrangements with the parties concerned.</paratext>
                      </para>
                      <para>
                        <paratext>
                          If the seller belongs to a group of companies, and elements of the IT system are provided by other members of the seller's group, it may be necessary to enter into a separate computer services agreement for the continued provision of the relevant services (see 
                          <link href="8-107-3553" style="ACTLinkPLCtoPLC">
                            <ital>Standard document, Computer services agreement: skeleton</ital>
                          </link>
                          ). Accounts and personnel systems, for example, are commonly shared across a group of companies.
                        </paratext>
                      </para>
                    </division>
                    <division id="a364235" level="3">
                      <head align="left" preservecase="true">
                        <headtext>Negotiating and drafting issues</headtext>
                      </head>
                      <para>
                        <paratext>These warranties are intended for use in the case of a general commercial business. More detailed warranties will be needed if the business involves the provision of IT products or services.</paratext>
                      </para>
                    </division>
                  </division>
                </division>
              </drafting.note>
              <clause id="a231766">
                <identifier>1.</identifier>
                <para>
                  <paratext>
                    Complete and accurate particulars of the IT System and all IT Contracts are set out in 
                    <internal.reference refid="a356292">Part 1</internal.reference>
                     and 
                    <internal.reference refid="a751501">Part 2</internal.reference>
                     of 
                    <internal.reference refid="a499030">Schedule 12</internal.reference>
                     and the Seller has no reason to believe that any of the IT Contracts are not adequate for the purposes of the Business.
                  </paratext>
                </para>
                <drafting.note id="a636655" jurisdiction="">
                  <head align="left" preservecase="true">
                    <headtext>IT definitions</headtext>
                  </head>
                  <division id="a000271" level="1">
                    <para>
                      <paratext>The business is defined by reference to the business carried on at completion. The buyer should ensure that this meets its requirements. Note that the seller is called upon to warrant that it has no reason to believe that any of the IT Contracts are not adequate for the purposes of the business. The seller may object to the subjective nature of this criterion and seek to have it deleted or restricted and restrict the requirement in paragraph 1 so that it applies only to "material particulars" of the IT system and IT contracts.</paratext>
                    </para>
                  </division>
                </drafting.note>
              </clause>
              <clause id="a960687">
                <identifier>2.</identifier>
                <para>
                  <paratext>Except to the extent provided in the IT Contracts, the Seller is the owner of and in possession of the IT System free from Encumbrances and all other rights exercisable by third parties. The Seller has obtained all necessary rights from third parties to enable it post-Completion to make exclusive and unrestricted use of the IT System for the purposes of the Business. Such rights are freely transferable to the Buyer.</paratext>
                </para>
                <drafting.note id="a726151" jurisdiction="">
                  <head align="left" preservecase="true">
                    <headtext>Possession of the IT System</headtext>
                  </head>
                  <division id="a000272" level="1">
                    <para>
                      <paratext>This warranty is designed to confirm that the seller is in possession of all elements of the IT system. For example, if the source code is owned and held by a third party, then disclosure will be required. And to ensure that the buyer has all rights to enable it post-completion to make exclusive and unrestricted use of the IT System. Also to ensure that none of the elements of the IT system is shared with any third party.</paratext>
                    </para>
                  </division>
                </drafting.note>
              </clause>
              <clause id="a1039501">
                <identifier>3.</identifier>
                <para>
                  <paratext>The IT Contracts are valid and binding, and no act or omission has occurred which would (if necessary with the giving of notice or lapse of time) constitute a breach of any such contract.</paratext>
                </para>
              </clause>
              <clause id="a537479">
                <identifier>4.</identifier>
                <para>
                  <paratext>There are and have been no claims, disputes or proceedings arising or threatened under any IT Contracts.</paratext>
                </para>
                <drafting.note id="a593930" jurisdiction="">
                  <head align="left" preservecase="true">
                    <headtext>IT Contracts: claims and disputes</headtext>
                  </head>
                  <division id="a000273" level="1">
                    <para>
                      <paratext>The seller should consider qualifying the "threatened" limb of paragraph 4 by reference to the seller's knowledge.</paratext>
                    </para>
                  </division>
                </drafting.note>
              </clause>
              <clause id="a309126">
                <identifier>5.</identifier>
                <para>
                  <paratext>The IT Contracts are freely transferable to the Buyer and none of them is liable to be terminated or otherwise materially affected as a result of the Transaction. The Seller has no reason to believe that any IT Contracts will not be renewed on the same or substantially the same terms when they expire. Each IT Contract [DESCRIPTION OF ANY LIMITATION IN SCOPE] which has an existing or future obligation on the part of the Seller to pay an aggregate fee or charge of more than £[AMOUNT] is terminable by the Seller by giving notice of not more than [60] days and for a cost of less than £[AMOUNT] in each case.</paratext>
                </para>
                <drafting.note id="a341623" jurisdiction="">
                  <head align="left" preservecase="true">
                    <headtext>Effect of change of ownership on IT Contracts</headtext>
                  </head>
                  <division id="a000274" level="1">
                    <para>
                      <paratext>The buyer will want to know that the (material) IT contracts can be assigned to it (i.e. that any necessary consents have been obtained and that no fee is payable by the buyer in these circumstances) and none of them is liable to be terminated as a result of the transaction. Equally, it will want to know that it can terminate IT contracts which carry more than a specified level of financial liability. The warranty should be amended as appropriate to specify any limitation in scope of the IT contracts in question, the threshold financial liability for each such contract, the notice period and the cost of termination, if any. This warranty should flush out this information if it has not already been ascertained during due diligence.</paratext>
                    </para>
                  </division>
                </drafting.note>
              </clause>
              <clause id="a259765">
                <identifier>6.</identifier>
                <para>
                  <paratext>
                    The Seller has possession or control of the Source Code of all Software in the IT System and there has been no [unauthorised] disclosure of such Source Code (which will, following Completion, be in the exclusive possession or control of the Buyer), or has the right to gain access to the Source Code of all Software in the IT System under the terms of Source Code deposit agreements with the owners of the rights in the relevant Software and reputable deposit agents (particulars of which are set out in 
                    <internal.reference refid="a751501">Part 2</internal.reference>
                     of 
                    <internal.reference refid="a499030">Schedule 12</internal.reference>
                    ).
                  </paratext>
                </para>
                <drafting.note id="a602020" jurisdiction="">
                  <head align="left" preservecase="true">
                    <headtext>Source code</headtext>
                  </head>
                  <division id="a000275" level="1">
                    <para>
                      <paratext>Disclosure of the source code, if unauthorised, may devalue the intellectual property rights in it. This warranty should flush out whether relevant source code is owned and held by the owner or by a third party, in which access to it will need to assured by way of a source code deposit (or escrow) agreement (comprising one of the material IT contracts referred to above) to which the seller is a party.</paratext>
                    </para>
                  </division>
                </drafting.note>
              </clause>
              <clause id="a830685">
                <identifier>7.</identifier>
                <para>
                  <paratext>The elements of the IT System:</paratext>
                </para>
                <subclause1 id="a000276" numbering="none">
                  <subclause2 id="a125718">
                    <identifier>(a)</identifier>
                    <para>
                      <paratext>are functioning properly, fit for the purposes of the Business and in accordance with all applicable specifications and with the service levels set out in the IT Contracts;</paratext>
                    </para>
                  </subclause2>
                  <subclause2 id="a563652">
                    <identifier>(b)</identifier>
                    <para>
                      <paratext>are not defective in any respect and have not been materially defective or materially failed to function during the last [three] years;</paratext>
                    </para>
                  </subclause2>
                  <subclause2 id="a984269">
                    <identifier>(c)</identifier>
                    <para>
                      <paratext>do not contain any Virus and have not within the last [12 months] been infected by any Virus or accessed by any unauthorised person;</paratext>
                    </para>
                  </subclause2>
                  <subclause2 id="a456839">
                    <identifier>(d)</identifier>
                    <para>
                      <paratext>have sufficient capacity, scalability and performance to meet the current and foreseeable [peak volume] requirements of the Business;</paratext>
                    </para>
                  </subclause2>
                  <subclause2 id="a570288">
                    <identifier>(e)</identifier>
                    <para>
                      <paratext>include sufficient user information to enable reasonably skilled personnel in the field to use and operate the IT System without the need for further assistance; and</paratext>
                    </para>
                  </subclause2>
                  <subclause2 id="a495519">
                    <identifier>(f)</identifier>
                    <para>
                      <paratext>
                        have been satisfactorily and regularly maintained, all versions of the Software used by the Business are currently supported by the respective owners of the Software and the IT system has the benefit of appropriate maintenance and support agreements, complete and accurate particulars of which are set out in 
                        <internal.reference refid="a751501">Part 2</internal.reference>
                         of 
                        <internal.reference refid="a499030">Schedule 12</internal.reference>
                        .
                      </paratext>
                    </para>
                  </subclause2>
                  <subclause2 id="a267121">
                    <identifier>(g)</identifier>
                    <para>
                      <paratext>are compatible with [the Buyer's System].</paratext>
                    </para>
                    <drafting.note id="a273490" jurisdiction="">
                      <head align="left" preservecase="true">
                        <headtext>Adequacy of IT Systems</headtext>
                      </head>
                      <division id="a000277" level="1">
                        <para>
                          <paratext>When acting for the buyer, the following points should be considered:</paratext>
                        </para>
                        <list type="bulleted">
                          <list.item>
                            <para>
                              <paratext>
                                The warranty in 
                                <ital>paragraph 7(d)</ital>
                                 should refer to scalability as well as capacity and performance, to ensure that the business can adjust the IT System from time to time to meet any changing business needs. If appropriate, it should also refer to the peak volume requirements of the business, rather than just its usual requirements.
                              </paratext>
                            </para>
                          </list.item>
                          <list.item>
                            <para>
                              <paratext>
                                The warranty in 
                                <ital>paragraph 7(f)</ital>
                                 is important to flush out whether all versions of the software used by the business are currently supported by the respective owners of the software.
                              </paratext>
                            </para>
                          </list.item>
                          <list.item>
                            <para>
                              <paratext>
                                The warranty in 
                                <ital>paragraph 7(g)</ital>
                                 should be included if the target's IT system needs to be compatible with the buyer's own system. Where this warranty is included, an appropriate definition of the "Buyer's System" will need to be included in the agreement. However, it is unlikely that the seller will be willing to give it, as it is unlikely to have knowledge of the buyer's system.
                              </paratext>
                            </para>
                          </list.item>
                        </list>
                        <para>
                          <paratext>When acting for the seller, consider:</paratext>
                        </para>
                        <list type="bulleted">
                          <list.item>
                            <para>
                              <paratext>
                                Applying a materiality threshold to the first part of 
                                <ital>paragraph 7(b)</ital>
                                 by inserting "in any material respect" after "defective" (the second part of the warranty is already qualified in this way).
                              </paratext>
                            </para>
                          </list.item>
                          <list.item>
                            <para>
                              <paratext>
                                Reducing the scope of the warranty in 
                                <ital>paragraph 7(c)</ital>
                                , which is onerous from a seller's perspective, by incorporating a time limit, or resist the warranty altogether.
                              </paratext>
                            </para>
                          </list.item>
                          <list.item>
                            <para>
                              <paratext>
                                Consider deleting the reference to "foreseeable" business requirements in 
                                <ital>paragraph 7(d)</ital>
                                 as this is clearly subjective and could expose the sellers to speculative claims.
                              </paratext>
                            </para>
                          </list.item>
                          <list.item>
                            <para>
                              <paratext>
                                <ital>Paragraph 7(e)</ital>
                                 is also very onerous and so consider deleting it.
                              </paratext>
                            </para>
                          </list.item>
                          <list.item>
                            <para>
                              <paratext>
                                Consider limiting the application of the warranty in 
                                <ital>paragraph 7(f)</ital>
                                 to material software. The sellers are likely to be uncomfortable with any forward-looking element.
                              </paratext>
                            </para>
                          </list.item>
                        </list>
                      </division>
                    </drafting.note>
                  </subclause2>
                </subclause1>
              </clause>
              <clause id="a619956">
                <identifier>8.</identifier>
                <para>
                  <paratext>There has not been included or used any open-source software (as defined at http://opensource.org/docs/osd) as at the date of this agreement or any libraries or code licensed from time to time under the General Public Licence (as set out at http://www.gnu.org/licenses/gpl.html) as at the date of this agreement or any similar licence in, or in the development of, the IT System, nor does any element of the IT System operate in such a way that it is compiled with or linked to any of the foregoing.</paratext>
                </para>
                <drafting.note id="a192085" jurisdiction="">
                  <head align="left" preservecase="true">
                    <headtext>Open-source software</headtext>
                  </head>
                  <division id="a000278" level="1">
                    <para>
                      <paratext>
                        Open-source software is increasingly used in the development of software and systems. However, its use carries with it potentially far-reaching obligations to third parties which can significantly devalue the intellectual property rights in the affected software or system. The ambit of this warranty is broad and the seller may seek to limit its scope. Consider printing off the relevant definitions, so there is a record of them at the signing date. They could be included in the agreement, but are fairly long. For more information, see 
                        <link href="5-504-1050" style="ACTLinkPLCtoPLC">
                          <ital>Practice note, Open-source software toolkit</ital>
                        </link>
                        .
                      </paratext>
                    </para>
                  </division>
                </drafting.note>
              </clause>
              <clause id="a719827">
                <identifier>9.</identifier>
                <para>
                  <paratext>
                    The Seller has implemented [appropriate procedures in accordance with best industry practice (including in relation to off-site working where applicable) for ensuring the security of the IT System and the confidentiality and integrity of all data stored in it 
                    <bold>OR</bold>
                     international security standards ISO/IEC 27001:2013 (Information security management systems: Requirements) and ISO/IEC 27002:2013 (Code of practice for information security controls) with regard to the use of the IT System for the purposes of the Business].
                  </paratext>
                </para>
                <drafting.note id="a256173" jurisdiction="">
                  <head align="left" preservecase="true">
                    <headtext>Security of IT System</headtext>
                  </head>
                  <division id="a000279" level="1">
                    <para>
                      <paratext>
                        Compliance with the ISO/IEC standards can be costly and burdensome. Accordingly, the first set of optional text may be more acceptable to the seller, as it introduces an element of flexibility in terms of how compliance can be met. If possible, the seller should seek to change the reference to "
                        <ital>appropriate procedure in accordance with best industry standards</ital>
                        " to "
                        <ital>reasonable standards</ital>
                        " only.
                      </paratext>
                    </para>
                    <para>
                      <paratext>The buyer should consider specifying additional security standards, such as:</paratext>
                    </para>
                    <list type="bulleted">
                      <list.item>
                        <para>
                          <paratext>
                            ISO/IEC 27018:2014 (
                            <link anchor="iso:std:iso-iec:27018:ed-1:v1:en" href="https://www.iso.org/obp/ui/" style="ACTLinkURL">
                              <ital>Code of practice for protection of personally identifiable information (PII) in public clouds acting as PII processors</ital>
                            </link>
                            ).
                          </paratext>
                        </para>
                      </list.item>
                      <list.item>
                        <para>
                          <paratext>
                            <link href="https://www.gov.uk/government/publications/cyber-essentials-scheme-overview" style="ACTLinkURL">
                              <ital>The UK government's cyber essentials certification scheme</ital>
                            </link>
                            .
                          </paratext>
                        </para>
                      </list.item>
                      <list.item>
                        <para>
                          <paratext>
                            <link href="https://www.pcisecuritystandards.org/security_standards/" style="ACTLinkURL">
                              <ital>The PCI Security Standards Council Data Security Standards</ital>
                            </link>
                            .
                          </paratext>
                        </para>
                      </list.item>
                    </list>
                  </division>
                </drafting.note>
              </clause>
              <clause id="a781324">
                <identifier>10.</identifier>
                <para>
                  <paratext>
                    The Seller has in place a disaster recovery plan which is fully documented and which, in conjunction with any necessary agreements with third party service providers (particulars of which are set out in 
                    <internal.reference refid="a751501">Part 2</internal.reference>
                     of 
                    <internal.reference refid="a499030">Schedule 12</internal.reference>
                    ) would enable the Business to continue if there were significant damage to or destruction of some or all of the IT System and a data security breach plan, each of which was made in accordance with best industry practice. A copy of the plan is attached to the Disclosure Letter.
                  </paratext>
                </para>
                <drafting.note id="a832964" jurisdiction="">
                  <head align="left" preservecase="true">
                    <headtext>Disaster recovery</headtext>
                  </head>
                  <division id="a000280" level="1">
                    <para>
                      <paratext>Although the reference to best industry practice sets a high standard, it introduces an element of flexibility in terms of how compliance can be met. Ensure that copies of the relevant plans are in fact attached to the disclosure letter.</paratext>
                    </para>
                  </division>
                </drafting.note>
              </clause>
              <clause id="a65675">
                <identifier>11.</identifier>
                <para>
                  <paratext>The performance and functionality of the IT System (and any other equipment and systems owned or used in relation to the Business which depend on date-programmed control devices) has not been, and will not be, affected by any changes in dates (past, present or future). In particular:</paratext>
                </para>
                <subclause1 id="a000281" numbering="none">
                  <subclause2 id="a506200">
                    <identifier>(a)</identifier>
                    <para>
                      <paratext>no value for current date has caused, or will cause, any interruption in operation;</paratext>
                    </para>
                  </subclause2>
                  <subclause2 id="a687783">
                    <identifier>(b)</identifier>
                    <para>
                      <paratext>date-based functionality has behaved, and will behave, consistently for all dates;</paratext>
                    </para>
                  </subclause2>
                  <subclause2 id="a877456">
                    <identifier>(c)</identifier>
                    <para>
                      <paratext>in all interfaces and data storage, the century in any date is and will be specified either explicitly or by unambiguous algorithms or inferencing rules; and</paratext>
                    </para>
                  </subclause2>
                  <subclause2 id="a777279">
                    <identifier>(d)</identifier>
                    <para>
                      <paratext>all leap years will be recognised as such.</paratext>
                    </para>
                    <drafting.note id="a555250" jurisdiction="">
                      <head align="left" preservecase="true">
                        <headtext>Date-based functionality</headtext>
                      </head>
                      <division id="a000282" level="1">
                        <para>
                          <paratext>
                            In advance of 1 January 2000, it was seen as critical for buyers to ensure that a business' IT system was likely to be Year 2000 compliant. Although most systems did not crash on that date, some companies did suffer problems and it is possible that other future dates may cause problems. The buyer may choose therefore to still seek a general warranty to the effect that the software used in the business (and any other equipment which depends on date-programmed control devices) will continue to process data appropriately and function properly, regardless of the date or the format of any date-related information. The warranties in 
                            <internal.reference refid="a506200">paragraph 11(a)</internal.reference>
                             to 
                            <internal.reference refid="a777279">paragraph 11(d)</internal.reference>
                             are based on the Year 2000 conformity definition published by the British Standards Institution committee 
                            <ital>BDD/1/-/3</ital>
                            .
                          </paratext>
                        </para>
                        <para>
                          <paratext>Note the forward looking element of paragraph 11, which may make it unpalatable to a seller.</paratext>
                        </para>
                      </division>
                    </drafting.note>
                  </subclause2>
                </subclause1>
              </clause>
              <clause id="a343390">
                <identifier>12.</identifier>
                <para>
                  <paratext>The IT System is capable of:</paratext>
                </para>
                <subclause1 id="a000283" numbering="none">
                  <subclause2 id="a1005631">
                    <identifier>(a)</identifier>
                    <para>
                      <paratext>performing its functions in multiple currencies, including the euro;</paratext>
                    </para>
                  </subclause2>
                  <subclause2 id="a392751">
                    <identifier>(b)</identifier>
                    <para>
                      <paratext>satisfying all applicable legal requirements relating to the euro, including the conversion and rounding rules in Council Regulation 1103/97/EC;</paratext>
                    </para>
                  </subclause2>
                  <subclause2 id="a762552">
                    <identifier>(c)</identifier>
                    <para>
                      <paratext>displaying and printing the generally accepted symbols for the euro and other currency; and</paratext>
                    </para>
                  </subclause2>
                  <subclause2 id="a653148">
                    <identifier>(d)</identifier>
                    <para>
                      <paratext>processing the generally accepted codes for the euro and any other currency.</paratext>
                    </para>
                    <drafting.note id="a790239" jurisdiction="">
                      <head align="left" preservecase="true">
                        <headtext>Currency functionality and euro compliance</headtext>
                      </head>
                      <division id="a000284" level="1">
                        <para>
                          <paratext>
                            If the business is, or may become involved in accepting or making payments in euros, the buyer should consider the extent to which the target's computer systems are euro-compliant. There is currently no generally accepted euro-compliance clause but, in practical terms, seek assurance that the IT system used in the business can convert financial amounts into and out of the euro, and that keyboards and screen layouts are capable of displaying the euro symbol. In particular, request assurance that the software is capable of complying with the conversion and rounding rules set out in 
                            <link href="5-507-2225" style="ACTLinkPLCtoPLC">
                              <ital>Council Regulation (EC) No 1103/97</ital>
                            </link>
                             on certain provisions relating to the introduction of the euro (
                            <ital>OJ 1997 L162/1</ital>
                            ):
                          </paratext>
                        </para>
                        <list type="bulleted">
                          <list.item>
                            <para>
                              <paratext>In relation to conversions, this requires the use of a process known as "triangulation". This means that when converting from one national currency to another (that is, during a transitional phase prior to full adoption of the euro), the national currency must first be converted into the euro, and only then converted into the other national currency. Some systems, however, provide only for a simple conversion of one currency directly to another.</paratext>
                            </para>
                          </list.item>
                          <list.item>
                            <para>
                              <paratext>In relation to rounding, Regulation 1103/97/EC requires that the relevant amount must be rounded up or down to the nearest cent or sub-unit of currency to avoid any fractions of currency. Many software packages, however, were developed on the basis that write-offs of even small sums could only be done by following a complicated procedure (perhaps involving a number of signatures), so that system changes may well be needed in order to accommodate this requirement.</paratext>
                            </para>
                          </list.item>
                        </list>
                        <division id="a000285" level="2">
                          <division id="a899964" level="3">
                            <head align="left" preservecase="true">
                              <headtext>Negotiating and drafting issues</headtext>
                            </head>
                            <para>
                              <paratext>This warranty may not be applicable if the business does not engage in foreign currency transactions to any material degree.</paratext>
                            </para>
                            <para>
                              <paratext>The seller should consider with particular care the disclosures that may need to be made against these warranties. If the business does not in fact trade outside the UK, its software may well not be capable of performing functions in multiple currencies or be euro-compliant as envisaged by this paragraph as a whole.</paratext>
                            </para>
                          </division>
                        </division>
                      </division>
                    </drafting.note>
                  </subclause2>
                </subclause1>
              </clause>
              <clause id="a342241">
                <identifier>13.</identifier>
                <para>
                  <paratext>All Databases are complete and accurate and none has suffered any loss or corruption.</paratext>
                </para>
                <drafting.note id="a170722" jurisdiction="">
                  <head align="left" preservecase="true">
                    <headtext>Databases</headtext>
                  </head>
                  <division id="a000286" level="1">
                    <para>
                      <paratext>Databases, such as customer and employee databases, can be extremely valuable to the business. The seller is likely to seek the introduction of a materiality qualification, but the buyer should resist this.</paratext>
                    </para>
                  </division>
                </drafting.note>
              </clause>
              <clause id="a926875">
                <identifier>14.</identifier>
                <para>
                  <paratext>The Seller has obtained all necessary rights from third parties and complied with all other requirements under any applicable privacy and data protection laws, regulations and mandatory codes to enable the Buyer to process any personal data comprised in the Databases following Completion for the purposes of the Business in compliance with all such laws, regulations and codes.</paratext>
                </para>
                <drafting.note id="a871744" jurisdiction="">
                  <head align="left" preservecase="true">
                    <headtext>Processing of personal data</headtext>
                  </head>
                  <division id="a000287" level="1">
                    <para>
                      <paratext>The buyer should ensure that its processing of any personal data comprised in the Databases post-completion will be compliant with all applicable privacy and data protection laws. For example, if the personal data on the IT system is to be transferred outside the EEA post-completion and the legal basis on which the buyer will rely for this purpose is consent of the data subjects, the buyer should ensure that sufficiently broad consents have been obtained to cover this situation. This warranty should flush out whether this is the case.</paratext>
                    </para>
                  </division>
                </drafting.note>
              </clause>
              <clause id="a472415">
                <identifier>15.</identifier>
                <para>
                  <paratext>The Seller has not been and is not in breach of any data security breach reporting or notification requirement under any law, regulation or mandatory code.</paratext>
                </para>
                <drafting.note id="a971587" jurisdiction="">
                  <head align="left" preservecase="true">
                    <headtext>Breach of reporting and notification requirements</headtext>
                  </head>
                  <division id="a000288" level="1">
                    <para>
                      <paratext>
                        Breach of reporting and notification requirements are likely to become increasingly important, in the light of the Directive concerning measures to ensure a high common level of network and information security across the EU (Cyber-security Directive), and for the General Data Protection Regulation (see 
                        <link href="7-628-0350" style="ACTLinkPLCtoPLC">
                          <ital>Practice notes, EU cybersecurity framework: Part 2</ital>
                        </link>
                        <link href="https://uk.practicallaw.thomsonreuters.com/Document/I906d293a379711e698dc8b09b4f043e0/View/FullText.html" style="ACTLinkURL"/>
                         and 
                        <link href="https://uk.practicallaw.thomsonreuters.com/1-624-3365" style="ACTLinkURL">
                          <ital>EU General Data Protection Regulation noter-up: obligations of controllers and processors</ital>
                        </link>
                        ).
                      </paratext>
                    </para>
                  </division>
                </drafting.note>
              </clause>
            </part>
            <part id="a390141">
              <identifier>Part 4</identifier>
              <head align="left" preservecase="true">
                <headtext>Pensions</headtext>
              </head>
              <drafting.note id="a1001591" jurisdiction="">
                <head align="left" preservecase="true">
                  <headtext>Pensions warranties</headtext>
                </head>
                <division id="a000289" level="1">
                  <para>
                    <paratext>The pensions warranties have been drafted widely, and cover the following situations:</paratext>
                  </para>
                  <list type="bulleted">
                    <list.item>
                      <para>
                        <paratext>
                          Where there is a simple transfer of assets: the buyer does 
                          <bold>not</bold>
                           take on the seller's scheme.
                        </paratext>
                      </para>
                    </list.item>
                    <list.item>
                      <para>
                        <paratext>Where (unusually) the buyer takes on the seller's scheme - for instance, by becoming the principal employer of that scheme.</paratext>
                      </para>
                    </list.item>
                    <list.item>
                      <para>
                        <paratext>Where the buyer does not take on the seller's scheme, but accepts a bulk transfer of past liabilities from the seller's scheme into its own scheme.</paratext>
                      </para>
                    </list.item>
                  </list>
                  <para>
                    <paratext>
                      On a simple asset sale (where the seller's pension obligations do not transfer to the buyer), the pension warranties will usually be short, as the buyer is normally only concerned to ensure that the details it has been provided with are correct and to protect itself against any undisclosed pension liabilities. Many of the warranties will not be relevant - consider deleting paragraph 
                      <internal.reference refid="a352142">2(b)</internal.reference>
                       to 
                      <internal.reference refid="a687789">paragraph 2(f)</internal.reference>
                       (inclusive), 
                      <internal.reference refid="a399247">paragraph 4</internal.reference>
                      , 
                      <internal.reference refid="a897224">paragraph 5</internal.reference>
                      , 
                      <internal.reference refid="a113615">paragraph 9</internal.reference>
                      , 
                      <internal.reference refid="a854499">paragraph 11</internal.reference>
                       and 
                      <internal.reference refid="a584138">paragraph 12</internal.reference>
                       if this situation applies.
                    </paratext>
                  </para>
                  <para>
                    <paratext>
                      If the buyer is taking on the seller's scheme, all the warranties are likely to apply. 
                      <internal.reference refid="a591511">paragraph 2(a)</internal.reference>
                       to 
                      <internal.reference refid="a687789">paragraph 2(f)</internal.reference>
                      (inclusive), 
                      <internal.reference refid="a854499">paragraph 11</internal.reference>
                       and 
                      <internal.reference refid="a584138">paragraph 12</internal.reference>
                       will be particularly relevant.
                    </paratext>
                  </para>
                  <para>
                    <paratext>
                      If the buyer is accepting a bulk transfer of past liabilities, all of the warranties are likely to apply. Additionally, some of the warranties would be more relevant to Transferring Employees (as defined in 
                      <internal.reference refid="a180810">Schedule 14</internal.reference>
                      ), as opposed to Employees, as this is the group the buyer will be concerned with. If this situation applies, consider replacing Employees with Transferring Employees in 
                      <internal.reference refid="a320432">paragraph 3</internal.reference>
                      , 
                      <internal.reference refid="a897224">paragraph 5</internal.reference>
                      , 
                      <internal.reference refid="a403292">paragraph 6</internal.reference>
                      , 
                      <internal.reference refid="a113615">paragraph 9</internal.reference>
                       and 
                      <internal.reference refid="a502015">paragraph 10</internal.reference>
                      .
                    </paratext>
                  </para>
                  <para>
                    <paratext>
                      This Part of Schedule 13 should be read in conjunction with 
                      <link href="1-107-3542" style="ACTLinkPLCtoPLC">
                        <ital>Practice note, Pensions: asset purchases</ital>
                      </link>
                      . It may also be appropriate to include warranties or indemnities in respect of any enhanced early retirement benefits arising as a result of redundancy and early retirement (for a further discussion of these issues, see 
                      <link href="1-107-3542" style="ACTLinkPLCtoPLC">
                        <ital>Practice note, Pensions: asset purchases</ital>
                      </link>
                      ).
                    </paratext>
                  </para>
                  <para>
                    <paratext>
                      When drafting the pensions warranties, consider the wider commercial considerations and any provisions in the sale and purchase agreement which might limit their effect. For example, the value of the warranties may be affected if there is, as is often the case, a threshold or cap on single and total liabilities under the warranties (see 
                      <internal.reference refid="a356412">clause 8</internal.reference>
                      ).
                    </paratext>
                  </para>
                </division>
              </drafting.note>
              <clause id="a96125">
                <identifier>1.</identifier>
                <para>
                  <paratext>The Seller's Scheme is the only arrangement under which the Seller has, or may have, any obligation (whether or not legally binding) to provide or contribute towards pension, lump sum, death, ill-health, disability or accident benefits in respect of the Employees, and no proposal or announcement has been made to any Employee about the introduction, continuance, increase or improvement of, or payment of a contribution towards any other pension, lump sum, death, ill-health, disability or accident benefit.</paratext>
                </para>
                <drafting.note id="a799392" jurisdiction="">
                  <head align="left" preservecase="true">
                    <headtext>Pensions paragraph 1</headtext>
                  </head>
                  <division id="a000290" level="1">
                    <para>
                      <paratext>The buyer will want to ensure that it knows about all arrangements (whether legally binding or not) to pay or provide pension and similar benefits to the employees - including unapproved arrangements. The seller will normally disclose any such arrangements.</paratext>
                    </para>
                  </division>
                </drafting.note>
              </clause>
              <clause id="a72171">
                <identifier>2.</identifier>
                <para>
                  <paratext>Full details of the Seller's Scheme are set out in the Disclosure Letter, including:</paratext>
                </para>
                <subclause1 id="a000291" numbering="none">
                  <subclause2 id="a591511">
                    <identifier>(a)</identifier>
                    <para>
                      <paratext>
                        a complete, accurate and up-to-date list of all Relevant Employees (as defined in 
                        <internal.reference refid="a180810">Schedule 14</internal.reference>
                        ) with all details relevant to their membership and necessary to establish their entitlements under the Seller's Scheme;
                      </paratext>
                    </para>
                  </subclause2>
                  <subclause2 id="a352142">
                    <identifier>(b)</identifier>
                    <para>
                      <paratext>for each Seller's Scheme that provides defined benefits, a true and complete copy of the most recent actuarial valuation of the Seller's Scheme and a true and complete copy of all subsequent actuarial advice;</paratext>
                    </para>
                  </subclause2>
                  <subclause2 id="a256345">
                    <identifier>(c)</identifier>
                    <para>
                      <paratext>copies of all documents governing the Seller's Scheme and of any explanatory booklets and announcements relating to it;</paratext>
                    </para>
                  </subclause2>
                  <subclause2 id="a221856">
                    <identifier>(d)</identifier>
                    <para>
                      <paratext>the two latest annual reports and accounts of the Seller's Scheme;</paratext>
                    </para>
                  </subclause2>
                  <subclause2 id="a488889">
                    <identifier>(e)</identifier>
                    <para>
                      <paratext>for each Seller's Scheme that is an occupational pension scheme, all reports relating to the investment of the assets of the Seller's Scheme during the last year and a list showing each asset of the Seller's Scheme and its market value as at a date no earlier than one month before the date of this agreement;</paratext>
                    </para>
                  </subclause2>
                  <subclause2 id="a687789">
                    <identifier>(f)</identifier>
                    <para>
                      <paratext>all agreements for the provision of services and all insurance contracts relating to the Seller's Scheme; and</paratext>
                    </para>
                  </subclause2>
                  <subclause2 id="a433801">
                    <identifier>(g)</identifier>
                    <para>
                      <paratext>copies of all documents relating to the Seller's compliance with the employer auto-enrolment duties under Part 1 of the Pensions Act 2008, including any employees who have elected to opt-out since 1 October 2012, or the Seller's staging date (as notified to it by the Pensions Regulator), whichever is earliest.</paratext>
                    </para>
                    <para>
                      <paratext>The documents listed above contain full details of all benefits payable under the Seller's Scheme in respect of the Employees (including any benefits payable to any Employees on early retirement or redundancy under the Seller's Scheme or any previous scheme of which the Employee was a member). No power to increase those benefits or to provide different benefits has been exercised, and there are no circumstances in which there is a practice of exercising such a power under the Seller's Scheme.</paratext>
                    </para>
                    <drafting.note id="a496270" jurisdiction="">
                      <head align="left" preservecase="true">
                        <headtext>Pensions paragraph 2</headtext>
                      </head>
                      <division id="a000292" level="1">
                        <para>
                          <paratext>As part of its due diligence, the buyer should check the terms of these documents; especially those dealing with sales of businesses, participation of employers and the payment of bulk transfers. An announcement may refer to benefits which have not yet been incorporated into the scheme's trust deed and rules, but which are nevertheless benefits under the scheme.</paratext>
                        </para>
                        <para>
                          <paratext>Information on the employees who are members of the seller's pension scheme will give the buyer some idea of the likely size of any bulk transfer payment and the liabilities it will be undertaking for future pension benefits.</paratext>
                        </para>
                        <para>
                          <paratext>If the buyer has already passed its staging date, it should ensure that it has sufficient information about the transferring employees to ensure a seamless transition to its own auto-enrolment arrangements. If it has not reached its staging date, the buyer should ensure that it is aware of how the seller has met its auto-enrolment duties to ensure that there has been compliance with the auto-enrolment employer duties of the Pensions Act 2008.</paratext>
                        </para>
                      </division>
                    </drafting.note>
                  </subclause2>
                </subclause1>
              </clause>
              <clause id="a320432">
                <identifier>3.</identifier>
                <para>
                  <paratext>All contributions, insurance premiums, taxes and expenses due to and in respect of the Seller's Scheme have been duly paid and there are no liabilities outstanding in respect of the Seller's Scheme at the date of this agreement. The contributions to the Seller's Scheme have been paid at the rates recommended in the most recent schedule of contributions or the most recent payment schedule.</paratext>
                </para>
              </clause>
              <clause id="a399247">
                <identifier>4.</identifier>
                <para>
                  <paratext>The Seller's Scheme is registered with HMRC for the purposes of Chapter 2 of Part 4 of the Finance Act 2004 and there is no reason why HMRC might de-register the Seller's Scheme.</paratext>
                </para>
                <drafting.note id="a705851" jurisdiction="">
                  <head align="left" preservecase="true">
                    <headtext>Pensions paragraph 4</headtext>
                  </head>
                  <division id="a000293" level="1">
                    <para>
                      <paratext>
                        Since 6 April 2006, the seller's scheme should be a scheme that is registered with HMRC under Chapter 2 of Part 4 of the 
                        <link href="9-505-5667" style="ACTLinkPLCtoPLC">
                          <ital>Finance Act 2004</ital>
                        </link>
                        . Registration occurred automatically for all schemes that were approved under the 
                        <link href="3-505-5458" style="ACTLinkPLCtoPLC">
                          <ital>Income and Corporation Taxes Act 1988</ital>
                        </link>
                         (ICTA) immediately before 6 April 2006.
                      </paratext>
                    </para>
                  </division>
                </drafting.note>
              </clause>
              <clause id="a897224">
                <identifier>5.</identifier>
                <para>
                  <paratext>If the Seller's Scheme was historically a contracted-out scheme within the meaning of the Pension Schemes Act 1993, a contracting-out certificate was (at all applicable times) in force that covered the Seller and the employments of the Employees, for the duration of the period that the Seller's Scheme was contracted-out.</paratext>
                </para>
                <drafting.note id="a491672" jurisdiction="">
                  <head align="left" preservecase="true">
                    <headtext>Pensions paragraph 5</headtext>
                  </head>
                  <division id="a000294" level="1">
                    <para>
                      <paratext>
                        Contracting-out on the defined benefit basis was abolished with effect from 6 April 2016, and defined contribution contracting-out was abolished on 6 April 2012. This paragraph should only be considered for inclusion if the buyer is to take a transfer from the seller's pension scheme that involves a transfer value that relates to any historic contracted-out service. For more information, see 
                        <link href="5-504-9541" style="ACTLinkPLCtoPLC">
                          <ital>Practice note: overview, Contracting out of the state second pension: overview</ital>
                        </link>
                        .
                      </paratext>
                    </para>
                  </division>
                </drafting.note>
              </clause>
              <clause id="a403292">
                <identifier>6.</identifier>
                <para>
                  <paratext>Where any power under the Seller's Scheme to provide additional benefits has been exercised in relation to any of the Employees, full and accurate details of the additional benefits are set out in the Disclosure Letter.</paratext>
                </para>
                <drafting.note id="a795346" jurisdiction="">
                  <head align="left" preservecase="true">
                    <headtext>Pensions paragraph 6</headtext>
                  </head>
                  <division id="a000295" level="1">
                    <para>
                      <paratext>If an employee has special benefits or promises, these may need to be repeated in the buyer's scheme and might affect the size of the bulk transfer.</paratext>
                    </para>
                  </division>
                </drafting.note>
              </clause>
              <clause id="a619509">
                <identifier>7.</identifier>
                <para>
                  <paratext>Prior to 1 October 2012 the Seller facilitated access for those Employees who were not members of the Seller's Scheme to a designated stakeholder scheme as was required by section 3 of the Welfare Reform and Pensions Act 1999.</paratext>
                </para>
                <drafting.note id="a861710" jurisdiction="">
                  <head align="left" preservecase="true">
                    <headtext>Pensions paragraph 7</headtext>
                  </head>
                  <division id="a000296" level="1">
                    <para>
                      <paratext>
                        In the light of the new employer auto-enrolment duties, which are being phased in from 1 October 2012, the statutory duty on an employer to designate and facilitate access to a stakeholder pension scheme has been repealed with effect from the same date. This warranty requires confirmation that the duty that existed before that abolition was complied with. For more information, see 
                        <link href="2-336-4954#a409325" style="ACTLinkPLCtoPLC">
                          <ital>Practice note, Stakeholder pensions: Abolition of the stakeholder pension requirements</ital>
                        </link>
                        .
                      </paratext>
                    </para>
                  </division>
                </drafting.note>
              </clause>
              <clause id="a1044692">
                <identifier>8.</identifier>
                <para>
                  <paratext>The Seller has at all times complied with its automatic enrolment obligations under the Pensions Act 2008.</paratext>
                </para>
              </clause>
              <clause id="a113615">
                <identifier>9.</identifier>
                <para>
                  <paratext>The Seller's Scheme has been administered at all times in accordance with all applicable legal and administrative requirements and in compliance with the governing documentation of the Seller's Scheme.</paratext>
                </para>
              </clause>
              <clause id="a502015">
                <identifier>10.</identifier>
                <para>
                  <paratext>No discrimination on grounds of sex, disability, marital status, hours of work, fixed-term or temporary agency worker status, sexual orientation, religion or belief is, or has at any stage been, made in the provision of pension, lump sum, death, ill-health, disability or accident benefits by the Seller in relation to any of the Employees.</paratext>
                </para>
                <drafting.note id="a147831" jurisdiction="">
                  <head align="left" preservecase="true">
                    <headtext>Pensions paragraph 9</headtext>
                  </head>
                  <division id="a000297" level="1">
                    <para>
                      <paratext>
                        This warranty covers a range of potential claims for discrimination. This includes discrimination on the grounds of sex, which is intended to cover, amongst other things, any claims that the scheme has not been properly equalised following the European Court of Justice's decision in 
                        <ital>Barber v Guardian Royal Exchange Assurance Group [1991] 1 QB 344</ital>
                        , which requires benefits for men and women to be equal for service on and after 17 May 1990. See 
                        <link href="3-208-8985" style="ACTLinkPLCtoPLC">
                          <ital>Practice note, Pensions and discrimination claims</ital>
                        </link>
                        .
                      </paratext>
                    </para>
                  </division>
                </drafting.note>
              </clause>
              <clause id="a854499">
                <identifier>11.</identifier>
                <para>
                  <paratext>So far as the Seller is aware, no claims or complaints have been made or are pending or threatened in relation to the Seller's Scheme or in respect of the provision of (or failure to provide) pension, lump sum, death or ill-health benefits by the Seller in relation to any of the Employees. There is no fact or circumstance likely to give rise to such claims or complaints.</paratext>
                </para>
              </clause>
              <clause id="a584138">
                <identifier>12.</identifier>
                <para>
                  <paratext>For any Seller's Scheme that provides defined benefits, there has been no arrangement which might be construed as a compromise or a reduction of a statutory debt under section 75 or 75A of the Pensions Act 1995.</paratext>
                </para>
              </clause>
              <clause id="a127378">
                <identifier>13.</identifier>
                <para>
                  <paratext>For any Seller's Scheme that provides defined benefits, there is no amount which is treated by section 75 or 75A of the Pensions Act 1995 (or its predecessor, section 144 of the Pension Schemes Act 1993) as a debt due to the trustees of the Seller's Scheme or from the Seller or any of its subsidiaries to the trustees of any other pension scheme. Neither the Seller nor any member of the Seller Group has ever participated in any occupational pension scheme other than the Seller's Scheme.</paratext>
                </para>
              </clause>
              <clause id="a931761">
                <identifier>14.</identifier>
                <para>
                  <paratext>No current Employee or director of the Seller has at any time since 30 August 1993 had his contract of employment transferred to the Seller as a result of a "relevant transfer" for the purposes of either the Transfer of Undertakings (Protection of Employment) Regulations 1981 (before those Regulations were revoked) or the Transfer of Undertakings (Protection of Employment) Regulations 2006 where he had previously been a member of an occupational pension scheme that provided benefits other than those provided in the event of old age, invalidity or death.</paratext>
                </para>
                <drafting.note id="a729683" jurisdiction="">
                  <head align="left" preservecase="true">
                    <headtext>Pensions paragraph 14</headtext>
                  </head>
                  <division id="a000298" level="1">
                    <para>
                      <paratext>
                        This warranty addresses the issues raised in the cases of 
                        <link href="https://uk.practicallaw.thomsonreuters.com/D-000-1332?originationContext=document&amp;amp;transitionType=PLDocumentLink&amp;amp;contextData=(sc.Default)" style="ACTLinkURL">
                          <ital>Beckmann v Dynamco Whicheloe Macfarlane Ltd [2002] IRLR 578</ital>
                        </link>
                         and 
                        <link href="https://uk.practicallaw.thomsonreuters.com/D-000-4708?originationContext=document&amp;amp;transitionType=PLDocumentLink&amp;amp;contextData=(sc.Default)&amp;amp;navId=C88F2C41565A7DD488EDD231609EFF27&amp;amp;comp=pluk" style="ACTLinkURL">
                          <ital>Martin v South Bank University [2002] IRLR 74</ital>
                        </link>
                        . Both of these cases, which were decided by the ECJ, found that some benefits payable before normal retirement date by an occupational pension scheme, could transfer under TUPE in certain circumstances as they were not "old age benefits" and so fell outside of the "pensions exception" contained in 
                        <link href="https://uk.practicallaw.thomsonreuters.com/4-509-0244?originationContext=document&amp;amp;transitionType=PLDocumentLink&amp;amp;contextData=(sc.Default)&amp;amp;comp=pluk&amp;amp;navId=F2D60C5245C423894893803483379B5B" style="ACTLinkURL">
                          <ital>regulation 10</ital>
                        </link>
                         of TUPE.
                      </paratext>
                    </para>
                    <para>
                      <paratext>
                        Where necessary an indemnity should be sought from the seller, see suggested wording in 
                        <internal.reference refid="a524383">Schedule 14, paragraph 8.1(b)</internal.reference>
                        .
                      </paratext>
                    </para>
                    <para>
                      <paratext>
                        For more information, see 
                        <link anchor="a768553" href="9-500-2344" style="ACTLinkPLCtoPLC">
                          <ital>Practice note, Pensions issues on a TUPE transfer: The Beckmann, Martin and Procter &amp; Gamble cases</ital>
                        </link>
                        .
                      </paratext>
                    </para>
                  </division>
                </drafting.note>
              </clause>
            </part>
            <part id="a797047">
              <identifier>Part 5</identifier>
              <head align="left" preservecase="true">
                <headtext>Property</headtext>
              </head>
              <drafting.note id="a163377" jurisdiction="">
                <head align="left" preservecase="true">
                  <headtext>Property warranties</headtext>
                </head>
                <division id="a000299" level="1">
                  <division id="a000300" level="2">
                    <division id="a773260" level="3">
                      <head align="left" preservecase="true">
                        <headtext>Negotiating and drafting issues</headtext>
                      </head>
                      <para>
                        <paratext>In some cases different approaches may be taken in relation to different types of properties; for example, the buyer may fully investigate the important properties and take only limited warranty cover in relation to them, but leave the seller to give (sometimes basic) warranties in relation to the less important properties. A combination of warranties and investigation, and sometimes certificates on title as well, is common.</paratext>
                      </para>
                      <para>
                        <paratext>
                          A full set of property warranties will cover those areas that would be investigated on a full due diligence or would be covered in a certificate of title (and the City of London Law Society (CLLS) certificate of title is a useful comparison for the scope of a full set of property warranties (see 
                          <link href="7-521-6398" style="ACTLinkPLCtoPLC">
                            <ital>CLLS: Certificate of Title and Note to Users (7th Edition) (October 2012)</ital>
                          </link>
                          ). A comparison may also be made with the assumptions that would be made on a valuation of the property (albeit that a valuation will not generally list its assumptions in the same detail).
                        </paratext>
                      </para>
                      <para>
                        <paratext>Other warranties that could be included in the property section include:</paratext>
                      </para>
                      <list type="bulleted">
                        <list.item>
                          <para>
                            <paratext>A warranty that there is no previous transaction which would increase the amount of SDLT that would otherwise be payable on the transfer of any particular property to the buyer. This may be included in the tax warranties.</paratext>
                          </para>
                        </list.item>
                        <list.item>
                          <para>
                            <paratext>
                              There may be a warranty as to the VAT status of the buildings (although this is dealt with in the tax warranties in this document - see 
                              <internal.reference refid="a54351">paragraph 4</internal.reference>
                               of Part 7 of Schedule 13.).
                            </paratext>
                          </para>
                        </list.item>
                      </list>
                    </division>
                  </division>
                </division>
              </drafting.note>
              <clause id="a74925">
                <identifier>1.</identifier>
                <head align="left" preservecase="true">
                  <headtext>Properties</headtext>
                </head>
                <subclause1 id="a541123">
                  <identifier>1.1</identifier>
                  <para>
                    <paratext>
                      The particulars of the Properties set out in 
                      <internal.reference refid="a787929">Part 1</internal.reference>
                       and 
                      <internal.reference refid="a715751">Part 2</internal.reference>
                       of 
                      <internal.reference refid="a854608">Schedule 9</internal.reference>
                       are true, complete and accurate.
                    </paratext>
                  </para>
                  <drafting.note id="a405003" jurisdiction="">
                    <head align="left" preservecase="true">
                      <headtext>Property paragraph 1.1 - the particulars of the properties</headtext>
                    </head>
                    <division id="a000301" level="1">
                      <para>
                        <paratext>
                          In an 
                          <bold>asset</bold>
                           sale there is generally no need for:
                        </paratext>
                      </para>
                      <list type="bulleted">
                        <list.item>
                          <para>
                            <paratext>
                              A warranty that the property schedule lists all the properties owned by the seller. However, the buyer may wish to include a warranty that all of the properties are actively used by the seller in connection with the business (as in the clause below), and also a warranty that the properties being sold comprise all of the properties that are essential to the running of the business (as in 
                              <internal.reference refid="a708612">paragraph 6.1</internal.reference>
                               of Part 1 of this schedule.
                            </paratext>
                          </para>
                        </list.item>
                        <list.item>
                          <para>
                            <paratext>A warranty as to contingent liabilities of the seller in respect of land and buildings (especially leasehold land and buildings) that the seller has owned in the past. This is because the buyer is purchasing the assets and not the owning company.</paratext>
                          </para>
                        </list.item>
                      </list>
                      <para>
                        <paratext>
                          In a 
                          <bold>share</bold>
                           sale, both of these warranties will be required.
                        </paratext>
                      </para>
                    </division>
                  </drafting.note>
                </subclause1>
                <subclause1 id="a458263">
                  <identifier>1.2</identifier>
                  <para>
                    <paratext>All of the Properties are actively used by the Seller in connection with the Business.</paratext>
                  </para>
                  <drafting.note id="a893792" jurisdiction="">
                    <head align="left" preservecase="true">
                      <headtext>Property paragraph 1.2 - Properties actively used</headtext>
                    </head>
                    <division id="a000302" level="1">
                      <para>
                        <paratext>Generally, the buyer will not be interested in acquiring properties (especially leasehold properties) that are vacant, derelict or not being used to their potential. These properties may have actual or hidden liabilities, such as environmental contamination.  The buyer may, however, want to acquire such properties where:</paratext>
                      </para>
                      <list type="bulleted">
                        <list.item>
                          <para>
                            <paratext>They have value, for example, for future development or because the rent is below the market average.</paratext>
                          </para>
                        </list.item>
                        <list.item>
                          <para>
                            <paratext>The buyer wants to expand the operation of the business and make use of the vacant properties.</paratext>
                          </para>
                        </list.item>
                      </list>
                      <para>
                        <paratext>The seller may resist this warranty. Whether or not these types of property are included or excluded from a transaction will depend on the business deal between the parties and will frequently result in a discussion about price.</paratext>
                      </para>
                    </division>
                  </drafting.note>
                </subclause1>
              </clause>
              <clause id="a615627">
                <identifier>2.</identifier>
                <head align="left" preservecase="true">
                  <headtext>Replies to pre-contract enquiries</headtext>
                </head>
                <subclause1 id="a361105">
                  <para>
                    <paratext>All written replies to written enquiries given by or on behalf of the Seller, or any company within the Seller Group, in relation to the Properties, and all written replies given in response to any written enquires raised by or on behalf of the Buyer in relation to the Properties, were complete and accurate at the date they were given, and would still be complete and accurate if the replies were instead being given on the date of this agreement.</paratext>
                  </para>
                  <para>
                    <paratext>[In this paragraph [2], the expressions written enquiries and written replies include [any enquiries and any replies to enquiries sent or received by email and] any enquiries and any replies to enquiries requested or given by reference to the [SPECIFY THE STANDARD FORM OF ENQUIRIES USED, INCLUDING THE EDITION] [and include enquiries or replies so requested or given by email].]</paratext>
                  </para>
                  <drafting.note id="a323597" jurisdiction="">
                    <head align="left" preservecase="true">
                      <headtext>Property paragraph 2 - replies to pre-contract enquiries</headtext>
                    </head>
                    <division id="a000303" level="1">
                      <para>
                        <paratext>The property warranties assume that the buyer has carried out normal property due diligence including raising pre-contract enquiries of the seller. Consequently, a warranty as to the completeness and accuracy of the replies needs to be considered in the context of the overall warranty cover provided by the seller.</paratext>
                      </para>
                      <para>
                        <paratext>
                          Although 
                          <internal.reference refid="a231766">paragraph 1</internal.reference>
                           of Part 1 of this schedule contains a warranty that all information relating to the business and the assets given by or on behalf of the seller to the buyer is true, accurate and complete, as noted in the drafting note to paragraph 1.1 of Part 1 of this schedule, this is widely drawn and likely to prove contentious, and the seller may require the buyer to seek specific warranties regarding the accuracy of specified information.
                        </paratext>
                      </para>
                      <para>
                        <paratext>The position here has to be contrasted with that in a discrete property transaction, where there are unlikely to be warranties.</paratext>
                      </para>
                      <para>
                        <paratext>This paragraph covers two situations:</paratext>
                      </para>
                      <list type="bulleted">
                        <list.item>
                          <para>
                            <paratext>Where enquiries are raised by or on behalf of the Buyer.</paratext>
                          </para>
                        </list.item>
                        <list.item>
                          <para>
                            <paratext>Where replies to standard form enquiries are supplied by or on behalf of the Seller (or related entity) without first being raised by or on behalf of the Buyer.</paratext>
                          </para>
                        </list.item>
                      </list>
                      <para>
                        <paratext>This clause extends the definition of “written” to pre-contract enquiries and replies requested or given by reference to standard form property enquiries, since a short-hand reference, such as “please provide replies to CPSE.1”, is arguably incompatible with a requirement for written enquiries.</paratext>
                      </para>
                      <para>
                        <paratext>The requirement for the replies and enquiries to be in writing means that there is clear evidence of what was asked and of the answer.</paratext>
                      </para>
                      <para>
                        <paratext>This clause gives the option of extending the definition of “written” to cover email. E-mail is often used to raise enquiries and to provide replies, but the interpretation provisions of the standard document might exclude anything sent by email from being considered to be “written”. The parties will need to decide whether any replies to enquiries that are provided by email should be captured by this warranty. When acting for the seller, try to limit the warranty to specific, identified responses, copies of which could be included in the disclosure bundle for ease of reference.</paratext>
                      </para>
                      <para>
                        <paratext>In the context of an asset sale, the remedies of the buyer are frequently restricted to a claim for breach of warranty. This means that the extent of the warranties are a fundamental issue for both parties. It is market practice for the seller to provide replies to standard form property enquiries, but if replies to pre-contract enquiries are warranted, the seller must be careful how it answers them.</paratext>
                      </para>
                      <para>
                        <paratext>
                          Where a reply is qualified by words such as "not so far as the seller is aware", the courts have treated this phrase and others like it as an implied representation that the seller and the seller's solicitors have no actual knowledge of the matter and that they have made all investigations a prudent conveyancer would be expected to have made (
                          <ital>William Sindall plc v Cambridgeshire County Council [1994] 1 WLR 1016</ital>
                          ).
                        </paratext>
                      </para>
                      <para>
                        <paratext>
                          It is not usually practical for the seller's solicitors to make all such investigations in the context of the sale of a business so the seller's solicitor must take into account the definition of "seller's awareness" in the main agreement where warranties are qualified by the words "not so far as the seller is aware" or "not to our knowledge but no warranty can be given" (see 
                          <internal.reference refid="a932495">clause 7.8</internal.reference>
                          ).
                        </paratext>
                      </para>
                    </division>
                  </drafting.note>
                </subclause1>
              </clause>
              <clause id="a634399">
                <identifier>3.</identifier>
                <head align="left" preservecase="true">
                  <headtext>Title</headtext>
                </head>
                <subclause1 id="a406046">
                  <identifier>3.1</identifier>
                  <para>
                    <paratext>The Seller is solely legally and beneficially entitled to, and has a good and marketable title to, each of the Properties.</paratext>
                  </para>
                  <drafting.note id="a387685" jurisdiction="">
                    <head align="left" preservecase="true">
                      <headtext>Property paragraph 3.1 - title to properties</headtext>
                    </head>
                    <division id="a000304" level="1">
                      <para>
                        <paratext>This is a basic warranty that the seller has a good and marketable title to each property. The reason for distinguishing between legal and beneficial interests is to ensure that any trust arrangements are declared at this point and ensure that the seller has full title to the property assets.</paratext>
                      </para>
                      <para>
                        <paratext>The seller may resist a warranty that title is "good and marketable" since establishing this fact will often be the responsibility of the buyer and its solicitors as part of their due diligence. The buyer should be cautious about yielding to any resistance from the seller in this area, particularly where the title investigation exercise is limited to key properties.</paratext>
                      </para>
                    </division>
                  </drafting.note>
                </subclause1>
                <subclause1 id="a356684">
                  <identifier>3.2</identifier>
                  <para>
                    <paratext>The Seller is in possession and actual occupation of the whole of each of the Properties on an exclusive basis, and no right of occupation or enjoyment has been acquired or is in the course of being acquired by any third party, or has been granted or agreed to be granted to any third party.</paratext>
                  </para>
                  <drafting.note id="a964477" jurisdiction="">
                    <head align="left" preservecase="true">
                      <headtext>Property paragraph 3.2 - possession and occupation of properties</headtext>
                    </head>
                    <division id="a000305" level="1">
                      <para>
                        <paratext>This warranty distinguishes between legal possession and occupation of a property. If a seller is in occupation of a property, this does not mean it has an interest in the land. It could, for instance, occupy the property under a licence.</paratext>
                      </para>
                      <para>
                        <paratext>Likewise, if a seller is in legal possession of a property, this does not mean it is actually occupying the property. This warranty will prompt a seller to disclose whether a property is unoccupied in whole or in part and thereby flag up whether this property is under-used in the business. If so, a buyer may consider excluding it from the sale.</paratext>
                      </para>
                      <para>
                        <paratext>This warranty also extends to third party occupational rights that have been acquired or are in the process of being acquired (for example, proposed lettings that are being negotiated or actively marketed).</paratext>
                      </para>
                      <para>
                        <paratext>
                          If there are any occupational leases, details should be provided and appropriate warranties should be given (see, for example, drafting in 
                          <link href="1-107-5027" style="ACTLinkPLCtoPLC">
                            <ital>Standard document, Share purchase agreement: single corporate seller: non-simultaneous exchange and completion</ital>
                          </link>
                          ).
                        </paratext>
                      </para>
                    </division>
                  </drafting.note>
                </subclause1>
                <subclause1 id="a239190">
                  <identifier>3.3</identifier>
                  <para>
                    <paratext>
                      [The Seller has in its possession and control and has Disclosed 
                      <bold>OR</bold>
                       The Seller's Solicitors hold to the order of the Seller and the Seller has Disclosed]:
                    </paratext>
                  </para>
                  <subclause2 id="a591673">
                    <identifier>(a)</identifier>
                    <para>
                      <paratext>copies of all the title deeds and documents necessary to prove good and marketable title to the Properties [including all necessary consents for the grant and any assignment of each Lease]; and</paratext>
                    </para>
                  </subclause2>
                  <subclause2 id="a534222">
                    <identifier>(b)</identifier>
                    <para>
                      <paratext>in relation to each Lease:</paratext>
                    </para>
                    <subclause3 id="a972156">
                      <identifier>(i)</identifier>
                      <para>
                        <paratext>satisfactory evidence of the reversioner's title to the Lease;</paratext>
                      </para>
                    </subclause3>
                    <subclause3 id="a658352">
                      <identifier>(ii)</identifier>
                      <para>
                        <paratext>all consents required under the Lease (other than any Licence);</paratext>
                      </para>
                    </subclause3>
                    <subclause3 id="a865343">
                      <identifier>(iii)</identifier>
                      <para>
                        <paratext>copies of all assignments of the Lease; and</paratext>
                      </para>
                    </subclause3>
                    <subclause3 id="a978792">
                      <identifier>(iv)</identifier>
                      <para>
                        <paratext>evidence of the current annual rent payable under each Lease.</paratext>
                      </para>
                      <drafting.note id="a686762" jurisdiction="">
                        <head align="left" preservecase="true">
                          <headtext>Property paragraph 3.3 - documents of title</headtext>
                        </head>
                        <division id="a000306" level="1">
                          <para>
                            <paratext>One of the alternatives in square brackets should be chosen. The general position is that the seller's solicitors will hold the title deeds to the order of the seller.</paratext>
                          </para>
                          <para>
                            <paratext>This warranty is essential for the buyer, as it needs to know that it will receive all necessary title deeds at completion. This is particularly relevant in the case of registered, and registrable, land where the change of ownership will need to be recorded at the Land Registry.</paratext>
                          </para>
                          <para>
                            <paratext>
                              Reference to consents in paragraphs 3.3(a) and (b)(ii) is a reference to historical consents, such as past licences to underlet, assign, change use and make alterations. The drafting in the leasehold property sale provisions assumes that consent for the assignment of the leasehold properties to the buyer will be made following completion (see 
                              <link href="3-107-5682" style="ACTLinkPLCtoPLC">
                                <ital>Standard clause, Property schedule: asset purchase agreement</ital>
                              </link>
                              ).
                            </paratext>
                          </para>
                        </division>
                      </drafting.note>
                    </subclause3>
                  </subclause2>
                </subclause1>
                <subclause1 id="a904023">
                  <identifier>3.4</identifier>
                  <para>
                    <paratext>The documents of title relating to the Properties to be delivered to the Buyer on completion of the purchase of each of the Properties will all be original documents, properly stamped with stamp duty (or, as the case may be, accompanied by the proper stamp duty land transaction return in respect of that document) and registered, where required.</paratext>
                  </para>
                </subclause1>
                <subclause1 id="a886705">
                  <identifier>3.5</identifier>
                  <para>
                    <paratext>Where title to any of the Properties is not registered at the Land Registry, there is no caution against first registration of title and no event has occurred in consequence of which a caution against first registration of title could have been effected.</paratext>
                  </para>
                  <drafting.note id="a921751" jurisdiction="">
                    <head align="left" preservecase="true">
                      <headtext>Property paragraph 3.5 - cautions</headtext>
                    </head>
                    <division id="a000307" level="1">
                      <para>
                        <paratext>
                          Whilst the first part of this warranty is capable of being checked by the buyer as part of its title investigation, it can be difficult for the buyer to establish whether a caution has been registered, where the address is not specific or where there are unclear plans of the property. The second part of this warranty is effectively an enquiry into background matters concerning the property that the buyer could not establish through its title investigation. For more information about registering cautions against first registration, see 
                          <link href="0-107-4542" style="ACTLinkPLCtoPLC">
                            <ital>Practice note, Cautions against first registration under the Land Registration Act 2002</ital>
                          </link>
                          .
                        </paratext>
                      </para>
                    </division>
                  </drafting.note>
                </subclause1>
                <subclause1 id="a914704">
                  <identifier>3.6</identifier>
                  <para>
                    <paratext>There is no circumstance that could render any transaction affecting the Seller's title to any of the Properties liable to be set aside under the Insolvency Act 1986.</paratext>
                  </para>
                  <drafting.note id="a302235" jurisdiction="">
                    <head align="left" preservecase="true">
                      <headtext>Property paragraph 3.6 - transaction at an undervalue</headtext>
                    </head>
                    <division id="a000308" level="1">
                      <para>
                        <paratext>
                          The purpose of this warranty is to ensure primarily that the seller has not purchased any of the properties at an undervalue, thus allowing any such purchase to be set aside under the 
                          <link href="9-503-9352" style="ACTLinkPLCtoPLC">
                            <ital>Insolvency Act 1986</ital>
                          </link>
                          . For more information, see 
                          <link href="5-107-3979" style="ACTLinkPLCtoPLC">
                            <ital>Practice note, Reviewable transactions in corporate insolvency</ital>
                          </link>
                          <ital>.</ital>
                        </paratext>
                      </para>
                      <para>
                        <paratext>
                          The seller will not normally be able to give an absolute warranty for its chain of title and will often seek to qualify this warranty by awareness. If the buyer accepts this qualification, it should ensure (so far as possible) that awareness is defined in the agreement so as to include the awareness of a person with knowledge of each property acquisition in question (see 
                          <internal.reference refid="a932495">clause 7.8</internal.reference>
                          ).
                        </paratext>
                      </para>
                    </division>
                  </drafting.note>
                </subclause1>
                <subclause1 id="a96288">
                  <identifier>3.7</identifier>
                  <para>
                    <paratext>There are no insurance policies relating to any issue of title affecting the Properties.</paratext>
                  </para>
                  <drafting.note id="a195421" jurisdiction="">
                    <head align="left" preservecase="true">
                      <headtext>Property paragraph 3.7 - title insurance</headtext>
                    </head>
                    <division id="a000309" level="1">
                      <para>
                        <paratext>The buyer cannot establish the insurance position independently without asking the seller. The seller will need to disclose any current insurance policies relating to title issues with the properties.</paratext>
                      </para>
                    </division>
                  </drafting.note>
                </subclause1>
                <subclause1 id="a551539">
                  <identifier>3.8</identifier>
                  <para>
                    <paratext>There are, appurtenant to each of the Properties, all rights and easements necessary for their Current Use and enjoyment (without restriction as to time or otherwise), and the access for each of the Properties is over roads adopted by the local authority and maintained at public expense, and such roads immediately abut the Properties at each point where access is gained.</paratext>
                  </para>
                  <drafting.note id="a751987" jurisdiction="">
                    <head align="left" preservecase="true">
                      <headtext>Property paragraph 3.8 - rights and easements</headtext>
                    </head>
                    <division id="a000310" level="1">
                      <para>
                        <paratext>This paragraph contains a warranty that the properties have the requisite easements and rights necessary for the current use of the properties. In the normal situation where the buyer can undertake a full title investigation, it should be able to discover these matters for itself. However, where there are numerous properties, it may not be feasible, or appropriate, for the buyer to investigate the position for every property.</paratext>
                      </para>
                      <para>
                        <paratext>The seller may agree to give this warranty, but will usually seek to qualify it in the disclosure letter by reference to the title investigation the buyer has undertaken, or should have undertaken. The buyer should only accept any qualification of this nature by reference to the title investigation it has actually undertaken.</paratext>
                      </para>
                    </division>
                  </drafting.note>
                </subclause1>
              </clause>
              <clause id="a185783">
                <identifier>4.</identifier>
                <head align="left" preservecase="true">
                  <headtext>Leasehold Properties</headtext>
                </head>
                <subclause1 id="a751893">
                  <identifier>4.1</identifier>
                  <para>
                    <paratext>The unexpired residue of the term granted by the Lease under which each Leasehold Property is held is vested in the Seller and is valid and subsisting against all persons, including any person in whom any superior estate or interest is vested.</paratext>
                  </para>
                </subclause1>
                <subclause1 id="a53562">
                  <identifier>4.2</identifier>
                  <para>
                    <paratext>In relation to each Lease, the landlord, and each lessee, tenant, licensee or occupier has observed and performed in all material respects all covenants, restrictions, stipulations and other encumbrances and there has not been (expressly or impliedly) any waiver of or acquiescence to any breach of them.</paratext>
                  </para>
                  <drafting.note id="a216784" jurisdiction="">
                    <head align="left" preservecase="true">
                      <headtext>Property paragraph 4.2 - lease covenants</headtext>
                    </head>
                    <division id="a000311" level="1">
                      <para>
                        <paratext>It is unrealistic for the buyer to expect that all covenants in a lease have been fully performed and observed by both the landlord and the tenant. It is inevitable that one or more of the covenants will have been broken at some stage. As an example, the repair and decoration covenant is frequently breached.</paratext>
                      </para>
                      <para>
                        <paratext>From a commercial perspective, a buyer is not worried about absolute compliance, but rather material compliance. Although any breach will allow a landlord to take enforcement action, a material breach is more likely to result in the landlord taking enforcement action against the tenant (including forfeiture). A material breach of covenant may be incapable of remedy (in which case the buyer (as tenant) will not be entitled to relief and could potentially lose the lease through forfeiture), or could prove very expensive for the buyer (as tenant) to remedy.</paratext>
                      </para>
                      <para>
                        <paratext>A major breach may also affect the operation of the business from the property (whether the breach is by the landlord or the tenant).</paratext>
                      </para>
                      <para>
                        <paratext>Through this warranty, the buyer is seeking comfort from the seller that it will not inherit material breaches of covenant.</paratext>
                      </para>
                    </division>
                  </drafting.note>
                </subclause1>
                <subclause1 id="a679715">
                  <identifier>4.3</identifier>
                  <para>
                    <paratext>
                      In relation to each Lease all principal rent and additional rent and all other sums payable by each lessee, tenant, licensee or occupier under each Lease (
                      <defn.term>Lease Sums</defn.term>
                      ) have been paid as and when they became due and no Lease Sums have been:
                    </paratext>
                  </para>
                  <subclause2 id="a192964">
                    <identifier>(a)</identifier>
                    <para>
                      <paratext>set off or withheld; or</paratext>
                    </para>
                  </subclause2>
                  <subclause2 id="a186328">
                    <identifier>(b)</identifier>
                    <para>
                      <paratext>commuted, waived or paid in advance of the due date for payment.</paratext>
                    </para>
                    <drafting.note id="a426365" jurisdiction="">
                      <head align="left" preservecase="true">
                        <headtext>Property paragraph 4.3 - payment of rent</headtext>
                      </head>
                      <division id="a000312" level="1">
                        <para>
                          <paratext>Whilst payment of the rents under a lease is one of the tenant covenants, it is usual to have a specific warranty regarding rent payment. The landlord has more direct and effective means of enforcement for breach of the covenant to pay rent, as opposed to breach of other covenants in a lease. The usual means of enforcement is by way of peaceable re-entry. The effect on a business can be severe. Consequently, a buyer will see a warranty of this nature as fundamental in the context of any leasehold properties.</paratext>
                        </para>
                        <para>
                          <paratext>The buyer will also want to ensure that no arrears have built up (for example, because the seller has reached an agreement with the landlord to commute any rental payments) and that the rent payment terms have not been informally amended.</paratext>
                        </para>
                      </division>
                    </drafting.note>
                  </subclause2>
                </subclause1>
                <subclause1 id="a801255">
                  <identifier>4.4</identifier>
                  <para>
                    <paratext>No collateral assurances, undertakings or concessions have been made by any party to any Lease.</paratext>
                  </para>
                  <drafting.note id="a515861" jurisdiction="">
                    <head align="left" preservecase="true">
                      <headtext>Property paragraph 4.4 - collateral assurances and undertakings</headtext>
                    </head>
                    <division id="a000313" level="1">
                      <para>
                        <paratext>The buyer should ensure that the only liabilities it is assuming in respect of a leasehold property are those expressly detailed in the title documents.</paratext>
                      </para>
                    </division>
                  </drafting.note>
                </subclause1>
                <subclause1 id="a171057">
                  <identifier>4.5</identifier>
                  <para>
                    <paratext>No premium or principal rent has been taken or accepted from or agreed with any lessee, tenant, licensee or occupier under any Lease beyond what is legally permitted.</paratext>
                  </para>
                </subclause1>
                <subclause1 id="a327232">
                  <identifier>4.6</identifier>
                  <para>
                    <paratext>Any consents required for the grant of each Lease, or for the assignments of each Lease, have been obtained and placed with the documents of title along with evidence of the registration of grant where required.</paratext>
                  </para>
                  <drafting.note id="a383640" jurisdiction="">
                    <head align="left" preservecase="true">
                      <headtext>Property paragraph 4.6 - consent to grant and registration</headtext>
                    </head>
                    <division id="a000314" level="1">
                      <para>
                        <paratext>The buyer is seeking assurance from the seller that the use and occupation of the leasehold property by the seller is lawful and that legal title (in the case of registered leasehold land) has been achieved through registration.</paratext>
                      </para>
                    </division>
                  </drafting.note>
                </subclause1>
              </clause>
              <clause id="a124286">
                <identifier>5.</identifier>
                <head align="left" preservecase="true">
                  <headtext>Encumbrances</headtext>
                </head>
                <subclause1 id="a733122">
                  <identifier>5.1</identifier>
                  <para>
                    <paratext>The Properties (and the proceeds of sale from them) are free from:</paratext>
                  </para>
                  <subclause2 id="a576603">
                    <identifier>(a)</identifier>
                    <para>
                      <paratext>any mortgage, debenture, charge (whether legal or equitable and whether fixed or floating), rentcharge, lien or other right in the nature of security; and</paratext>
                    </para>
                  </subclause2>
                  <subclause2 id="a477432">
                    <identifier>(b)</identifier>
                    <para>
                      <paratext>any agreement for sale, estate contract, option, right of pre-emption or right of first refusal,</paratext>
                    </para>
                  </subclause2>
                  <para>
                    <paratext>and there is no agreement or commitment to give or create any of them.</paratext>
                  </para>
                  <drafting.note id="a131334" jurisdiction="">
                    <head align="left" preservecase="true">
                      <headtext>Property paragraph 5.1 - encumbrances</headtext>
                    </head>
                    <division id="a000315" level="1">
                      <para>
                        <paratext>An absence of financial charges will usually be specifically warranted. It will also be a term of the agreement that security over the assets being sold is released on or before completion. Charges over the assets of a corporate entity are usually easily discoverable by a search at Companies House and the usual property searches.</paratext>
                      </para>
                      <para>
                        <paratext>However, reference is also made to the proceeds of sale to catch any charges of the beneficial interest, in case the legal and beneficial title to any of the properties has been split between different entities.</paratext>
                      </para>
                      <para>
                        <paratext>Likewise, an absence of contracts disposing, or seeking to dispose, of the properties is usually warranted.</paratext>
                      </para>
                    </division>
                  </drafting.note>
                </subclause1>
                <subclause1 id="a894198">
                  <identifier>5.2</identifier>
                  <para>
                    <paratext>The Properties are not subject to the payment of any outgoings other than non-domestic local business rates and water and sewerage charges (and in the case of the Leasehold Properties, principal rent, insurance premiums and service charges), and all outgoings have been paid when due and none are disputed.</paratext>
                  </para>
                  <drafting.note id="a391730" jurisdiction="">
                    <head align="left" preservecase="true">
                      <headtext>Property paragraph 5.2 - outgoings</headtext>
                    </head>
                    <division id="a000316" level="1">
                      <para>
                        <paratext>This warranty should reveal whether there are any unexpected running costs associated with a property. If there are, this may have an impact on the price paid for the property assets.</paratext>
                      </para>
                      <para>
                        <paratext>
                          The reference to non-domestic local business rates is intentional. Where a seller pays central business rates, this will have to be disclosed against this warranty and the buyer can then avoid the problems that have arisen in this situation. (See 
                          <link href="8-107-0856" style="ACTLinkPLCtoPLC">
                            <ital>Legal update, Liability for rates and the sale of properties by utility companies (House of Lords)</ital>
                          </link>
                          .)
                        </paratext>
                      </para>
                    </division>
                  </drafting.note>
                </subclause1>
                <subclause1 id="a922197">
                  <identifier>5.3</identifier>
                  <para>
                    <paratext>The Properties are not subject to any matters which are unregistered interests which override registered dispositions under Schedule 3 to the Land Registration Act 2002 or (where title to any of the Properties is not registered) which are unregistered interests which override first registration under Schedule 1 to the Land Registration Act 2002.</paratext>
                  </para>
                  <drafting.note id="a797621" jurisdiction="">
                    <head align="left" preservecase="true">
                      <headtext>Property paragraph 5.3 - unregistered interests</headtext>
                    </head>
                    <division id="a000317" level="1">
                      <para>
                        <paratext>
                          The
                          <link href="1-507-2345" style="ACTLinkPLCtoPLC">
                            <ital> Land Registration Act 2002</ital>
                          </link>
                           (LRA 2002) significantly limited the scope of overriding interests. The term "overriding interest" is not used in the LRA 2002, and is replaced by with the following longer terms:
                        </paratext>
                      </para>
                      <list type="bulleted">
                        <list.item>
                          <para>
                            <paratext>Unregistered interests which override first registration, which are dealt with under Schedule 1 to the LRA 2002.</paratext>
                          </para>
                        </list.item>
                        <list.item>
                          <para>
                            <paratext>Unregistered interests which override a registered disposition, which are dealt with under Schedule 3 to the LRA 2002.</paratext>
                          </para>
                        </list.item>
                      </list>
                      <para>
                        <paratext>
                          In the 
                          <link href="0-505-7500" style="ACTLinkPLCtoPLC">
                            <ital>Land Registration Rules 2003 (SI 2003/1417) </ital>
                          </link>
                           (LRR 2003), however, the term "overriding interest" has reappeared and inevitably in practice, the term "overriding interest" is used as popular shorthand under the LRA 2002.
                        </paratext>
                      </para>
                      <para>
                        <paratext>The fundamental objective of the LRA 2002 is to create a conclusive land title register that is as complete and as accurate a record of title as is possible at any given moment, so that ultimately it should be possible for title investigation to be carried out almost entirely online. Consequently, by their very nature such unregistered interests will only be within the knowledge of the seller so the buyer will expect the seller either to disclose their existence, or to take the risk. Conversely, the seller should consider disclosing general unregistered interests that may affect the properties. Examples could be prescriptive rights of way, rights of light and air or drainage easements. For more information, see the following Practice notes:</paratext>
                      </para>
                      <list type="bulleted">
                        <list.item>
                          <para>
                            <paratext>
                              <link href="8-107-4576" style="ACTLinkPLCtoPLC">
                                <ital>Practice note, Overriding interests and the Land Registration Act 2002</ital>
                              </link>
                              .
                            </paratext>
                          </para>
                        </list.item>
                        <list.item>
                          <para>
                            <paratext>
                              <link href="3-385-9228" style="ACTLinkPLCtoPLC">
                                <ital>Practice note, Easements: characteristics</ital>
                              </link>
                              .
                            </paratext>
                          </para>
                        </list.item>
                        <list.item>
                          <para>
                            <paratext>
                              <link href="3-107-4475" style="ACTLinkPLCtoPLC">
                                <ital>Practice note, Restrictive covenants affecting land</ital>
                              </link>
                              .
                            </paratext>
                          </para>
                        </list.item>
                      </list>
                    </division>
                  </drafting.note>
                </subclause1>
                <subclause1 id="a103780">
                  <identifier>5.4</identifier>
                  <para>
                    <paratext>There are no covenants, restrictions, stipulations, easements, profits à prendre, wayleaves, licences, grants or other Encumbrances (whether of a private or public nature, and whether legal or equitable) affecting the Properties which are of an onerous or unusual nature, or affect their value, or which conflict with the Current Use of the Properties.</paratext>
                  </para>
                </subclause1>
                <subclause1 id="a293453">
                  <identifier>5.5</identifier>
                  <para>
                    <paratext>All covenants, restrictions, stipulations and other Encumbrances affecting the Properties have been fully observed and performed and no notice of any alleged breach has been received by the Seller (or its predecessors in title).</paratext>
                  </para>
                </subclause1>
                <subclause1 id="a193276">
                  <identifier>5.6</identifier>
                  <para>
                    <paratext>There are no circumstances which (with or without taking other action) would entitle any third party to exercise a right of entry to, or take possession of all or any part of the Properties, or which would in any other way affect or restrict the continued possession, enjoyment or use of any part of the Properties.</paratext>
                  </para>
                </subclause1>
                <subclause1 id="a759386">
                  <identifier>5.7</identifier>
                  <para>
                    <paratext>There are no matters which are registered as local land charges or, although not registered, are capable of registration as local land charges.</paratext>
                  </para>
                  <drafting.note id="a45883" jurisdiction="">
                    <head align="left" preservecase="true">
                      <headtext>Property paragraph 5.7 - Land charges</headtext>
                    </head>
                    <division id="a000318" level="1">
                      <para>
                        <paratext>
                          Registered local land charges are discoverable from the results of a local authority search conducted as part of the buyer's title investigation. However, any items not on the register may only be known to the seller. For more information, see 
                          <link href="1-107-4834" style="ACTLinkPLCtoPLC">
                            <ital>Practice note, Searches: Local land charges</ital>
                          </link>
                          .
                        </paratext>
                      </para>
                    </division>
                  </drafting.note>
                </subclause1>
                <subclause1 id="a61055">
                  <identifier>5.8</identifier>
                  <para>
                    <paratext>The Seller has not (nor has anyone on its behalf) expressly or impliedly waived any breach by any person of any covenant, agreement, restriction, stipulation or obligation relating to the Properties or any part of them, or of which the Properties or any part of them has the benefit.</paratext>
                  </para>
                </subclause1>
              </clause>
              <clause id="a559629">
                <identifier>6.</identifier>
                <head align="left" preservecase="true">
                  <headtext>Planning and use of Properties</headtext>
                </head>
                <drafting.note id="a622674" jurisdiction="">
                  <head align="left" preservecase="true">
                    <headtext>Property paragraph 6 - planning and use of properties</headtext>
                  </head>
                  <division id="a000319" level="1">
                    <para>
                      <paratext>The consequences of a breach of planning consent can be severe. The buyer will therefore want to know:</paratext>
                    </para>
                    <list type="bulleted">
                      <list.item>
                        <para>
                          <paratext>If there have been any breaches of planning consent.</paratext>
                        </para>
                      </list.item>
                      <list.item>
                        <para>
                          <paratext>If yes, have those breaches have been remedied?</paratext>
                        </para>
                      </list.item>
                      <list.item>
                        <para>
                          <paratext>Have the time limits for taking enforcement action, expired?</paratext>
                        </para>
                      </list.item>
                    </list>
                    <para>
                      <paratext>A subsisting breach exposes the buyer to possible enforcement action. Whether a buyer is prepared to take the risk of enforcement action will depend on a number of factors, including the value and importance of a particular property to the transaction and the estimated cost of remedying any breach. The seller will however, resist giving a warranty without qualifying it. Typically it will seek to do so by:</paratext>
                    </para>
                    <list type="bulleted">
                      <list.item>
                        <para>
                          <paratext>Awareness: by adding "so far as the seller is aware".</paratext>
                        </para>
                      </list.item>
                      <list.item>
                        <para>
                          <paratext>Materiality: instead of referring to "all" planning permissions and building regulations, the warranty would refer to "all material" permissions.</paratext>
                        </para>
                      </list.item>
                      <list.item>
                        <para>
                          <paratext>Notice of breach: rather than warranting that the company has fully complied with these matters, it will warrant that it has "not received notice of any breach" of these matters.</paratext>
                        </para>
                      </list.item>
                    </list>
                    <para>
                      <paratext>A buyer should be wary of accepting qualifications, particularly ones by reference to "no notice of any breach". A qualification of this nature does not mean there are no breaches, rather, that the seller has not received notice of them.</paratext>
                    </para>
                  </division>
                </drafting.note>
                <subclause1 id="a626852">
                  <identifier>6.1</identifier>
                  <para>
                    <paratext>
                      The definitions and rules of interpretation in this paragraph apply in this 
                      <internal.reference refid="a559629">paragraph 6</internal.reference>
                      :
                    </paratext>
                  </para>
                  <defn.item id="a302242">
                    <defn.term>Planning Acts</defn.term>
                    <defn>
                      <para>
                        <paratext>the Town and Country Planning Act 1990, the Planning (Listed Buildings and Conservation Areas) Act 1990, the Planning (Hazardous Substances) Act 1990, the Planning (Consequential Provisions) Act 1990, the Planning and Compensation Act 1991, the Planning and Compulsory Purchase Act 2004, the Planning Act 2008, the Localism Act 2011, the Growth and Infrastructure Act 2013, the Housing and Planning Act 2016 and the Neighbourhood Planning Act 2017 and any other legislation from time to time regulating the use or development of land.</paratext>
                      </para>
                    </defn>
                  </defn.item>
                  <defn.item id="a167374">
                    <defn.term>Statutory Agreement</defn.term>
                    <defn>
                      <para>
                        <paratext>an agreement or undertaking entered into under section 18 of the Public Health Act 1936, or section 52 of the Town and Country Planning Act 1971, or section 33 of the Local Government (Miscellaneous Provisions) Act 1982, or section 106 of the Town and Country Planning Act 1990, or section 104 of the Water Industry Act 1991, or any other legislation (later or earlier) similar to these statutes.</paratext>
                      </para>
                    </defn>
                  </defn.item>
                </subclause1>
                <subclause1 id="a630354">
                  <identifier>6.2</identifier>
                  <para>
                    <paratext>The Current Use of each of the Properties is the permitted lawful use for the purposes of the Planning Acts. [Where applicable the Current Use of each of the Properties is in accordance with the provisions of the Leases.]</paratext>
                  </para>
                  <drafting.note id="a344960" jurisdiction="">
                    <head align="left" preservecase="true">
                      <headtext>Property paragraph 6.2 - planning acts</headtext>
                    </head>
                    <division id="a000320" level="1">
                      <para>
                        <paratext>Establishing the lawful use of a property for the purposes of planning law can be difficult for a buyer. A search of the local authority will only give details of registered planning charges, such as planning permissions. It will not confirm which planning permissions have been implemented, nor will it generally confirm the lawfulness of a change of use in breach of planning control, but for which no enforcement action can be taken because the relevant time periods for enforcement have lapsed.</paratext>
                      </para>
                      <para>
                        <paratext>The seller will, or should, know whether the use of a property breaches planning control and a buyer should seek a warranty that the current use is the authorised use under planning law.</paratext>
                      </para>
                    </division>
                  </drafting.note>
                </subclause1>
                <subclause1 id="a683760">
                  <identifier>6.3</identifier>
                  <para>
                    <paratext>All necessary building regulation consents have been obtained both in relation to the Current Use of the Properties and any alterations and improvements to them.</paratext>
                  </para>
                  <drafting.note id="a579949" jurisdiction="">
                    <head align="left" preservecase="true">
                      <headtext>Property paragraph 6.3 - building regulations</headtext>
                    </head>
                    <division id="a000321" level="1">
                      <para>
                        <paratext>A contravention of building regulations can result in a fine or an enforcement notice served by the local authority requiring the works or alterations to be removed. It may also cause a health and safety issue for employees.</paratext>
                      </para>
                      <para>
                        <paratext>The buyer will be concerned to ensure that the seller has complied with building regulations. The consequences of an enforcement notice will not only result in expense for the buyer to undertake works, but may affect the continued operation of the business from the property.</paratext>
                      </para>
                    </division>
                  </drafting.note>
                </subclause1>
                <subclause1 id="a523540">
                  <identifier>6.4</identifier>
                  <para>
                    <paratext>No claim or liability (contingent or otherwise) under the Planning Acts in respect of the Properties (or any part), or any Statutory Agreement affecting the Properties (or any part), is outstanding, nor are the Properties (or any part) the subject of a notice to treat or a notice of entry and no notice, order, resolution or proposal has been published for the compulsory acquisition, closing, demolition or clearance of the Properties or any part, and the Seller is not aware of any matter or circumstances which would lead to any such notice, order, resolution or proposal.</paratext>
                  </para>
                  <drafting.note id="a960431" jurisdiction="">
                    <head align="left" preservecase="true">
                      <headtext>Property paragraph 6.4 - Liability under planning legislation and statutory agreements</headtext>
                    </head>
                    <division id="a000322" level="1">
                      <para>
                        <paratext>
                          A common example of a statutory agreement is an agreement entered into under 
                          <link href="0-507-2317" style="ACTLinkPLCtoPLC">
                            <ital>section 106</ital>
                          </link>
                           of the 
                          <link href="4-503-9397" style="ACTLinkPLCtoPLC">
                            <ital>Town and Country Planning Act 1990</ital>
                          </link>
                           (commonly referred to as a section 106 agreement). These agreements are a form of contract between a land owner and the local planning authority, and can deal with various aspects of a particular development. An example would be a contribution by the landowner towards the costs of improvements to the local highway as part of the landowner's development of its property.
                        </paratext>
                      </para>
                      <para>
                        <paratext>In some cases, the financial obligations placed on a landowner in a section 106 agreement can be substantial. These obligations are generally triggered by implementation of the planning permission to which they refer and/or completion of certain aspects of the works permitted by the planning permission. An example of an existing liability would be a payment that has fallen due in respect of a property, but not yet been settled. A contingent liability is an outstanding or unfulfilled obligation. Using the example above, it could be a payment to the highways authority under a section 106 agreement that has not yet been triggered.</paratext>
                      </para>
                      <para>
                        <paratext>The buyer should ensure that it does not inherit obligations (above normal, expected running costs) that could result in significant expenditure following completion. While a survey of a property, coupled with the legal title investigation, will normally establish whether there are any breaches of planning law that will require remedy and any statutory agreements, it may not be possible to undertake a survey (for instance because of confidentiality issues) and any survey undertaken may be subject to caveats (for instance, because the surveyor is unable to gain access to particular parts of the property, such as the roof).</paratext>
                      </para>
                      <para>
                        <paratext>In consequence, the buyer will thus require warranty cover from the seller.</paratext>
                      </para>
                      <para>
                        <paratext>A buyer will be concerned to ensure that any property used by the business is not the subject of an existing, or prospective, compulsory purchase. Notices of entry, and notices to treat, form part of the initial steps undertaken as part of a compulsory purchase. Since their existence will not be recorded on any available public registers, the buyer will expect the seller to warrant that none exist.</paratext>
                      </para>
                    </division>
                  </drafting.note>
                </subclause1>
                <subclause1 id="a1004200">
                  <identifier>6.5</identifier>
                  <para>
                    <paratext>All planning permissions, orders and regulations issued under the Planning Acts, and all building regulations, consents and byelaws for the time being in force have been fully complied with in relation to the Properties.</paratext>
                  </para>
                </subclause1>
              </clause>
              <clause id="a544903">
                <identifier>7.</identifier>
                <head align="left" preservecase="true">
                  <headtext>Statutory obligations</headtext>
                </head>
                <para>
                  <paratext>The Seller has complied with all applicable statutory and byelaw requirements, and all regulations, rules and delegated legislation, relating to the Properties and their Current Use.</paratext>
                </para>
                <drafting.note id="a900087" jurisdiction="">
                  <head align="left" preservecase="true">
                    <headtext>Statutory obligations</headtext>
                  </head>
                  <division id="a000323" level="1">
                    <para>
                      <paratext>The seller will resist giving such a warranty without qualifying it.</paratext>
                    </para>
                  </division>
                </drafting.note>
              </clause>
              <clause id="a940112">
                <identifier>8.</identifier>
                <head align="left" preservecase="true">
                  <headtext>Condition</headtext>
                </head>
                <subclause1 id="a754484">
                  <identifier>8.1</identifier>
                  <para>
                    <paratext>Each of the Properties is in a good state of repair and condition [and is fit for the Current Use].</paratext>
                  </para>
                  <drafting.note id="a178104" jurisdiction="">
                    <head align="left" preservecase="true">
                      <headtext>Property paragraph 8.1 - condition</headtext>
                    </head>
                    <division id="a000324" level="1">
                      <para>
                        <paratext>Warranties as to physical condition that go beyond the properties being fit for their purposes and the seller not having received any adverse reports are relatively rare. A seller will generally have the information needed to give additional specific warranties that the property has not been subject to flooding during the seller's period of ownership, or affected by mining activities, although this information is now generally available as a matter of public record at the Environment Agency and the Coal Authority.</paratext>
                      </para>
                      <para>
                        <paratext>This warranty relates to the repair and condition of the properties. The buyer should be wary of any disclosures made against this warranty in the disclosure letter. The seller may seek to disclose any survey undertaken by the buyer against this warranty.</paratext>
                      </para>
                      <para>
                        <paratext>The seller may also seek a general disclosure that the property is sold subject to any matters that would be revealed by the searches and enquiries that a prudent purchaser ought to undertake. Arguably, this deemed disclosure could extend to anything that the buyer might have discovered on a physical inspection or survey of the property. The buyer should resist a disclosure of this nature where a survey or physical inspection is not undertaken, or is limited in scope.</paratext>
                      </para>
                      <para>
                        <paratext>Reference in square brackets to the "Current Use" assumes that the buyer intends to carry on using the property for the same purposes. Where a buyer intends to change the use, the reference to "Current Use" will serve little purpose.</paratext>
                      </para>
                    </division>
                  </drafting.note>
                </subclause1>
                <subclause1 id="a576947">
                  <identifier>8.2</identifier>
                  <para>
                    <paratext>There are no development works, redevelopment works or fitting-out works outstanding in respect of any of the Properties.</paratext>
                  </para>
                  <drafting.note id="a874981" jurisdiction="">
                    <head align="left" preservecase="true">
                      <headtext>Property paragraph 8.2 - no development works</headtext>
                    </head>
                    <division id="a000325" level="1">
                      <para>
                        <paratext>While this should be apparent from a physical inspection of the properties, there may be works that need to be carried out that have not yet commenced. The seller should be able to give this warranty, given its particular knowledge of the properties.</paratext>
                      </para>
                    </division>
                  </drafting.note>
                </subclause1>
                <subclause1 id="a843980">
                  <identifier>8.3</identifier>
                  <para>
                    <paratext>None of the Properties have suffered from any:</paratext>
                  </para>
                  <subclause2 id="a630898">
                    <identifier>(a)</identifier>
                    <para>
                      <paratext>flooding; or</paratext>
                    </para>
                  </subclause2>
                  <subclause2 id="a872524">
                    <identifier>(b)</identifier>
                    <para>
                      <paratext>subsidence; or</paratext>
                    </para>
                  </subclause2>
                  <subclause2 id="a147648">
                    <identifier>(c)</identifier>
                    <para>
                      <paratext>heave; or</paratext>
                    </para>
                  </subclause2>
                  <subclause2 id="a791118">
                    <identifier>(d)</identifier>
                    <para>
                      <paratext>landslip; or</paratext>
                    </para>
                  </subclause2>
                  <subclause2 id="a126285">
                    <identifier>(e)</identifier>
                    <para>
                      <paratext>mining activities; or</paratext>
                    </para>
                  </subclause2>
                  <subclause2 id="a855206">
                    <identifier>(f)</identifier>
                    <para>
                      <paratext>structural defects; or</paratext>
                    </para>
                  </subclause2>
                  <subclause2 id="a934020">
                    <identifier>(g)</identifier>
                    <para>
                      <paratext>defects in the drains and services from time to time serving the Properties; or</paratext>
                    </para>
                  </subclause2>
                  <subclause2 id="a42881">
                    <identifier>(h)</identifier>
                    <para>
                      <paratext>dry rot, wet rot, rising damp or any infestation.</paratext>
                    </para>
                    <drafting.note id="a818983" jurisdiction="">
                      <head align="left" preservecase="true">
                        <headtext>Property paragraph 8.3 - flooding and similar events</headtext>
                      </head>
                      <division id="a000326" level="1">
                        <para>
                          <paratext>Many of these items are discoverable either from public registers or through undertaking a structural survey of the properties. Whether or not the buyer carries out its own due diligence as regards these matters, the seller will seek to disclose against this warranty:</paratext>
                        </para>
                        <list type="bulleted">
                          <list.item>
                            <para>
                              <paratext>Any matters discoverable in public registers.</paratext>
                            </para>
                          </list.item>
                          <list.item>
                            <para>
                              <paratext>The results of any survey carried out, or that ought to have been carried out, by the buyer.</paratext>
                            </para>
                          </list.item>
                        </list>
                        <para>
                          <paratext>A buyer should resist these deemed disclosures and instead only agree that the results of the searches it has actually carried out will be disclosed against this warranty.</paratext>
                        </para>
                        <para>
                          <paratext>For more information, see Practice notes:</paratext>
                        </para>
                        <list type="bulleted">
                          <list.item>
                            <para>
                              <paratext>
                                <link href="5-107-4832" style="ACTLinkPLCtoPLC">
                                  <ital>Searches: coal mining and brine</ital>
                                </link>
                                .
                              </paratext>
                            </para>
                          </list.item>
                          <list.item>
                            <para>
                              <paratext>
                                <link href="7-216-0451" style="ACTLinkPLCtoPLC">
                                  <ital>Environmental searches and desktop reports</ital>
                                </link>
                                .
                              </paratext>
                            </para>
                          </list.item>
                        </list>
                      </division>
                    </drafting.note>
                  </subclause2>
                </subclause1>
                <subclause1 id="a309914">
                  <identifier>8.4</identifier>
                  <para>
                    <paratext>The Seller has not received any adverse report from any engineer, surveyor or other professional relating to any of the Properties and is not aware of any predecessor in title having done so.</paratext>
                  </para>
                  <drafting.note id="a174059" jurisdiction="">
                    <head align="left" preservecase="true">
                      <headtext>Property paragraph 8.4 - adverse reports</headtext>
                    </head>
                    <division id="a000327" level="1">
                      <para>
                        <paratext>From the seller's perspective, this warranty is very wide. The reference to "other professional" could include an accountant or lawyer. Further, the use of the word "adverse" means that even something that is minor (for instance, minor water damage to a ceiling) would mean that any report in which that "adverse" finding was located would have to be disclosed against this warranty.</paratext>
                      </para>
                    </division>
                  </drafting.note>
                </subclause1>
              </clause>
              <clause id="a645080">
                <identifier>9.</identifier>
                <head align="left" preservecase="true">
                  <headtext>Complaints and disputes</headtext>
                </head>
                <drafting.note id="a776258" jurisdiction="">
                  <head align="left" preservecase="true">
                    <headtext>Complaints and disputes</headtext>
                  </head>
                  <division id="a156018" level="1">
                    <head align="left" preservecase="true">
                      <headtext>Complaints and disputes: paragraph 9, Part 5, Schedule 13</headtext>
                    </head>
                    <para>
                      <paratext>The warranties in paragraph 9 are designed to flush out the existence of any disputes:</paratext>
                    </para>
                    <list type="bulleted">
                      <list.item>
                        <para>
                          <paratext>
                            With any statutory or local bodies (
                            <ital>paragraph 9.1</ital>
                            ).
                          </paratext>
                        </para>
                      </list.item>
                      <list.item>
                        <para>
                          <paratext>
                            With any neighbours, whether under covenants affecting the properties, or benefiting them (
                            <ital>paragraph 9.2</ital>
                            ).
                          </paratext>
                        </para>
                      </list.item>
                    </list>
                    <para>
                      <paratext>The buyer will want to know that the operation of the business from the properties has not been affected by disputes. A dispute may make the operation of the business more costly, either because it affects any of the facilities used or enjoyed by the property, or because it requires a more intensive maintenance or works programme.</paratext>
                    </para>
                  </division>
                </drafting.note>
                <subclause1 id="a374002">
                  <identifier>9.1</identifier>
                  <para>
                    <paratext>No notices, complaints or requirements have been issued or made (whether formally or informally) by any competent authority or undertaking exercising statutory or delegated powers in relation to any of the Properties, the Current Use of the Properties or any machinery, plant or equipment in them, and the Seller is not aware of any matter which could lead to any such notice, complaint or requirement being issued or made.</paratext>
                  </para>
                </subclause1>
                <subclause1 id="a452816">
                  <identifier>9.2</identifier>
                  <para>
                    <paratext>There exists no dispute between the Seller and the owner or occupier of any other premises adjacent to or neighbouring the Properties and the Seller does not expect, and is not aware of any circumstances that may give rise to, any such dispute after the date of this agreement.</paratext>
                  </para>
                </subclause1>
              </clause>
            </part>
            <part id="a740546">
              <identifier>Part 6</identifier>
              <head align="left" preservecase="true">
                <headtext>Environment and health and safety</headtext>
              </head>
              <drafting.note id="a1035201" jurisdiction="">
                <head align="left" preservecase="true">
                  <headtext>Environment health and safety</headtext>
                </head>
                <division id="a000328" level="1">
                  <para>
                    <paratext>Environmental risk can be an area of concern in a transaction. The need for and extent of environmental warranties (or an indemnity) will vary according to the nature of the target business and the condition of the properties. Warranties for health and safety issues may also be important.</paratext>
                  </para>
                  <para>
                    <paratext>The law relating to the environment and health and safety is complex and so it would be advisable to obtain specialist legal advice.</paratext>
                  </para>
                  <para>
                    <paratext>These warranties have been drafted without specific references to UK legislation, to make them adaptable for international transactions, but it is important to consult specialist lawyers in each relevant jurisdiction.</paratext>
                  </para>
                  <para>
                    <paratext>
                      For a detailed discussion of environmental issues in asset purchases and the drafting of environmental warranties, see 
                      <link href="1-603-3225" style="ACTLinkPLCtoPLC">
                        <ital>Practice notes, Environmental issues in corporate transactions</ital>
                      </link>
                       and 
                      <link href="4-604-1686" style="ACTLinkPLCtoPLC">
                        <ital>Environmental warranties: overview</ital>
                      </link>
                      .
                    </paratext>
                  </para>
                  <division id="a000329" level="2">
                    <division id="a790261" level="3">
                      <head align="left" preservecase="true">
                        <headtext>Legal issues</headtext>
                      </head>
                      <list type="bulleted">
                        <list.item>
                          <para>
                            <paratext>
                              <bold>Key environmental risks in an asset sale.</bold>
                               For a summary of the main environmental regimes that could give rise to liability, see 
                              <link href="1-386-1543" style="ACTLinkPLCtoPLC">
                                <ital>Practice note: Environmental law: overview</ital>
                              </link>
                              . If a buyer buys only the assets of the company that operates the business, it does not inherit all of the historical and existing environmental liabilities associated with the business and the sites. An asset buyer does not acquire the operating company, which may be the causer or knowing permitter of environmental problems, and so the buyer is not liable on that basis. However, the buyer does become the owner or occupier of the sites and so is potentially liable in respect of environmental problems on that basis. In addition:
                            </paratext>
                          </para>
                          <list type="bulleted">
                            <list.item>
                              <para>
                                <paratext>if the buyer fails to take steps to remedy an environmental problem originally caused or knowingly permitted by the seller, the buyer may also face liability (alongside the seller) as a causer or knowing permitter of that problem; and</paratext>
                              </para>
                            </list.item>
                            <list.item>
                              <para>
                                <paratext>where the seller (as original causer or knowing permitter) "cannot be found", then the buyer may be held liable in its place as the current owner or occupier of the site.</paratext>
                              </para>
                            </list.item>
                          </list>
                        </list.item>
                      </list>
                      <list type="bulleted">
                        <list.item>
                          <para>
                            <paratext>
                              <bold>Transferring liability for contaminated land.</bold>
                               Part 2A of the 
                              <link href="6-506-6083" style="ACTLinkPLCtoPLC">
                                <ital>Environmental Protection Act 1990</ital>
                              </link>
                               contains the regime for liability for contaminated land. Statutory guidance provides that the parties to a sale of land can:
                            </paratext>
                          </para>
                          <list type="bulleted">
                            <list.item>
                              <para>
                                <paratext>Agree how to apportion liability under the Part 2A regime between themselves (this is an "agreement on liability"). The enforcing authority will usually have regard to wording allocating that liability.</paratext>
                              </para>
                            </list.item>
                            <list.item>
                              <para>
                                <paratext>Transfer the seller's liability under the Part 2A regime to the buyer, either by providing information about contamination to the buyer, or by making a payment for remediation to the buyer.</paratext>
                              </para>
                            </list.item>
                          </list>
                        </list.item>
                        <list.item>
                          <para>
                            <paratext>For more information, see:</paratext>
                          </para>
                          <list type="bulleted">
                            <list.item>
                              <para>
                                <paratext>
                                  <link href="0-505-8665" style="ACTLinkPLCtoPLC">
                                    <ital>Standard clause, Clauses to allocate environmental liability on sale of land</ital>
                                  </link>
                                  .
                                </paratext>
                              </para>
                            </list.item>
                            <list.item>
                              <para>
                                <paratext>
                                  <link href="0-508-4650" style="ACTLinkPLCtoPLC">
                                    <ital>Practice note, Contaminated land regime: exclusion of liability</ital>
                                  </link>
                                  .
                                </paratext>
                              </para>
                            </list.item>
                          </list>
                        </list.item>
                      </list>
                      <list type="bulleted">
                        <list.item>
                          <para>
                            <paratext>
                              <bold>Health and safety.</bold>
                               Although the environmental and health and safety warranties in this document have been merged into a single set of warranties, this may not be appropriate in all transactions. The parties should therefore consider whether separate health and safety warranties are needed in their particular transaction. On health and safety, these warranties broadly cover:
                            </paratext>
                          </para>
                          <list type="bulleted">
                            <list.item>
                              <para>
                                <paratext>Any claim, liability or regulatory action for exposure to Hazardous Substances or Waste, or the health and safety of any person (through the definition of EHS Matters).</paratext>
                              </para>
                            </list.item>
                            <list.item>
                              <para>
                                <paratext>Any breach of health and safety legislation (through the definition of EHS Laws).</paratext>
                              </para>
                            </list.item>
                          </list>
                        </list.item>
                      </list>
                      <list type="bulleted">
                        <list.item>
                          <para>
                            <paratext>The seller may not wish the EHS warranties to cover "pure" worker health and safety matters (such as protective equipment) and may wish to include materiality thresholds.</paratext>
                          </para>
                        </list.item>
                        <list.item>
                          <para>
                            <paratext>
                              The buyer may inherit certain liabilities towards employees, such as a claim for personal injury, if the 
                              <link href="2-505-5915" style="ACTLinkPLCtoPLC">
                                <ital>TUPE</ital>
                              </link>
                               applies to the transaction. Other health and safety claims may also transfer, apart from criminal liabilities arising under health and safety legislation, which do not (see 
                              <link href="9-380-8518#a932441" style="ACTLinkPLCtoPLC">
                                <ital>Practice note, TUPE (3): the automatic transfer principle: Accrued liabilities</ital>
                              </link>
                              ). For a discussion on the allocation of health and safety liabilities in asset purchases, see 
                              <link href="3-107-3541#a1002706" style="ACTLinkPLCtoPLC">
                                <ital>Practice note, Employment: asset purchases</ital>
                              </link>
                              .
                            </paratext>
                          </para>
                        </list.item>
                      </list>
                    </division>
                    <division id="a792852" level="3">
                      <head align="left" preservecase="true">
                        <headtext>Negotiating and drafting issues</headtext>
                      </head>
                      <list type="bulleted">
                        <list.item>
                          <para>
                            <paratext>Although the EHS warranties have been merged together in Part 6 of Schedule 13, this may not be appropriate in all transactions. The parties should therefore consider whether separate health and safety warranties are needed in their particular transaction.</paratext>
                          </para>
                          <para>
                            <paratext>In addition, if changes are made to the relevant definitions (such as the definition of EHS Matters), the parties will need to consider the implications from the point of view of both environmental and health and safety issues.</paratext>
                          </para>
                        </list.item>
                      </list>
                      <list type="bulleted">
                        <list.item>
                          <para>
                            <paratext>The seller may seek to limit certain warranties by reference to a specific time period, perhaps limited to the time that it has operated the business. For example:</paratext>
                          </para>
                          <para>
                            <paratext>"The Business has been operated in compliance with all EHS Laws during the period of two years before the Completion Date."</paratext>
                          </para>
                          <para>
                            <paratext>
                              If any of the EHS warranties are limited by the seller's awareness, the buyer should ensure that the seller has made appropriate enquiries of the relevant persons (such as the EHS directors and managers). It is also important to check that, where appropriate, the names or job titles of these persons are set out in 
                              <internal.reference refid="a932495">clause 7.8</internal.reference>
                               of the standard document.
                            </paratext>
                          </para>
                          <para>
                            <paratext>The seller may try to limit awareness to that of senior management, perhaps for confidentiality reasons. However, in many businesses, senior management may not be fully informed about environmental matters (unless they are core to business operations) so this may not be acceptable to the buyer.</paratext>
                          </para>
                        </list.item>
                      </list>
                      <list type="bulleted">
                        <list.item>
                          <para>
                            <paratext>
                              <internal.reference refid="a331750">clause 7.9</internal.reference>
                               of the standard document provides that each of the warranties is separate and is not limited by reference to any other warranty. This means that the warranties set out in 
                              <internal.reference refid="a740546">Part 6</internal.reference>
                               of Schedule 13 are not the only warranties that could apply to EHS matters. For example, general warranties given in respect of litigation and compliance with laws are also likely to be relevant.
                            </paratext>
                          </para>
                          <para>
                            <paratext>However, EHS warranties are sometimes "ring-fenced" or "boxed" so that the only warranties given for those matters are those set out in a particular section of the warranty schedule. This can be a practical approach where different teams of specialists negotiate different parts of the agreement. The wording that "boxes" the warranties is usually inserted in the warranties clause in the main body of the asset purchase agreement.</paratext>
                          </para>
                        </list.item>
                      </list>
                      <list type="bulleted">
                        <list.item>
                          <para>
                            <paratext>
                              If EHS warranties are ring-fenced (boxed), the buyer should ensure that the warranties given in 
                              <internal.reference refid="a740546">Part 6</internal.reference>
                               of Schedule 13 provide full protection and that disclosures will only be acceptable if made specifically against the relevant EHS warranty.
                            </paratext>
                          </para>
                        </list.item>
                        <list.item>
                          <para>
                            <paratext>
                              <bold>Environmental indemnity.</bold>
                               See 
                              <link href="1-603-3225" style="ACTLinkPLCtoPLC">
                                <ital>Practice note, Environmental issues in corporate transactions</ital>
                              </link>
                              <internal.reference refid="a484919"/>
                               for a discussion on negotiating and drafting issues relating to environmental indemnities.
                            </paratext>
                          </para>
                        </list.item>
                        <list.item>
                          <para>
                            <paratext>
                              <bold>Transfer of permits.</bold>
                               The buyer should seek the advice of his lawyers as to what is required by way of environmental permits and consents in order for the buyer to be able to continue operation of the business after completion.
                            </paratext>
                          </para>
                          <para>
                            <paratext>It is worth bearing in mind that, in some cases, permits or consents will run with the land rather than be personal to the company which operates the business.</paratext>
                          </para>
                          <para>
                            <paratext>Where an environmental permit or consent needs to be transferred to the buyer, a clause should be included in the agreement requiring the seller to transfer the relevant permit to the buyer and to take any other step required under environmental laws in order to give effect to the transfer.</paratext>
                          </para>
                          <para>
                            <paratext>Where the buyer needs to apply for a new permit, a clause should be included in the agreement requiring the seller to provide the buyer with all necessary information and reasonable assistance to enable the buyer to make the application.</paratext>
                          </para>
                          <para>
                            <paratext>
                              In some cases, it may be advisable for the buyer to consult the relevant environmental authorities beforehand in order to ascertain what is required. This is particularly important where the business is regulated under the pollution prevention and control (PPC) regime or the waste management regime (see 
                              <link href="7-307-4952" style="ACTLinkPLCtoPLC">
                                <ital>Practice notes, Environmental Permitting: regulation of industrial installations in England and Wales</ital>
                              </link>
                               and 
                              <link href="1-506-9296" style="ACTLinkPLCtoPLC">
                                <ital>Waste permitting</ital>
                              </link>
                              ).
                            </paratext>
                          </para>
                          <para>
                            <paratext>
                              <internal.reference refid="a729566">paragraph 5</internal.reference>
                               of Schedule 1 and 
                              <internal.reference refid="a373673">paragraph 10</internal.reference>
                               of Part 2 of Schedule 2 contain optional drafting requiring the seller to do what is necessary to transfer any environmental permits or consents.
                            </paratext>
                          </para>
                        </list.item>
                      </list>
                      <list type="bulleted">
                        <list.item>
                          <para>
                            <paratext>
                              Many energy-intensive industries in the UK also fall within the EU Emissions Trading Scheme (see 
                              <link href="5-205-2952" style="ACTLinkPLCtoPLC">
                                <ital>EU Emissions Trading Scheme (EU ETS) toolkit</ital>
                              </link>
                              ). In these circumstances, the buyer may need to consider additional drafting to ensure, for example, that it is acquiring sufficient greenhouse gas allowances to continue operation of the business at the level it intends.
                            </paratext>
                          </para>
                        </list.item>
                      </list>
                    </division>
                  </division>
                </division>
              </drafting.note>
              <clause id="a640369">
                <identifier>1.</identifier>
                <head align="left" preservecase="true">
                  <headtext>Interpretation</headtext>
                </head>
                <drafting.note id="a789530" jurisdiction="">
                  <head align="left" preservecase="true">
                    <headtext>Environment - Interpretation</headtext>
                  </head>
                  <division id="a000330" level="1">
                    <para>
                      <paratext>
                        For ease of reference, the definitions of terms that are relevant to the environmental and health and safety warranties have been set out in 
                        <internal.reference refid="a740546">Part 6</internal.reference>
                         of Schedule 13 of the standard document, but there is no reason why these could not appear alongside the other definitions in clause 1 of the standard document.
                      </paratext>
                    </para>
                    <para>
                      <paratext>If an environmental indemnity is granted and the indemnity refers to terms that are defined in the environmental and health and safety warranties and the same definition is intended to apply, it would be advisable to move the definitions that appear in the environmental and health and safety warranties to clause 1 of the standard document as these definitions will no longer be relevant solely to the warranties.</paratext>
                    </para>
                  </division>
                </drafting.note>
                <subclause1 id="a206480">
                  <para>
                    <paratext>The definitions and rules of interpretation in this paragraph apply in this agreement.</paratext>
                  </para>
                  <defn.item condition="optional" id="a174438">
                    <defn.term>CRC Order</defn.term>
                    <defn>
                      <para>
                        <paratext>[CRC Order: the CRC Energy Efficiency Scheme Order 2010 (SI 2010/768) and the CRC Energy Efficiency Scheme Order 2013 (SI 2013/1119). ]</paratext>
                      </para>
                    </defn>
                    <drafting.note id="a338300" jurisdiction="">
                      <head align="left" preservecase="true">
                        <headtext>CRC Energy Efficiency Scheme: abolition from 2019</headtext>
                      </head>
                      <division id="a000331" level="1">
                        <para>
                          <paratext>
                            The government is planning to abolish the CRC Energy Efficiency Scheme (CRC) from the end of the 2018-19 compliance year. Businesses will be required to surrender allowances for the final time in October 2019 (see 
                            <link href="0-294-1952" style="ACTLinkPLCtoPLC">
                              <ital>Practice note, CRC Energy Efficiency Scheme: overview</ital>
                            </link>
                            ). Only include this definition if you include paragraph [2.9(e)], which relates to disclosure of CRC documentation.
                          </paratext>
                        </para>
                      </division>
                    </drafting.note>
                  </defn.item>
                  <defn.item id="a437508">
                    <defn.term>Environment</defn.term>
                    <defn>
                      <para>
                        <paratext>the natural and man-made environment including all or any of the following media: air (including air within buildings and other natural or man-made structures above or below the ground), water, land and any ecological systems and living organisms (including man) or systems supported by those media.</paratext>
                      </para>
                    </defn>
                    <drafting.note id="a49928" jurisdiction="">
                      <head align="left" preservecase="true">
                        <headtext>Environment</headtext>
                      </head>
                      <division id="a000332" level="1">
                        <para>
                          <paratext>If acting for the seller, it might be possible to expressly exclude drains and sewers from this definition, by claiming that these are already contaminated by the nature of their use.</paratext>
                        </para>
                      </division>
                    </drafting.note>
                  </defn.item>
                  <defn.item id="a896165">
                    <defn.term>EHS Laws</defn.term>
                    <defn>
                      <para>
                        <paratext>all applicable laws, statutes, regulations, subordinate legislation, bye-laws, common law and other national, international, federal, European Union, state and local laws, judgments, decisions and injunctions of any court or tribunal and legally binding codes of practice and guidance notes to the extent that they relate to or apply to the Environment, energy efficiency, climate change or to the health and safety of any person.</paratext>
                      </para>
                    </defn>
                    <drafting.note id="a455818" jurisdiction="">
                      <head align="left" preservecase="true">
                        <headtext>EHS Laws</headtext>
                      </head>
                      <division id="a000333" level="1">
                        <para>
                          <paratext>The seller is likely to resist the inclusion of codes of practice and guidance notes. When acting for the buyer in a strong negotiating position, the words "legally binding" could be deleted. This is because there is much guidance that, although not necessarily legally binding, can be significant to a business. If the assets are in several jurisdictions, it may be worth referring to, for example, "state" or "federal" laws. It would also be possible to add "in any relevant jurisdiction" to cover all the jurisdictions where there are assets.</paratext>
                        </para>
                        <para>
                          <paratext>
                            Energy efficiency and climate change are included so that schemes such as the CRC Energy Efficiency Scheme, the EU Emissions Trading Scheme (EU ETS) and the Energy Savings Opportunity Scheme (ESOS) are clearly covered by the warranty on compliance with laws. For more information, see 
                            <link href="0-294-1952" style="ACTLinkPLCtoPLC">
                              <ital>Practice note, CRC Energy Efficiency Scheme: overview</ital>
                            </link>
                            , 
                            <link href="9-573-5336" style="ACTLinkPLCtoPLC">
                              <ital>Practice note, Energy Savings Opportunity Scheme (ESOS)</ital>
                            </link>
                             and 
                            <link href="5-205-2952" style="ACTLinkPLCtoPLC">
                              <ital>EU Emissions Trading Scheme (EU ETS) toolkit</ital>
                            </link>
                            .
                          </paratext>
                        </para>
                      </division>
                    </drafting.note>
                  </defn.item>
                  <defn.item id="a927923">
                    <defn.term>EHS Matters</defn.term>
                    <defn>
                      <para>
                        <paratext>all matters relating to:</paratext>
                      </para>
                      <list type="loweralpha">
                        <list.item>
                          <para>
                            <paratext>pollution or contamination of the Environment;</paratext>
                          </para>
                        </list.item>
                        <list.item>
                          <para>
                            <paratext>the presence, disposal, release, spillage, deposit, escape, discharge, leak, migration or emission of Hazardous Substances or Waste;</paratext>
                          </para>
                        </list.item>
                        <list.item>
                          <para>
                            <paratext>the exposure of any person to Hazardous Substances or Waste;</paratext>
                          </para>
                        </list.item>
                        <list.item>
                          <para>
                            <paratext>the health and safety of any person, including any accidents, injuries, illnesses and diseases;</paratext>
                          </para>
                        </list.item>
                        <list.item>
                          <para>
                            <paratext>the creation or existence of any noise, vibration, odour, radiation, common law or statutory nuisance or other adverse impact on the Environment; or</paratext>
                          </para>
                        </list.item>
                        <list.item>
                          <para>
                            <paratext>the condition, protection, maintenance, remediation, reinstatement, restoration or replacement of the Environment or any part of it.</paratext>
                          </para>
                        </list.item>
                      </list>
                    </defn>
                  </defn.item>
                  <defn.item id="a117706">
                    <defn.term>EHS Permits</defn.term>
                    <defn>
                      <para>
                        <paratext>any permits, licences, consents, certificates, registrations, notifications or other authorisations required under any EHS Laws for the operation of the Business or in relation to any of the Properties.</paratext>
                      </para>
                    </defn>
                    <drafting.note id="a639992" jurisdiction="">
                      <head align="left" preservecase="true">
                        <headtext>EHS Permits</headtext>
                      </head>
                      <division id="a000334" level="1">
                        <para>
                          <paratext>This definition uses the terms "Business" and "Properties". It is important to check that these are consistent with the definitions used in the rest of the asset purchase agreement.</paratext>
                        </para>
                        <para>
                          <paratext>The seller may try to change this to "material" permits, but this should be resisted by the buyer, as any limitations to materiality will be dealt with by the warranty on compliance with permits itself.</paratext>
                        </para>
                        <para>
                          <paratext>In particular, the buyer should seek the advice of its lawyers about whether:</paratext>
                        </para>
                        <list type="bulleted">
                          <list.item>
                            <para>
                              <paratext>It will need to apply for any new permits (particularly important if the seller and buyer are proposing to share use of a site or hive off part of a site).</paratext>
                            </para>
                          </list.item>
                          <list.item>
                            <para>
                              <paratext>Any permits, or memberships of compliance schemes (for example, packaging waste), will need to be transferred if they are held in the name of the seller or the seller's group.</paratext>
                            </para>
                          </list.item>
                          <list.item>
                            <para>
                              <paratext>The relevant authorities need to be notified of the change in ownership of the Business and Properties.</paratext>
                            </para>
                          </list.item>
                        </list>
                        <para>
                          <paratext>Depending on the type of permit, additional drafting may be needed in the main body of the agreement, requiring the seller to transfer the permit or to provide the buyer with all necessary information and reasonable assistance to enable the buyer to apply for a new permit.</paratext>
                        </para>
                      </division>
                    </drafting.note>
                  </defn.item>
                  <defn.item id="a118016">
                    <defn.term>Harm</defn.term>
                    <defn>
                      <para>
                        <paratext>harm to the Environment, and in the case of man this includes offence caused to any of his senses or harm to his property.</paratext>
                      </para>
                    </defn>
                  </defn.item>
                  <defn.item id="a677590">
                    <defn.term>Hazardous Substances</defn.term>
                    <defn>
                      <para>
                        <paratext>any material, substance or organism which, alone or in combination with others, is capable of causing Harm, including (but not limited to) radioactive substances[, OR and] materials containing asbestos[ and Japanese knotweed].</paratext>
                      </para>
                    </defn>
                    <drafting.note id="a704080" jurisdiction="">
                      <head align="left" preservecase="true">
                        <headtext>Hazardous substances</headtext>
                      </head>
                      <division id="a000335" level="1">
                        <para>
                          <paratext>The seller may want to limit this definition to substances capable of causing "significant" harm. The buyer should resist this as harm may not need to be "significant" to trigger a claim by a third party or action by a regulator.</paratext>
                        </para>
                        <para>
                          <paratext>
                            There is optional wording to include Japanese knotweed as a Hazardous Substance. This is an invasive weed that is expensive to eradicate, can damage land and significantly affect its value, and give rise to civil and criminal liability for owners and occupiers (see 
                            <link href="4-583-6050" style="ACTLinkPLCtoPLC">
                              <ital>Practice note, Japanese knotweed and other invasive non-native species</ital>
                            </link>
                            ). It is not clear whether the definition of Hazardous Substances would cover Japanese knotweed without expressly mentioning it.
                          </paratext>
                        </para>
                      </division>
                    </drafting.note>
                  </defn.item>
                  <defn.item id="a455639">
                    <defn.term>Waste</defn.term>
                    <defn>
                      <para>
                        <paratext>any waste, including any by-product of an industrial process and anything that is discarded, disposed of, spoiled, abandoned, unwanted or surplus, irrespective of whether it is capable of being recovered or recycled or has any value.</paratext>
                      </para>
                    </defn>
                    <drafting.note id="a280872" jurisdiction="">
                      <head align="left" preservecase="true">
                        <headtext>Waste</headtext>
                      </head>
                      <division id="a000336" level="1">
                        <para>
                          <paratext>This merits a separate definition as waste is regulated whether or not it is capable of causing harm to the environment.</paratext>
                        </para>
                      </division>
                    </drafting.note>
                  </defn.item>
                </subclause1>
              </clause>
              <clause id="a203889">
                <identifier>2.</identifier>
                <head align="left" preservecase="true">
                  <headtext>EHS warranties</headtext>
                </head>
                <subclause1 id="a719184">
                  <identifier>2.1</identifier>
                  <para>
                    <paratext>The Seller has obtained and complied at all times with all EHS Permits. All EHS Permits are in full force and effect, and there are no facts or circumstances that may lead to the revocation, suspension, variation, non-renewal of or the inability to transfer any EHS Permits.</paratext>
                  </para>
                </subclause1>
                <subclause1 id="a704457">
                  <identifier>2.2</identifier>
                  <para>
                    <paratext>The Business has at all times been operated in compliance with all EHS Laws in force from time to time and there are no facts or circumstances that may lead to any breach of or liability under any EHS Laws or any claim or liability in respect of EHS Matters.</paratext>
                  </para>
                  <drafting.note id="a1003157" jurisdiction="">
                    <head align="left" preservecase="true">
                      <headtext>EHS compliance</headtext>
                    </head>
                    <division id="a000337" level="1">
                      <para>
                        <paratext>
                          These are the two most important environmental warranties, namely that the Business has all necessary environmental permits and has complied with all relevant environmental laws. Industrial operations tend to be heavily regulated and subject to environmental permits. The seller may claim that it does not have sufficiently detailed information about all sites (for example minor discharge permits) and may argue that the warranty should be limited to compliance "in all material respects", or "with all material EHS laws" (
                          <internal.reference refid="a792852">Drafting note, Negotiating and drafting issues</internal.reference>
                          ). This makes sense for the seller as there are likely to be minor breaches of permits that it cannot disclose.
                        </paratext>
                      </para>
                      <para>
                        <paratext>Paragraph 2.1 specifies that the compliance warranty applies to laws in force. If the buyer is in a strong negotiating position, it may seek to include EHS Laws that are not in force at the date of the agreement, but are due to come into force imminently. In this case, the seller may only be willing to allow a reference to specific legislation.</paratext>
                      </para>
                      <para>
                        <paratext>
                          Many energy-intensive industries also fall within the EU Emissions Trading Scheme (see 
                          <link href="5-205-2952" style="ACTLinkPLCtoPLC">
                            <ital>EU Emissions Trading Scheme (EU ETS) toolkit</ital>
                          </link>
                          ). The buyer may require specific additional warranties, for example, that the target has sufficient greenhouse gas emission allowances to operate the facilities. The seller may seek to limit these warranties by reference to seller awareness, materiality or time periods.
                        </paratext>
                      </para>
                      <para>
                        <paratext>
                          If the assets to be transferred are included in the CRC Energy Efficiency Scheme, see 
                          <link href="4-501-4311" style="ACTLinkPLCtoPLC">
                            <ital>Help and information note, CRC Survival Kit: issues for specific sectors</ital>
                          </link>
                          <link href="8-501-4309#a745357" style="ACTLinkPLCtoPLC"/>
                          .
                        </paratext>
                      </para>
                    </division>
                  </drafting.note>
                </subclause1>
                <subclause1 id="a819361">
                  <identifier>2.3</identifier>
                  <para>
                    <paratext>There are no Hazardous Substances at, on or under, nor have any Hazardous Substances been emitted, escaped or migrated from, any of the Properties.</paratext>
                  </para>
                  <drafting.note id="a238147" jurisdiction="">
                    <head align="left" preservecase="true">
                      <headtext>No hazardous substances</headtext>
                    </head>
                    <division id="a000338" level="1">
                      <para>
                        <paratext>The seller is unlikely to agree to such a wide warranty without any qualifications. Given the nature of Hazardous Substances, such as contamination and Japanese knotweed (if the latter is included), these could be present on the site in relatively small quantities or in localised areas and not discovered by intrusive environmental investigations. The buyer could limit this warranty by reference to the seller's awareness or limit it to either:</paratext>
                      </para>
                      <list type="bulleted">
                        <list.item>
                          <para>
                            <paratext>The presence and migration of hazardous substances that contravene environmental laws.</paratext>
                          </para>
                        </list.item>
                        <list.item>
                          <para>
                            <paratext>Hazardous substances in relation to which remedial works could be required by the relevant authorities or that would have a material adverse effect on the Business.</paratext>
                          </para>
                        </list.item>
                      </list>
                      <para>
                        <paratext>
                          If the buyer is particularly concerned about the presence of contamination, it may be appropriate to seek an indemnity (see 
                          <link href="6-518-0272" style="ACTLinkPLCtoPLC">
                            <ital>Standard clause, Environmental indemnity: negotiated draft: asset purchase agreement</ital>
                          </link>
                           and 
                          <link href="4-201-0726" style="ACTLinkPLCtoPLC">
                            <ital>Standard clause, Environmental indemnity: seller-friendly draft: asset purchase agreement</ital>
                          </link>
                          ).
                        </paratext>
                      </para>
                    </division>
                  </drafting.note>
                </subclause1>
                <subclause1 id="a193208">
                  <identifier>2.4</identifier>
                  <para>
                    <paratext>There are and have been no landfills, underground storage tanks or uncontained or unlined storage treatment or disposal areas for Hazardous Substances or Waste (whether permitted by EHS Laws or otherwise) present or carried out at, on or under any of the Properties or within 200 metres of any of the Properties, and so far as the Seller is aware no such operations are proposed.</paratext>
                  </para>
                  <drafting.note id="a618629" jurisdiction="">
                    <head align="left" preservecase="true">
                      <headtext>Landfills and storage tanks</headtext>
                    </head>
                    <division id="a000339" level="1">
                      <para>
                        <paratext>
                          The seller is unlikely to agree to this warranty as the current practice is for the buyer's lawyers to conduct searches of publicly available environmental registers and obtain an independent environmental site report of current and historic activities at the site (see 
                          <link href="7-216-0451" style="ACTLinkPLCtoPLC">
                            <ital>Practice note, Environmental searches and desktop reports</ital>
                          </link>
                           and 
                          <link href="1-503-8182" style="ACTLinkPLCtoPLC">
                            <ital>Practice note, Appointing environmental consultants</ital>
                          </link>
                          ).
                        </paratext>
                      </para>
                    </division>
                  </drafting.note>
                </subclause1>
                <subclause1 id="a751227">
                  <identifier>2.5</identifier>
                  <para>
                    <paratext>The Seller has never been required to hold, nor has the Seller held or applied for, a waste disposal licence, a waste management licence or an environmental permit for waste operations under any EHS Laws in respect of the Business or any of the Properties.</paratext>
                  </para>
                  <drafting.note id="a511816" jurisdiction="">
                    <head align="left" preservecase="true">
                      <headtext>Waste management</headtext>
                    </head>
                    <division id="a000340" level="1">
                      <para>
                        <paratext>
                          The seller may argue that this warranty is unnecessary as this is already covered by the warranties in 
                          <internal.reference refid="a719184">paragraph 2.1</internal.reference>
                           and 
                          <internal.reference refid="a704457">paragraph 2.2</internal.reference>
                          .
                        </paratext>
                      </para>
                      <para>
                        <paratext>
                          However, the buyer should be aware that the purpose of this warranty is to elicit information about any waste permits due to the specific hazards posed by the disposal of waste (such as groundwater pollution and the migration of landfill gas) and the stringent regulatory controls that apply under the waste management regime. Information about waste permits will be included in any environmental report. For more information, see 
                          <link href="1-506-9296" style="ACTLinkPLCtoPLC">
                            <ital>Practice note, Waste permitting</ital>
                          </link>
                          .
                        </paratext>
                      </para>
                    </division>
                  </drafting.note>
                </subclause1>
                <subclause1 id="a872767">
                  <identifier>2.6</identifier>
                  <para>
                    <paratext>There have been no claims, investigations, prosecutions or other proceedings against or threatened against the Seller or any of its directors, officers or employees in respect of Harm arising from the operation of the Business or occupation of any of the Properties or for any breach or alleged breach of any EHS Permits or EHS Laws, and there are no facts or circumstances that may lead to any such claims, investigations, prosecutions or other proceedings. At no time has the Seller received any notice, communication or information alleging any liability in relation to any EHS Matters or that any works are required.</paratext>
                  </para>
                  <drafting.note id="a284917" jurisdiction="">
                    <head align="left" preservecase="true">
                      <headtext>Investigations</headtext>
                    </head>
                    <division id="a000341" level="1">
                      <para>
                        <paratext>The seller may seek to limit this warranty to a particular time period (such as any claims received in the period of two to three years before the completion date).</paratext>
                      </para>
                    </division>
                  </drafting.note>
                </subclause1>
                <subclause1 id="a96974">
                  <identifier>2.7</identifier>
                  <para>
                    <paratext>The Seller has not received any enforcement, prohibition, stop, remediation, improvement or any other notice from, or been subject to any civil sanction imposed by, any enforcement authority, including but not limited to the Environment Agency, Natural Resources Wales, Natural England, the Health and Safety Executive and the relevant local authority, with regard to any EHS Matters or any breach of EHS Laws in respect of the Business or any of the Properties.</paratext>
                  </para>
                  <drafting.note id="a836301" jurisdiction="">
                    <head align="left" preservecase="true">
                      <headtext>Notices</headtext>
                    </head>
                    <division id="a000342" level="1">
                      <para>
                        <paratext>The seller may seek to limit this warranty to a particular time period (such as any claims received in the period of two to three years prior to the completion date), or to its awareness or to materiality.</paratext>
                      </para>
                    </division>
                  </drafting.note>
                </subclause1>
                <subclause1 id="a620359">
                  <identifier>2.8</identifier>
                  <para>
                    <paratext>The Seller has adequate employers' liability and public liability insurance in respect of the Business and the Properties and no claims have been made or are contemplated under any such insurance.</paratext>
                  </para>
                  <drafting.note id="a533179" jurisdiction="">
                    <head align="left" preservecase="true">
                      <headtext>Insurance</headtext>
                    </head>
                    <division id="a000343" level="1">
                      <para>
                        <paratext>
                          Under the 
                          <link href="8-507-2035" style="ACTLinkPLCtoPLC">
                            <ital>Employers' Liability (Compulsory Insurance) Act 1969</ital>
                          </link>
                          , employers are required to have in place insurance in respect of work-related injuries and illnesses sustained by their employees. Public liability insurance, on the other hand, covers injury to third parties and damage to their property.
                        </paratext>
                      </para>
                      <para>
                        <paratext>
                          Although environmental insurance is available, in practice, few companies will have this type of insurance in place, primarily because of its cost and limitations (see 
                          <link href="3-386-3353" style="ACTLinkPLCtoPLC">
                            <ital>Practice note, Environmental insurance</ital>
                          </link>
                          .
                        </paratext>
                      </para>
                      <para>
                        <paratext>It would also be worth checking whether these matters will be covered by the specific insurance warranties elsewhere in the agreement.</paratext>
                      </para>
                    </division>
                  </drafting.note>
                </subclause1>
                <subclause1 id="a342746">
                  <identifier>2.9</identifier>
                  <para>
                    <paratext>Copies of all:</paratext>
                  </para>
                  <subclause2 id="a178927">
                    <identifier>(a)</identifier>
                    <para>
                      <paratext>current EHS Permits;</paratext>
                    </para>
                  </subclause2>
                  <subclause2 id="a279986">
                    <identifier>(b)</identifier>
                    <para>
                      <paratext>environmental and health and safety policy statements;</paratext>
                    </para>
                  </subclause2>
                  <subclause2 id="a938896">
                    <identifier>(c)</identifier>
                    <para>
                      <paratext>reports in respect of environmental and health and safety audits, investigations and other assessments;</paratext>
                    </para>
                  </subclause2>
                  <subclause2 id="a772726">
                    <identifier>(d)</identifier>
                    <para>
                      <paratext>records of accidents, illnesses and reportable diseases;</paratext>
                    </para>
                  </subclause2>
                  <subclause2 condition="optional" id="a856217">
                    <identifier>(e)</identifier>
                    <para>
                      <paratext>registrations, reports and evidence packs required to be submitted or kept by the CRC Order;</paratext>
                    </para>
                  </subclause2>
                  <subclause2 id="a751277">
                    <identifier>(f)</identifier>
                    <para>
                      <paratext>assessments of substances hazardous to health;</paratext>
                    </para>
                  </subclause2>
                  <subclause2 id="a897089">
                    <identifier>(g)</identifier>
                    <para>
                      <paratext>correspondence on EHS Matters between the Seller and any relevant enforcement authority; and</paratext>
                    </para>
                  </subclause2>
                  <subclause2 id="a464726">
                    <identifier>(h)</identifier>
                    <para>
                      <paratext>copies or details of all Waste disposal contracts,</paratext>
                    </para>
                  </subclause2>
                  <para>
                    <paratext>relating to the Business or any of the Properties have been Disclosed to the Buyer and all such statements, reports, records, correspondence and other information are complete and accurate and are not misleading.</paratext>
                  </para>
                  <drafting.note id="a38033" jurisdiction="">
                    <head align="left" preservecase="true">
                      <headtext>EHS disclosure</headtext>
                    </head>
                    <division id="a000344" level="1">
                      <para>
                        <paratext>If buyers request a warranty of this nature, they should ensure they have the necessary technical expertise (be it in-house or by appointing independent environmental consultants) to review this type of technical information, as the warranties are subject to any disclosures made in the reports. Sellers are likely to resist this warranty.</paratext>
                      </para>
                      <para>
                        <paratext>Where a buyer has commissioned its own environmental report, the seller might try to disclose this against the warranties.</paratext>
                      </para>
                      <para>
                        <paratext>The wording at [paragraph 2.9(e)] (CRC reports and evidence packs) could be included where the target business participates in the CRC.</paratext>
                      </para>
                    </division>
                  </drafting.note>
                </subclause1>
              </clause>
            </part>
            <part id="a920358">
              <identifier>Part 7</identifier>
              <head align="left" preservecase="true">
                <headtext>Taxation</headtext>
              </head>
              <drafting.note id="a393108" jurisdiction="">
                <head align="left" preservecase="true">
                  <headtext>Taxation warranties</headtext>
                </head>
                <division id="a000345" level="1">
                  <para>
                    <paratext>On an asset sale, most tax liabilities (whether historic or arising as a consequence of the sale) will remain with the seller. For this reason, the seller may be justified in resisting the inclusion of tax warranties. However, there are some key areas that should still be covered by tax warranties because:</paratext>
                  </para>
                  <list type="bulleted">
                    <list.item>
                      <para>
                        <paratext>Exceptionally, the buyer may be held responsible for a tax liability for which the seller is primarily liable.</paratext>
                      </para>
                    </list.item>
                    <list.item>
                      <para>
                        <paratext>The buyer may need information from the seller, as a pre-completion event can affect the buyer's liability to tax in relation to post-completion events.</paratext>
                      </para>
                    </list.item>
                  </list>
                </division>
              </drafting.note>
              <clause id="a84623">
                <identifier>1.</identifier>
                <head align="left" preservecase="true">
                  <headtext>Tax compliance</headtext>
                </head>
                <subclause1 id="a326249">
                  <identifier>1.1</identifier>
                  <para>
                    <paratext>The Seller has complied in all material respects with all statutory provisions, rules, regulations, orders and directions in relation to the Business concerning [VAT,] PAYE and national insurance contributions including the making on time of accurate returns and payments and the proper maintenance and preservation of records, and the Seller has not been given any penalty, notice or warning regarding the same.</paratext>
                  </para>
                </subclause1>
                <subclause1 id="a891127">
                  <identifier>1.2</identifier>
                  <para>
                    <paratext>No Taxation Authority has operated or agreed to operate any arrangement that is not based on a strict application of the relevant legislation or published practice in relation to the tax affairs of the Business.</paratext>
                  </para>
                </subclause1>
                <subclause1 id="a575311">
                  <identifier>1.3</identifier>
                  <para>
                    <paratext>The Seller is not involved in any dispute with HMRC, or [so far as the Seller is aware] is not the subject of any enquiry by any Taxation Authority, which may [materially] affect the Business or any of the Assets.</paratext>
                  </para>
                  <drafting.note id="a995307" jurisdiction="">
                    <head align="left" preservecase="true">
                      <headtext>Tax compliance</headtext>
                    </head>
                    <division id="a000346" level="1">
                      <para>
                        <paratext>Although the buyer does not take over the seller's PAYE and national insurance contributions liabilities, the buyer will, nevertheless, want confirmation that the seller:</paratext>
                      </para>
                      <list type="bulleted">
                        <list.item>
                          <para>
                            <paratext>
                              Has operated PAYE properly and has deducted, and accounted to HMRC for, the correct amount of tax. If the seller has failed to do this, HMRC may be able to collect such tax from the employee under 
                              <link href="6-524-8291" style="ACTLinkPLCtoPLC">
                                <ital>regulation 72</ital>
                              </link>
                               of the 
                              <link href="6-508-1154" style="ACTLinkPLCtoPLC">
                                <ital>Income Tax (PAYE) Regulations 2003 (SI 2003/2682)</ital>
                              </link>
                              . HMRC may recover such tax from the employee if HMRC is satisfied that the employer took reasonable care to comply with its PAYE obligations and the employer's error was made in good faith, or the employee knew that the employer wilfully failed to deduct PAYE. Although recovery under regulation 72 is uncommon, the buyer will not want employees of the business receiving unexpected demands for tax from HMRC.
                            </paratext>
                          </para>
                        </list.item>
                        <list.item>
                          <para>
                            <paratext>
                              Has maintained proper PAYE records and provided details of any special arrangements (see 
                              <internal.reference refid="a326249">paragraph 1.1</internal.reference>
                              ), which the buyer may want to carry on (with HMRC's agreement). This is because the buyer is likely to either take over the seller's PAYE records or use the information from those records (or copies of the records) in operating PAYE going forward. If those records and information are not correct, the buyer may find that it fails to operate PAYE properly in post-completion periods.
                            </paratext>
                          </para>
                        </list.item>
                      </list>
                      <para>
                        <paratext>
                          The buyer will not take over the seller's VAT liabilities, as long as the buyer does not take over the seller's VAT registration number. The seller may legitimately question why 
                          <internal.reference refid="a326249">paragraph 1.1</internal.reference>
                           should cover VAT. The buyer will want to include VAT in paragraph 1.1 if one or more of the assets transferred are capital items within the capital goods scheme (see 
                          <internal.reference refid="a868260">paragraph 4.4</internal.reference>
                          ). Where this is the case, the correctness of any adjustments that the buyer may need to make under the capital goods scheme in relation to any of those assets, will depend on the accuracy of the seller's VAT records.
                        </paratext>
                      </para>
                      <para>
                        <paratext>
                          <internal.reference refid="a891127">Paragraph 1.2</internal.reference>
                           should trigger disclosure by the seller of any special agreement or arrangement with HMRC.
                        </paratext>
                      </para>
                      <para>
                        <paratext>
                          <internal.reference refid="a575311">Paragraph 1.3</internal.reference>
                           should alert the buyer to any material disputes with HMRC about the proper tax treatment of any activities, which could affect the buyer. The buyer will want to know about any special arrangements or disputes as it may wish to adopt the same treatment, or, conversely, challenge it and reach agreement with HMRC on some alternative treatment. In some cases, if the tax treatment of particular activities is successfully challenged by HMRC, it could affect the profitability of the business conducted by the buyer.
                        </paratext>
                      </para>
                    </division>
                  </drafting.note>
                </subclause1>
              </clause>
              <clause id="a163459">
                <identifier>2.</identifier>
                <head align="left" preservecase="true">
                  <headtext>Capital allowances</headtext>
                </head>
                <subclause1 id="a192082">
                  <identifier>2.1</identifier>
                  <para>
                    <paratext>In relation to the expenditure incurred by the Seller on any of the Assets that is a fixture for the purposes of Chapter 14 of Part 2 of the Capital Allowances Act 2001 and on which the Seller is entitled to claim capital allowances, the Seller has satisfied the pooling requirement as defined by section 187A(4) of the Capital Allowances Act 2001. The Disclosure Letter contains particulars of the expenditure incurred on each of such Assets together with any allowances that have been claimed and their tax written down value.</paratext>
                  </para>
                </subclause1>
                <subclause1 id="a316485">
                  <identifier>2.2</identifier>
                  <para>
                    <paratext>The Disclosure Letter contains particulars of each of the Assets the expenditure on which, by the Buyer under this agreement, is special rate expenditure within the meaning of Chapter 10A of Part 2 of the Capital Allowances Act 2001. Such particulars are sufficient to enable the Buyer to claim such capital allowances which, so far as the Seller is aware, are available in respect of that expenditure</paratext>
                  </para>
                </subclause1>
                <subclause1 id="a99152">
                  <identifier>2.3</identifier>
                  <para>
                    <paratext>None of the Assets is treated, by virtue of Chapter 14 of Part 2 of the Capital Allowances Act 2001 or otherwise, as belonging to a person other than the Seller.</paratext>
                  </para>
                  <drafting.note id="a621461" jurisdiction="">
                    <head align="left" preservecase="true">
                      <headtext>Capital allowances</headtext>
                    </head>
                    <division id="a000347" level="1">
                      <para>
                        <paratext>
                          <bold>Paragraph 2.1</bold>
                        </paratext>
                      </para>
                      <para>
                        <paratext>This should be included if properties that have a value (essentially, freehold or leasehold properties other than leasehold properties where a market value rent is paid) are being transferred.</paratext>
                      </para>
                      <para>
                        <paratext>A property comprises the land, buildings and the fixtures within a building (for example, air conditioning, lifts, electrical lighting and plumbing). The amount that a buyer pays for the property is apportioned between these elements for capital allowances purposes. The amount referable to the fixtures qualifies for capital allowances insofar as it is attributable to plant and machinery qualifying for capital allowances. Depending on the type of property, the proportion of the value of a property attributable to the fixtures can be significant.</paratext>
                      </para>
                      <para>
                        <paratext>
                          As explained in 
                          <internal.reference refid="a651474">Drafting note, Capital allowances: fixtures election</internal.reference>
                          , the buyer will need to obtain information about the seller's capital allowances position in order to determine what contractual provisions on capital allowances are necessary. This warranty supports the pre-contract enquiries relating to the property (or properties) that should be made of the seller (see 
                          <link href="7-575-0610" style="ACTLinkPLCtoPLC">
                            <ital>Practice note, Replying to CPSE.1 Enquiry 32 on capital allowances</ital>
                          </link>
                          ).
                        </paratext>
                      </para>
                      <para>
                        <paratext>
                          If the seller (or any previous owner who has owned the real property being transferred since April 2014) is entitled to claim allowances in respect of fixtures, the pooling requirement (see 
                          <link anchor="co_anchor_a225197" href="https://uk.practicallaw.thomsonreuters.com/7-575-0610?originationContext=document&amp;amp;transitionType=DocumentItem&amp;amp;contextData=%28sc.Default%29" style="ACTLinkURL">
                            <ital>Practice note, Replying to CPSE.1 Enquiry 32 on capital allowances: Pooling requirement</ital>
                          </link>
                          ) must be met (otherwise the buyer will be unable to claim allowances). If the seller has pooled its fixtures expenditure, the fixed value requirement will need to be met if the buyer is to be entitled to claim allowances on the fixtures. If it is agreed that a section 198 election is to be made, the contractual provisions in 
                          <link href="2-200-0672" style="ACTLinkPLCtoPLC">
                            <ital>Standard document, Capital allowances fixtures election</ital>
                          </link>
                           should be included.
                        </paratext>
                      </para>
                      <para>
                        <paratext>
                          If the seller has not pooled its fixtures expenditure, the buyer will need to require the seller to do so otherwise the buyer will be barred from claiming allowances on those fixtures. In these circumstances, the buyer will wish to include in the contract an obligation for the seller to do this. In these circumstances, the seller will instead wish to include in the contract the provisions in 
                          <link href="https://uk.practicallaw.thomsonreuters.com/w-008-9863?originationContext=document&amp;amp;transitionType=DocumentItem&amp;amp;contextData=%28sc.Default%29" style="ACTLinkURL">
                            <ital>Standard clause, Capital allowances: clause providing for seller to pool its qualifying fixtures expenditure</ital>
                          </link>
                           (with any necessary adaptions).
                        </paratext>
                      </para>
                      <para>
                        <paratext>
                          <bold>Paragraph 2.2</bold>
                        </paratext>
                      </para>
                      <para>
                        <paratext>
                          This aims to identify any plant and machinery that will not qualify for writing-down allowances (WDAs) at the rate applicable to expenditure on plant and machinery allocated to the general pool (currently, 18%). Certain expenditure (special rate expenditure) qualifies for WDAs at the rate of 8%. This includes expenditure on integral features and long life assets (assets with a useful economic life of at least 25 years). Therefore, 
                          <internal.reference refid="a316485">paragraph 2.2</internal.reference>
                           may include within its scope expenditure that was not qualifying expenditure in the hands of the seller, but which constitutes integral features expenditure in the hands of the buyer. A seller may resist providing information about integral features insofar as such expenditure was incurred before 1 or 6 April 2008. This is because the reclassification of fixtures expenditure, applies only to expenditure incurred on or after these dates. As such, the seller may not have this information readily available if it incurred its expenditure before these dates.
                        </paratext>
                      </para>
                      <para>
                        <paratext>
                          <bold>Paragraph 2.3</bold>
                        </paratext>
                      </para>
                      <para>
                        <paratext>This is designed to identify any plant and machinery that belongs to somebody other than the seller (plant and machinery allowances may not be claimed unless it belongs to the claimant). For example, if expenditure has been incurred on an item of plant and machinery, which has become a fixture in any of the properties occupied by the seller, by any person with a superior interest, this will mean that the buyer will not be able to claim allowances in relation to that item.</paratext>
                      </para>
                      <para>
                        <paratext>For more information on plant and machinery allowances, see:</paratext>
                      </para>
                      <list type="bulleted">
                        <list.item>
                          <para>
                            <paratext>
                              <link href="w-008-0841" style="ACTLinkPLCtoPLC">
                                <ital>Practice note, Property contracts: dealing with plant and machinery capital allowances (SCPC (Third Edition))</ital>
                              </link>
                              .
                            </paratext>
                          </para>
                        </list.item>
                        <list.item>
                          <para>
                            <paratext>
                              <link href="7-575-0610" style="ACTLinkPLCtoPLC">
                                <ital>Practice note, Replying to CPSE.1 Enquiry 32 on capital allowances</ital>
                              </link>
                              .
                            </paratext>
                          </para>
                        </list.item>
                        <list.item>
                          <para>
                            <paratext>
                              <link href="6-362-6968" style="ACTLinkPLCtoPLC">
                                <ital>Practice note, Capital allowances on property transactions</ital>
                              </link>
                              .
                            </paratext>
                          </para>
                        </list.item>
                      </list>
                    </division>
                  </drafting.note>
                </subclause1>
              </clause>
              <clause id="a783271">
                <identifier>3.</identifier>
                <head align="left" preservecase="true">
                  <headtext>Stamp duty and SDLT</headtext>
                </head>
                <subclause1 id="a246614">
                  <identifier>3.1</identifier>
                  <para>
                    <paratext>All documents under which the Seller derives title to any of the Assets and which attract stamp duty have been duly stamped and are in the possession of the Seller or under its control.</paratext>
                  </para>
                </subclause1>
                <subclause1 condition="optional" id="a995825">
                  <identifier>3.2</identifier>
                  <para>
                    <paratext>Paragraphs 11 and 12 of Schedule 17A to the Finance Act 2003 will not apply to the assignment of the Lease.</paratext>
                  </para>
                  <drafting.note id="a1008580" jurisdiction="">
                    <head align="left" preservecase="true">
                      <headtext>Stamp duty and SDLT warranties</headtext>
                    </head>
                    <division id="a000348" level="1">
                      <para>
                        <paratext>
                          The buyer will want to ensure that its title to any of the assets is not affected by documents that are not properly stamped. However, since 2003 the only types of property still within the charge to stamp duty are stock and marketable securities and interests in a partnership that holds stock and marketable securities as partnership property. Therefore, the practical importance of 
                          <internal.reference refid="a246614">paragraph 3.1</internal.reference>
                           (where the assets transferred do not include these types of assets) will diminish over time.
                        </paratext>
                      </para>
                      <para>
                        <paratext>
                          Where certain reliefs from SDLT have been obtained by the seller on the grant of a lease, the first assignment after the grant of the lease is treated as a grant of a lease by the assignor and SDLT is charged accordingly (
                          <link href="https://uk.practicallaw.thomsonreuters.com/8-503-9381?originationContext=document&amp;amp;transitionType=PLDocumentLink&amp;amp;contextData=(sc.Default)&amp;amp;comp=pluk" style="ACTLinkURL">
                            <ital>paragraph 11</ital>
                          </link>
                          , Schedule 17A, Finance Act 2003). These reliefs include sale and leaseback relief, charities relief and group, reconstruction and acquisition reliefs. 
                          <internal.reference refid="a995825">Paragraph 3.2</internal.reference>
                           is designed to identify whether the buyer will be required to pay SDLT on an assignment of a lease as if it were the grant of a lease.
                        </paratext>
                      </para>
                      <para>
                        <paratext>
                          An additional issue is whether the buyer (as assignee of a lease) may be liable for any further SDLT that becomes payable in relation to the lease after its assignment; 
                          <internal.reference refid="a995825">Paragraph 3.2</internal.reference>
                           is designed to identify whether this may be the case. An assignee takes over specified obligations of the assignor on the assignment of a lease (
                          <link href="https://uk.practicallaw.thomsonreuters.com/8-503-9381?originationContext=document&amp;amp;transitionType=PLDocumentLink&amp;amp;contextData=(sc.Default)&amp;amp;comp=pluk" style="ACTLinkURL">
                            <ital>paragraph 12</ital>
                          </link>
                          , Schedule 17A, Finance Act 2003). For example, the Buyer may become responsible for reporting and making adjustments to the SDLT payable where a contingency ceases or consideration becomes ascertained (see 
                          <link href="8-107-4821#a472036" style="ACTLinkPLCtoPLC">
                            <ital>Practice note, SDLT and the grant of a lease: Rent is variable, uncertain or contingent in the first five years</ital>
                          </link>
                          ).
                        </paratext>
                      </para>
                      <para>
                        <paratext>The property warranties may include a warranty along the following lines:</paratext>
                      </para>
                      <display.quote>
                        <para>
                          <paratext>The documents of title to be delivered to the Buyer on completion of the purchase of each of the Properties will all be original documents, properly stamped with stamp duty (or, as the case may be, accompanied by the proper stamp duty land transaction return in respect of that document) and registered, where required.</paratext>
                        </para>
                      </display.quote>
                      <para>
                        <paratext>In addition to requiring documents of title to be properly stamped (where stamp duty is relevant), this warranty also requires a copy of the SDLT transaction return in relation to documents of title that are within the scope of SDLT (rather than stamp duty). If the property warranties do not include such a warranty, this warranty could be added as a new paragraph 3.3.</paratext>
                      </para>
                    </division>
                  </drafting.note>
                </subclause1>
              </clause>
              <clause id="a54351">
                <identifier>4.</identifier>
                <head align="left" preservecase="true">
                  <headtext>VAT</headtext>
                </head>
                <subclause1 id="a811330">
                  <identifier>4.1</identifier>
                  <para>
                    <paratext>The Seller is registered for VAT and is a taxable person for the purposes of VATA 1994.</paratext>
                  </para>
                </subclause1>
                <subclause1 id="a839722">
                  <identifier>4.2</identifier>
                  <para>
                    <paratext>Neither the Seller nor any relevant associate (as defined in paragraph 3 of Schedule 10 to VATA 1994) has opted to tax (or elected to waive exemption), or will before Completion opt to tax, any of the Properties.</paratext>
                  </para>
                </subclause1>
                <subclause1 id="a15532">
                  <identifier>4.3</identifier>
                  <para>
                    <paratext>None of the Properties is a building or engineering work falling within item 1(a) of Group 1 of Schedule 9 to VATA 1994.</paratext>
                  </para>
                </subclause1>
                <subclause1 id="a868260">
                  <identifier>4.4</identifier>
                  <para>
                    <paratext>
                      [None of the Assets is a capital item, the input tax on which could be subject to adjustment under Part XV of the Value Added Tax Regulations 1995. 
                      <bold>OR</bold>
                       In respect of each of the Assets (if any) in relation to which the Buyer will, as a result of the transfer under this agreement, become responsible for any future adjustments under Part XV of the Value Added Tax Regulations 1995, the Disclosure Letter sets out accurately:
                    </paratext>
                  </para>
                  <subclause2 id="a793884">
                    <identifier>(a)</identifier>
                    <para>
                      <paratext>the capital item affected;</paratext>
                    </para>
                  </subclause2>
                  <subclause2 id="a776534">
                    <identifier>(b)</identifier>
                    <para>
                      <paratext>the amount of the "total input tax" that is subject to adjustment;</paratext>
                    </para>
                  </subclause2>
                  <subclause2 id="a390705">
                    <identifier>(c)</identifier>
                    <para>
                      <paratext>the percentage of that input tax that was reclaimable on the capital item in the first interval applicable to it; and</paratext>
                    </para>
                  </subclause2>
                  <subclause2 id="a94000">
                    <identifier>(d)</identifier>
                    <para>
                      <paratext>the date of acquisition of the capital item and the number of intervals in the adjustment period remaining from the date of transfer of the capital item under this agreement.]</paratext>
                    </para>
                    <drafting.note id="a112803" jurisdiction="">
                      <head align="left" preservecase="true">
                        <headtext>VAT warranties</headtext>
                      </head>
                      <division id="a000349" level="1">
                        <para>
                          <paratext>
                            Assuming that the parties expect the transfer of assets to attract TOGC treatment, the seller will be required to give these VAT warranties. These VAT warranties need to be considered together with the VAT clause (see 
                            <internal.reference refid="a405773">clause 12</internal.reference>
                            ).
                          </paratext>
                        </para>
                        <para>
                          <paratext>
                            <bold>Warranty 4.1</bold>
                          </paratext>
                        </para>
                        <para>
                          <paratext>
                            Although TOGC treatment may apply if the seller is not VAT registered (see 
                            <link href="7-519-5485" style="ACTLinkPLCtoPLC">
                              <ital>Ask, If the seller is not registered for VAT, can a transfer still be a TOGC?</ital>
                            </link>
                            ), TOGC treatment will only be material to the buyer if the seller is a taxable person. A taxable person is a person that is, or is required to be, registered for VAT (
                            <link href="https://uk.practicallaw.thomsonreuters.com/6-513-1309?originationContext=document&amp;amp;transitionType=PLDocumentLink&amp;amp;contextData=(sc.Default)" style="ACTLinkURL">
                              <ital>section 3</ital>
                            </link>
                            , VATA 1994).
                          </paratext>
                        </para>
                        <para>
                          <paratext>
                            <bold>Warranty 4.2</bold>
                          </paratext>
                        </para>
                        <para>
                          <paratext>
                            If one or more properties are being transferred, it is vital that the VAT status of the property or properties is verified. 
                            <link anchor="co_anchor_a337878" href="https://uk.practicallaw.thomsonreuters.com/Document/I61ab2e00a5b911e69369c5cd75f6fb7c/View/FullText.html?comp=pluk&amp;amp;transitionType=Default&amp;amp;contextData=(sc.Default)&amp;amp;firstPage=true&amp;amp;bhcp=1&amp;amp;OWSessionId=61ec9512e66c41768feacf6d5013c404&amp;amp;skipAnonymous=true" style="ACTLinkURL">
                              <ital>Paragraph 4.2</ital>
                            </link>
                             confirms that the seller has not opted to tax in respect of any of the properties to be transferred (and will not do so before completion). If the seller has opted to tax in relation to one or more of the properties, there will need to be a clear disclosure identifying that property. The importance of this lies in the fact that TOGC treatment in relation to a property over which the seller has opted to tax is only available if the buyer also opts to tax in relation to that property, and notifies HMRC of this, before a tax point arises (normally completion) (see 
                            <internal.reference refid="a647399">clause 12.4</internal.reference>
                             above).
                          </paratext>
                        </para>
                        <para>
                          <paratext>
                            <bold>Warranty 4.3</bold>
                          </paratext>
                        </para>
                        <para>
                          <paratext>
                            If one or more properties are being transferred, it is vital that the VAT status of the property or properties is verified. 
                            <link anchor="co_anchor_a1044803" href="https://uk.practicallaw.thomsonreuters.com/Document/I61ab2e00a5b911e69369c5cd75f6fb7c/View/FullText.html?comp=pluk&amp;amp;transitionType=Default&amp;amp;contextData=(sc.Default)&amp;amp;firstPage=true&amp;amp;bhcp=1&amp;amp;OWSessionId=61ec9512e66c41768feacf6d5013c404&amp;amp;skipAnonymous=true" style="ACTLinkURL">
                              <ital>Paragraph 4.3</ital>
                            </link>
                             confirms that none of the properties would, absent TOGC relief, be subject to VAT as a new building or civil engineering work. If one or more of the properties is a new building or civil engineering work, there will need to be a clear disclosure identifying which property or properties are new (that is, which fall within item 1(a) of Group 1 of Schedule 9 to VATA 1994). This is important because TOGC treatment in relation to a property or civil engineering work that is new is only available if the buyer also opts to tax in relation to that property or civil engineering work, and notifies HMRC of this, before a tax point arises (normally completion) (see 
                            <internal.reference refid="a647399">clause 12.4</internal.reference>
                            ).
                          </paratext>
                        </para>
                        <para>
                          <paratext>
                            <bold>Warranty 4.4</bold>
                          </paratext>
                        </para>
                        <para>
                          <paratext>
                            This warranty is concerned with identifying whether any of the assets to be transferred are capital items within the capital goods scheme. The capital goods scheme is a special scheme that requires the level of recoverable input tax incurred in respect of certain capital assets of a business to be adjusted over a five, or for land and buildings, ten-year period by reference to the level of taxable use of the asset over that period. For information on the capital goods scheme, see 
                            <link href="https://uk.practicallaw.thomsonreuters.com/5-107-3639?originationContext=document&amp;amp;transitionType=DocumentItem&amp;amp;contextData=(sc.Default)" style="ACTLinkURL">
                              <ital>Practice note, VAT and property: the capital goods scheme</ital>
                            </link>
                            .
                          </paratext>
                        </para>
                        <para>
                          <paratext>The particular significance of the capital goods scheme in this context is that buyers that acquire capital items that attract TOGC treatment will take over from the seller responsibility for making any remaining capital goods scheme adjustments. Therefore, the buyer needs confirmation of whether an asset is a capital item and, if it is, information or access to information that will allow the buyer to compute any adjustments that subsequently need to be made. Alternative warranties are provided: one is for use where no capital items are being transferred and the other where one or more capital items are being transferred.</paratext>
                        </para>
                      </division>
                    </drafting.note>
                  </subclause2>
                </subclause1>
              </clause>
              <clause id="a923064">
                <identifier>5.</identifier>
                <head align="left" preservecase="true">
                  <headtext>Inheritance tax</headtext>
                </head>
                <subclause1 id="a700654">
                  <identifier>5.1</identifier>
                  <para>
                    <paratext>No circumstances exist whereby any power within section 212 of the Inheritance Tax Act 1984 could be exercised in relation to any of the Assets.</paratext>
                  </para>
                </subclause1>
                <subclause1 id="a457913">
                  <identifier>5.2</identifier>
                  <para>
                    <paratext>No Inland Revenue charge for unpaid inheritance tax (as provided by section 237 and section 238 of the Inheritance Tax Act 1984) is outstanding over any of the Assets.</paratext>
                  </para>
                  <drafting.note id="a268977" jurisdiction="">
                    <head align="left" preservecase="true">
                      <headtext>Inheritance tax</headtext>
                    </head>
                    <division id="a000350" level="1">
                      <para>
                        <paratext>
                          Inheritance tax (IHT) is primarily a charge on an individual's estate on death. However, it can also arise on certain lifetime gifts. IHT may be payable on outright gifts made within seven years of an individual's death. These are called potentially exempt transfers. For more information on IHT, see 
                          <link href="https://uk.practicallaw.thomsonreuters.com/3-383-5652?originationContext=document&amp;amp;transitionType=DocumentItem&amp;amp;contextData=(sc.Default)" style="ACTLinkURL">
                            <ital>Practice note, Inheritance tax: overview</ital>
                          </link>
                          .
                        </paratext>
                      </para>
                      <para>
                        <paratext>
                          Other than a transferor, if a person is liable for IHT attributable to the value of any property, that person has a statutory power of sale over that property (
                          <link href="https://uk.practicallaw.thomsonreuters.com/6-512-7114?originationContext=document&amp;amp;transitionType=PLDocumentLink&amp;amp;contextData=(sc.Default)" style="ACTLinkURL">
                            <ital>section 212</ital>
                          </link>
                          , 
                          <link href="https://uk.practicallaw.thomsonreuters.com/6-505-5273?originationContext=document&amp;amp;transitionType=PLDocumentLink&amp;amp;contextData=(sc.Default)" style="ACTLinkURL">
                            <ital>Inheritance Tax Act 1984</ital>
                          </link>
                          ). For example, if a potentially exempt transfer is made to the seller and the donor dies within seven years of making the gift (and the donor's estate does not pay the tax), the seller may be liable and will have a power to sell, mortgage or charge the asset gifted to it, even though the seller no longer owns the asset. 
                          <link anchor="co_anchor_a112106" href="https://uk.practicallaw.thomsonreuters.com/Document/I61ab2e00a5b911e69369c5cd75f6fb7c/View/FullText.html?comp=pluk&amp;amp;transitionType=Default&amp;amp;contextData=(sc.Default)&amp;amp;firstPage=true&amp;amp;bhcp=1&amp;amp;OWSessionId=61ec9512e66c41768feacf6d5013c404&amp;amp;skipAnonymous=true" style="ACTLinkURL">
                            <ital>Paragraph 5.1</ital>
                          </link>
                           is designed to offer protection against this. Although it is doubtful that the seller would be entitled to exercise a power of sale in relation to an asset that it has sold, it is possible that a previous donee could exercise a power of sale. In any event, a seller should have no objection to giving this warranty.
                        </paratext>
                      </para>
                      <para>
                        <paratext>
                          Where tax on a chargeable transfer is unpaid, an Inland Revenue charge (technically, it remains an Inland Revenue charge rather than an HMRC charge) for the amount of unpaid IHT can attach to any property, the transfer of which triggered, in whole or part, the IHT liability (
                          <link href="https://uk.practicallaw.thomsonreuters.com/2-508-5366?originationContext=document&amp;amp;transitionType=PLDocumentLink&amp;amp;contextData=(sc.Default)" style="ACTLinkURL">
                            <ital>section 237</ital>
                          </link>
                          , Inheritance Tax Act 1984). The charge applies to both the original property and to other property that directly or indirectly represents it (for example, a new asset acquired from the proceeds of sale of the original asset).
                        </paratext>
                      </para>
                      <para>
                        <paratext>
                          Once again, this could be relevant in relation to gifts made to the seller by an individual. A seller should have no objection to 
                          <internal.reference refid="a457913">paragraph 5.2</internal.reference>
                          .
                        </paratext>
                      </para>
                    </division>
                  </drafting.note>
                </subclause1>
              </clause>
              <clause condition="optional" id="a644414">
                <identifier>6.</identifier>
                <head align="left" preservecase="true">
                  <headtext>Distraint by HMRC</headtext>
                </head>
                <subclause1 id="a928765">
                  <para>
                    <paratext>All VAT, excise duties, PAYE and national insurance contributions have been paid in full such that none of the Assets is liable to confiscation, forfeiture or distraint by HMRC.</paratext>
                  </para>
                  <drafting.note id="a66032" jurisdiction="">
                    <head align="left" preservecase="true">
                      <headtext>Distraint by HMRC (optional warranty)</headtext>
                    </head>
                    <division id="a000351" level="1">
                      <para>
                        <paratext>
                          HMRC has statutory powers to levy distress for unpaid taxes (see 
                          <link anchor="co_anchor_a712843" href="https://uk.practicallaw.thomsonreuters.com/2-519-6562?originationContext=document&amp;amp;transitionType=DocumentItem&amp;amp;contextData=(sc.Default)" style="ACTLinkURL">
                            <ital>Article, Asset purchase agreement warranty that assets free from distraint by HMRC: is it necessary?: HMRC's power to levy distress for unpaid taxes</ital>
                          </link>
                          ). This warranty is concerned to establish whether HMRC could levy distress in relation to any of the assets. It is not market practice for this warranty to be included. This may be because more general warranties are normally included in an asset purchase agreement (see 
                          <link anchor="co_anchor_a847304" href="https://uk.practicallaw.thomsonreuters.com/2-519-6562?originationContext=document&amp;amp;transitionType=DocumentItem&amp;amp;contextData=(sc.Default)" style="ACTLinkURL">
                            <ital>Article, Asset purchase agreement warranty that assets free from distraint by HMRC: is it necessary?: Other warranties</ital>
                          </link>
                          ) and that these are regarded as sufficient. As such, this is included as an optional warranty.
                        </paratext>
                      </para>
                    </division>
                  </drafting.note>
                </subclause1>
              </clause>
            </part>
          </schedule>
          <schedule id="a180810">
            <identifier>Schedule 14</identifier>
            <head align="left" preservecase="true">
              <headtext>Pension transfer provisions</headtext>
            </head>
            <drafting.note id="a674868" jurisdiction="">
              <head align="left" preservecase="true">
                <headtext>Pension transfer provisions</headtext>
              </head>
              <division id="a000352" level="1">
                <para>
                  <paratext>The law relating to occupational pension schemes is complicated and so specialist legal and actuarial advice should normally be sought. In some situations, pension scheme liabilities may approach, or even exceed, the value of the sponsoring employer.</paratext>
                </para>
                <para>
                  <paratext>Bulk transfers and interim participation periods are increasingly rare and so this schedule may not be needed depending on the structure of the deal. If deleted the definition of Relevant Employee will need to be moved to the front of the document if it is used in the pensions warranties.</paratext>
                </para>
                <para>
                  <paratext>Recent legislation has increased employers' potential liabilities in relation to their occupational schemes, in two respects:</paratext>
                </para>
                <list type="bulleted">
                  <list.item>
                    <para>
                      <paratext>Employer debts on winding up are assessed by reference to the full cost of securing the scheme's benefits.</paratext>
                    </para>
                  </list.item>
                  <list.item>
                    <para>
                      <paratext>
                        In December 2005, new provisions came into effect relating to scheme funding, imposing obligations on employers to restore schemes to full funding over a period of time that is satisfactory to the Regulator (see 
                        <link href="7-203-0742" style="ACTLinkPLCtoPLC">
                          <ital>Practice note, Scheme-specific funding</ital>
                        </link>
                        ).
                      </paratext>
                    </para>
                  </list.item>
                </list>
                <para>
                  <paratext>
                    <internal.reference refid="a180810">Schedule 14</internal.reference>
                     assumes that the buyer will participate in the seller's scheme for only a short interim period and 
                    <internal.reference refid="a498976">paragraph 2.4(a)</internal.reference>
                     requires the seller not to take any action which would terminate the seller's scheme during the interim period. However, even with that protection, it is possible that a liability under the seller's scheme could still arise because of the participation.
                  </paratext>
                </para>
                <para>
                  <paratext>
                    If the seller's scheme provides only money purchase benefits, the transfer provisions will usually be a lot simpler unless, for example, there are special provisions regarding vesting of employer contributions, guaranteed returns or annuity rates. The only issues should therefore be the interim period (if any) and the question of whether any obligation regarding future pension provision (including the level of future employer contributions) or life assurance is to be placed on the buyer in the agreement. However, the buyer should be aware that under the 
                    <link href="9-505-5243" style="ACTLinkPLCtoPLC">
                      <ital>Pensions Act 2004</ital>
                    </link>
                    , there is an obligation to make minimum employer contributions following a 
                    <link href="2-505-5915" style="ACTLinkPLCtoPLC">
                      <ital>TUPE</ital>
                    </link>
                     transfer.
                  </paratext>
                </para>
                <para>
                  <paratext>
                    For more on these points, see 
                    <link href="1-107-3542" style="ACTLinkPLCtoPLC">
                      <ital>Practice note, Pensions: asset purchases</ital>
                    </link>
                    .
                  </paratext>
                </para>
              </division>
            </drafting.note>
            <clause id="a533294">
              <identifier>1.</identifier>
              <head align="left" preservecase="true">
                <headtext>Interpretation</headtext>
              </head>
              <subclause1 id="a475842">
                <identifier>1.1</identifier>
                <para>
                  <paratext>
                    The definitions and rules of interpretation in this paragraph apply in this 
                    <internal.reference refid="a180810">Schedule 14</internal.reference>
                    .
                  </paratext>
                </para>
                <defn.item id="a138877">
                  <defn.term>Actuary's Letter</defn.term>
                  <defn>
                    <para>
                      <paratext>
                        the letter from the Seller's Actuary to the Buyer's Actuary, a copy of which is annexed to this agreement at 
                        <internal.reference refid="a746431">Annex A</internal.reference>
                        .
                      </paratext>
                    </para>
                  </defn>
                  <drafting.note id="a848360" jurisdiction="">
                    <head align="left" preservecase="true">
                      <headtext>Actuary's letter</headtext>
                    </head>
                    <division id="a000353" level="1">
                      <para>
                        <paratext>
                          The actuary's letter will set out the precise actuarial basis on which the transfer payment will be calculated (including how it will be adjusted between the date by reference to which it is calculated and the date of actual payment) (see 
                          <link href="8-107-3548" style="ACTLinkPLCtoPLC">
                            <ital>Standard document, Actuary's letter: synopsis</ital>
                          </link>
                          ). Seek specialist actuarial advice.
                        </paratext>
                      </para>
                    </division>
                  </drafting.note>
                </defn.item>
                <defn.item id="a714546">
                  <defn.term>Adjustment Rate</defn.term>
                  <defn>
                    <para>
                      <paratext>in respect of any period, the adjustment rate specified in the Actuary's Letter.</paratext>
                    </para>
                  </defn>
                </defn.item>
                <defn.item id="a713172">
                  <defn.term>Buyer's Actuary</defn.term>
                  <defn>
                    <para>
                      <paratext>
                        [NAME] of [ADDRESS], or any other actuary nominated by the Buyer for the purposes of this 
                        <internal.reference refid="a180810">Schedule 14</internal.reference>
                        .
                      </paratext>
                    </para>
                  </defn>
                </defn.item>
                <defn.item id="a595080">
                  <defn.term>Buyer's Scheme</defn.term>
                  <defn>
                    <para>
                      <paratext>
                        the [NAME OF SCHEME], established with effect from [DATE], and which is registered under Chapter 2 of Part 4 of the Finance Act 2004 and is capable of receiving the transfer payment referred to in 
                        <internal.reference refid="a727329">paragraph 4</internal.reference>
                         of this 
                        <internal.reference refid="a180810">Schedule 14</internal.reference>
                        .
                      </paratext>
                    </para>
                  </defn>
                  <drafting.note id="a826997" jurisdiction="">
                    <head align="left" preservecase="true">
                      <headtext>Buyer's scheme</headtext>
                    </head>
                    <division id="a000354" level="1">
                      <para>
                        <paratext>The standard document assumes that the buyer already operates a registered occupational pension scheme. If this is not the case, insert an obligation to establish or nominate a registered occupational pension scheme in paragraph 3.2 and amend the definition accordingly.</paratext>
                      </para>
                    </division>
                  </drafting.note>
                </defn.item>
                <defn.item id="a139255">
                  <defn.term>Interest</defn.term>
                  <defn>
                    <para>
                      <paratext>interest equal to [2]% above the base rate from time to time of [FULL NAME OF BANK], compounded monthly.</paratext>
                    </para>
                  </defn>
                </defn.item>
                <defn.item id="a970562">
                  <defn.term>Pension Interim Period</defn.term>
                  <defn>
                    <para>
                      <paratext>the period from Completion to the day before the Pension Transfer Date.</paratext>
                    </para>
                  </defn>
                </defn.item>
                <defn.item id="a252603">
                  <defn.term>Payment Date</defn.term>
                  <defn>
                    <para>
                      <paratext>
                        that date which falls one month after the agreement of the Transfer Amount by the Seller's Actuary and the Buyer's Actuary under 
                        <internal.reference refid="a727329">paragraph 4</internal.reference>
                        , or the determination of the Transfer Amount under 
                        <internal.reference refid="a599153">paragraph 7</internal.reference>
                         of this 
                        <internal.reference refid="a180810">Schedule 14</internal.reference>
                        .
                      </paratext>
                    </para>
                  </defn>
                </defn.item>
                <defn.item id="a253883">
                  <defn.term>Pension Transfer Date</defn.term>
                  <defn>
                    <para>
                      <paratext>the date nominated by the Buyer to the Seller at least one month in advance, being a date which is no more than six months after Completion or such later date as is agreed in writing between the Seller and the Buyer.</paratext>
                    </para>
                  </defn>
                </defn.item>
                <defn.item id="a617543">
                  <defn.term>Relevant Employees</defn.term>
                  <defn>
                    <para>
                      <paratext>those of the Employees who are active members of the Seller's Scheme at Completion.</paratext>
                    </para>
                  </defn>
                </defn.item>
                <defn.item id="a506727">
                  <defn.term>Seller's Actuary</defn.term>
                  <defn>
                    <para>
                      <paratext>
                        [NAME] of [ADDRESS], or any other actuary nominated by the Seller for the purposes of this 
                        <internal.reference refid="a180810">Schedule 14</internal.reference>
                        .
                      </paratext>
                    </para>
                  </defn>
                </defn.item>
                <defn.item id="a143879">
                  <defn.term>Transfer Amount</defn.term>
                  <defn>
                    <para>
                      <paratext>
                        such amount as would be sufficient on the actuarial bases and assumptions set out in the Actuary's Letter to fund, as at the Pension Transfer Date, the liabilities (excluding those in respect of additional voluntary contributions dealt with under 
                        <internal.reference refid="a591062">paragraph 5</internal.reference>
                         of this 
                        <internal.reference refid="a180810">Schedule 14</internal.reference>
                        ) for benefits under the Seller's Scheme in respect of the Transferring Employees, based on Pensionable Service prior to the Pension Transfer Date.
                      </paratext>
                    </para>
                  </defn>
                  <drafting.note id="a369154" jurisdiction="">
                    <head align="left" preservecase="true">
                      <headtext>Transfer amount</headtext>
                    </head>
                    <division id="a000355" level="1">
                      <para>
                        <paratext>The standard document assumes that the transfer amount is calculated as at the pension transfer date. An alternative would be to calculate the liabilities as at completion and then adjust for contributions paid during the interim period. Seek specialist actuarial advice should be sought.</paratext>
                      </para>
                    </division>
                  </drafting.note>
                </defn.item>
                <defn.item id="a857400">
                  <defn.term>Transferring Employees</defn.term>
                  <defn>
                    <para>
                      <paratext>those Relevant Employees:</paratext>
                    </para>
                    <list type="loweralpha">
                      <list.item>
                        <para>
                          <paratext>who become members of the Buyer's Scheme on the Pension Transfer Date; and</paratext>
                        </para>
                      </list.item>
                      <list.item>
                        <para>
                          <paratext>who consent to the transfer of an appropriate sum from the Seller's Scheme to the Buyer's Scheme in place of the total benefits payable in respect of their membership of the Seller's Scheme.</paratext>
                        </para>
                      </list.item>
                    </list>
                  </defn>
                </defn.item>
              </subclause1>
              <subclause1 id="a621335">
                <identifier>1.2</identifier>
                <para>
                  <paratext>
                    <defn.term>Pensionable Salary</defn.term>
                     and 
                    <defn.term>Pensionable Service</defn.term>
                     have the same meanings given to them under the provisions of the Seller's Scheme.
                  </paratext>
                </para>
              </subclause1>
            </clause>
            <clause id="a742875">
              <identifier>2.</identifier>
              <head align="left" preservecase="true">
                <headtext>Interim period</headtext>
              </head>
              <subclause1 id="a112677">
                <identifier>2.1</identifier>
                <para>
                  <paratext>The Seller shall, during the Pension Interim Period, procure that the Buyer may, subject to the Buyer executing a deed of accession in the form set out in Annex 2, participate in the Seller's Scheme as an employer in respect of the Relevant Employees until the Pension Transfer Date.</paratext>
                </para>
                <drafting.note id="a638778" jurisdiction="">
                  <head align="left" preservecase="true">
                    <headtext>Interim period participation</headtext>
                  </head>
                  <division id="a000356" level="1">
                    <para>
                      <paratext>This assumes that the buyer will participate in the seller's scheme for six months after completion. A shorter or longer period may be appropriate in particular circumstances. Before 6 April 2006, HMRC would only allow a limited period of participation by an employer that was not "associated" with the scheme's principal employer. But the association requirement was abolished under the simplification measures that took effect on 6 April 2006, so in theory there is no reason why an employer may not participate for longer. In practice, it may perhaps be unlikely that non-associated employers would want to participate in the same scheme for a lengthy period.</paratext>
                    </para>
                    <para>
                      <paratext>Delete paragraph 2 if there is to be no interim participation.</paratext>
                    </para>
                  </division>
                </drafting.note>
              </subclause1>
              <subclause1 id="a268852">
                <identifier>2.2</identifier>
                <para>
                  <paratext>The Buyer shall, during the Pension Interim Period, comply in all respects with those provisions of the Seller's Scheme which it is required to observe as a participating company in the Seller's Scheme. In particular, the Buyer shall pay in respect of the Relevant Employees the following contributions to the Seller's Scheme in respect of each calendar month (or part thereof) during the Pension Interim Period:</paratext>
                </para>
                <subclause2 id="a65907">
                  <identifier>(a)</identifier>
                  <para>
                    <paratext>employer contributions at the rate of [PERCENTAGE]% of Pensionable Salary (earned during and in respect of the calendar month or part thereof); and</paratext>
                  </para>
                </subclause2>
                <subclause2 id="a674742">
                  <identifier>(b)</identifier>
                  <para>
                    <paratext>members' contributions at the rate of [PERCENTAGE]% of Pensionable Salary (earned during and in respect of the calendar month or part thereof).</paratext>
                  </para>
                  <drafting.note id="a471922" jurisdiction="">
                    <head align="left" preservecase="true">
                      <headtext>Compliance with seller's scheme</headtext>
                    </head>
                    <division id="a000357" level="1">
                      <para>
                        <paratext>The seller is likely to want the buyer to pay the full ongoing cost of benefit accrual during the interim period, even if a contributions holiday is generally being taken under the seller's scheme (although this is currently unlikely). Equally, where the seller's scheme is underfunded, the buyer will not wish to pay more than the ongoing cost of such benefit accrual (even if other employers participating in the seller's scheme are also making contributions to deal with the deficit). Seek specialist actuarial advice.</paratext>
                      </para>
                    </division>
                  </drafting.note>
                </subclause2>
              </subclause1>
              <subclause1 id="a582655">
                <identifier>2.3</identifier>
                <para>
                  <paratext>The Buyer shall make such elections to HMRC, issue all such announcements and execute all such documents as may be necessary to procure the grant to it, after Completion, of a contracting-out certificate by reference to the Seller's Scheme.</paratext>
                </para>
                <drafting.note id="a766954" jurisdiction="">
                  <head align="left" preservecase="true">
                    <headtext>Elections</headtext>
                  </head>
                  <division id="a000358" level="1">
                    <para>
                      <paratext>
                        This assumes that the seller's scheme is contracted out. If this is not the case, delete 
                        <internal.reference refid="a582655">paragraph 2.3</internal.reference>
                        , 
                        <internal.reference refid="a441524">paragraph 3.2(d)</internal.reference>
                         and 
                        <internal.reference refid="a922183">paragraph 4.7</internal.reference>
                        . If the seller's scheme is contracted out, but the buyer's scheme is not, the question of whether, and on what basis, a transfer payment may be made is in practice more complicated and specialist legal and actuarial advice should be sought, irrespective of 
                        <internal.reference refid="a922183">paragraph 4.7</internal.reference>
                        .
                      </paratext>
                    </para>
                  </division>
                </drafting.note>
              </subclause1>
              <subclause1 id="a593336">
                <identifier>2.4</identifier>
                <para>
                  <paratext>The Seller shall, during the Pension Interim Period, procure that no action is taken which would:</paratext>
                </para>
                <subclause2 id="a498976">
                  <identifier>(a)</identifier>
                  <para>
                    <paratext>cause the Seller's Scheme to terminate; or</paratext>
                  </para>
                </subclause2>
                <subclause2 id="a595108">
                  <identifier>(b)</identifier>
                  <para>
                    <paratext>alter all or any of the provisions of the Seller's Scheme applicable to, or capable of applying to, the benefits of the Relevant Employees; or</paratext>
                  </para>
                </subclause2>
                <subclause2 id="a306712">
                  <identifier>(c)</identifier>
                  <para>
                    <paratext>increase the obligations or liabilities or reduce or restrict the rights of the Buyer under the Seller's Scheme,</paratext>
                  </para>
                </subclause2>
                <para>
                  <paratext>unless such action is taken with the written consent of the Buyer or is necessary to comply with legal requirements.</paratext>
                </para>
              </subclause1>
              <subclause1 id="a171900">
                <identifier>2.5</identifier>
                <para>
                  <paratext>
                    The Seller and the Buyer shall give or procure such consents and execute or procure the execution of all such documents in their powers as may be required to give effect to this 
                    <internal.reference refid="a742875">paragraph 2</internal.reference>
                    .
                  </paratext>
                </para>
              </subclause1>
              <subclause1 id="a310757">
                <identifier>2.6</identifier>
                <para>
                  <paratext>In the event of any Relevant Employee:</paratext>
                </para>
                <subclause2 id="a894185">
                  <identifier>(a)</identifier>
                  <para>
                    <paratext>receiving any increase or increases during the Pension Interim Period in any item of his pay which is relevant for benefit purposes under the Seller's Scheme exceeding an annual rate of [4]%; or</paratext>
                  </para>
                </subclause2>
                <subclause2 id="a409480">
                  <identifier>(b)</identifier>
                  <para>
                    <paratext>receiving any alternative or additional element to his pay which has the effect of increasing his Pensionable Salary by a rate exceeding an annual rate of [4]%,</paratext>
                  </para>
                </subclause2>
                <para>
                  <paratext>the Buyer shall notify the trustees of the Seller's Scheme immediately, who shall be entitled to determine that a special additional employer contribution properly reflecting the additional costs arising from such excess increase or otherwise falls due, and the Buyer shall, within seven days of demand, pay such additional contribution to such trustees.</paratext>
                </para>
                <drafting.note id="a891085" jurisdiction="">
                  <head align="left" preservecase="true">
                    <headtext>Pay increases during Pension Interim Period</headtext>
                  </head>
                  <division id="a000359" level="1">
                    <para>
                      <paratext>The rates shown here would generally reflect corresponding actuarial assumptions in the actuary's letter.</paratext>
                    </para>
                  </division>
                </drafting.note>
              </subclause1>
            </clause>
            <clause id="a129175">
              <identifier>3.</identifier>
              <head align="left" preservecase="true">
                <headtext>The Buyer's Scheme</headtext>
              </head>
              <subclause1 id="a438933">
                <identifier>3.1</identifier>
                <para>
                  <paratext>All Relevant Employees shall cease to be in Pensionable Service in the Seller's Scheme on and from the Pension Transfer Date, or on such date as they leave Pensionable Service in the Seller's Scheme after Completion, if earlier.</paratext>
                </para>
              </subclause1>
              <subclause1 id="a509657">
                <identifier>3.2</identifier>
                <para>
                  <paratext>The Buyer undertakes with the Seller that:</paratext>
                </para>
                <subclause2 id="a563064">
                  <identifier>(a)</identifier>
                  <para>
                    <paratext>all Relevant Employees employed by the Buyer on the Pension Transfer Date shall be invited to become members of the Buyer's Scheme with effect on and from the Pension Transfer Date and to transfer to the Buyer's Scheme with effect on and from that date that part of the Transfer Amount which relates to them;</paratext>
                  </para>
                </subclause2>
                <subclause2 id="a402844">
                  <identifier>(b)</identifier>
                  <para>
                    <paratext>the Buyer shall procure that, for any Relevant Employee who accepts such invitation to become a member of the Buyer's Scheme, the Buyer's Scheme shall provide benefits in respect of service after the Pension Transfer Date with the Buyer in accordance with the provisions from time to time of the Buyer's Scheme or, if greater, benefits and contributions sufficient to comply with the applicable requirements of section 258 of the Pensions Act 2004;</paratext>
                  </para>
                </subclause2>
                <subclause2 id="a883503">
                  <identifier>(c)</identifier>
                  <para>
                    <paratext>
                      subject to receipt by the Buyer's Scheme of the transfer payment referred to in 
                      <internal.reference refid="a727329">paragraph 4</internal.reference>
                      , for each Transferring Employee who becomes a member of the Buyer's Scheme, the Buyer shall use all reasonable endeavours to procure that the Buyer's Scheme shall provide for and in respect of such Transferring Employee benefits in respect of Pensionable Service in the Seller's Scheme before the Pension Transfer Date which are broadly no less favourable overall than the benefits that would have been provided for or in respect of that Transferring Employee under the Seller's Scheme in respect of Pensionable Service before the Pension Transfer Date, if the Transferring Employee had remained in service as a contributing member of the Seller's Scheme up to his date of retirement, leaving service or death;
                    </paratext>
                  </para>
                </subclause2>
                <subclause2 id="a441524">
                  <identifier>(d)</identifier>
                  <para>
                    <paratext>the Buyer shall use all reasonable endeavours to procure that the Buyer's Scheme assumes the liabilities (if any) of the Seller's Scheme under the Pension Schemes Act 1993 in respect of the contracted-out service of each Transferring Employee; and</paratext>
                  </para>
                </subclause2>
                <subclause2 id="a1033042">
                  <identifier>(e)</identifier>
                  <para>
                    <paratext>neither the Buyer nor any company directly or indirectly controlled by or connected with it shall encourage or initiate any action, or provide financial assistance for, the purpose of requiring the trustees of the Seller's Scheme to pay a larger amount than the Transfer Amount.</paratext>
                  </para>
                  <drafting.note id="a211526" jurisdiction="">
                    <head align="left" preservecase="true">
                      <headtext>The buyer's scheme</headtext>
                    </head>
                    <division id="a000360" level="1">
                      <para>
                        <paratext>As mentioned above, this paragraph assumes that the buyer's scheme is already established in an acceptable form. If this is not the case, amendments will be required.</paratext>
                      </para>
                      <para>
                        <paratext>
                          <internal.reference refid="a509657">paragraph 3.2</internal.reference>
                           sets out the obligations on the buyer in relation to future pension provision. The seller may seek to impose a minimum period during which such benefits will be provided and a minimum level of benefits. Whether the buyer accepts this will depend at least in part on how the transfer payment is calculated. Do not accept these obligations without a satisfactory transfer payment; they might be onerous anyway, so seek specialist advice before accepting them.
                        </paratext>
                      </para>
                    </division>
                  </drafting.note>
                </subclause2>
              </subclause1>
            </clause>
            <clause id="a727329">
              <identifier>4.</identifier>
              <head align="left" preservecase="true">
                <headtext>The transfer payment</headtext>
              </head>
              <subclause1 id="a644469">
                <identifier>4.1</identifier>
                <para>
                  <paratext>The Buyer shall provide the Seller with the written consents to the transfer of those Relevant Employees who are to be Transferring Employees as soon as reasonably practicable after the Pension Transfer Date. The Seller and the Buyer shall promptly provide the Seller's Actuary and the Buyer's Actuary with such other data, documents and information in their respective possession or control as the Seller's Actuary and the Buyer's Actuary may reasonably require in order to calculate and verify the Transfer Amount.</paratext>
                </para>
              </subclause1>
              <subclause1 id="a424206">
                <identifier>4.2</identifier>
                <para>
                  <paratext>
                    The Seller shall procure that, within one month of the receipt by the Seller's Actuary of the data, documentation and information referred to in 
                    <internal.reference refid="a644469">paragraph 4.1</internal.reference>
                    , the Seller's Actuary shall calculate the Transfer Amount in accordance with the terms of the Actuary's Letter and forward a note of his calculation to the Buyer's Actuary for verification by the Buyer's Actuary.
                  </paratext>
                </para>
              </subclause1>
              <subclause1 id="a819415">
                <identifier>4.3</identifier>
                <para>
                  <paratext>
                    If the Buyer's Actuary agrees the calculation of the Transfer Amount, the Seller's Actuary and the Buyer's Actuary shall jointly certify the amount (or the assets representing such amount), and the certificate shall become final and binding on the parties. If the Buyer's Actuary is unable to agree the Seller's Actuary's calculations within two months of his receipt of the calculations, the matter shall, in the absence of agreement between the parties, be dealt with in accordance with 
                    <internal.reference refid="a599153">paragraph 7</internal.reference>
                     of this 
                    <internal.reference refid="a180810">Schedule 14</internal.reference>
                    .
                  </paratext>
                </para>
              </subclause1>
              <subclause1 id="a633788">
                <identifier>4.4</identifier>
                <para>
                  <paratext>The Seller shall use all reasonable endeavours to procure that the trustees of the Seller's Scheme pay the Transfer Amount (adjusted by the Adjustment Rate during the period from the Pension Transfer Date to the Payment Date) to the trustees of the Buyer's Scheme on the Payment Date, subject to the consent of HMRC having been obtained to such a payment (if required).</paratext>
                </para>
              </subclause1>
              <subclause1 id="a456250">
                <identifier>4.5</identifier>
                <para>
                  <paratext>If the trustees of the Seller's Scheme offer, on any day after the Pension Transfer Date but before the Payment Date, a payment or payments on account of amounts then outstanding, the Buyer shall use all reasonable endeavours to procure that such offer is accepted on that basis.</paratext>
                </para>
              </subclause1>
              <subclause1 id="a723283">
                <identifier>4.6</identifier>
                <para>
                  <paratext>
                    If the Transfer Amount is not transferred in full on or by the Payment Date pursuant to 
                    <internal.reference refid="a633788">paragraph 4.4</internal.reference>
                     and 
                    <internal.reference refid="a456250">paragraph 4.5</internal.reference>
                     of this 
                    <internal.reference refid="a180810">Schedule 14</internal.reference>
                    , the Seller shall, within seven days of a request from the Buyer, pay the Shortfall (or the outstanding balance thereof) plus Interest to the Buyer (as an adjustment to the Purchase Price) and the Buyer shall immediately pay the same amount to the Buyer's Scheme. If the Buyer receives tax relief from corporation tax on the payment it receives and pays to the Buyer's Scheme, the Buyer shall pay an amount equal to such relief to the Seller together with Interest on such amount from the date of receipt of relief to the date of payment to the Seller. For the purposes of this 
                    <internal.reference refid="a723283">paragraph 4.6</internal.reference>
                    , 
                    <defn.term>Shortfall</defn.term>
                     means the amount by which the amount actually transferred by the trustees of the Seller's Scheme to the trustees of the Buyer's Scheme is less than the Transfer Amount (adjusted by the Adjustment Rate during the period from the Pension Transfer Date to the Payment Date).
                  </paratext>
                </para>
              </subclause1>
              <subclause1 id="a922183">
                <identifier>4.7</identifier>
                <para>
                  <paratext>If the Buyer's Scheme does not assume the liabilities of the Seller's Scheme under the Pension Schemes Act 1993 in respect of the contracted-out service of any Transferring Employee, there shall be deducted from the Transfer Amount such amount(s) as the Seller's Actuary determines and the Buyer's Actuary agrees to be necessary to secure the accrued rights of such Transferring Employee(s) in respect of such contracted-out service.</paratext>
                </para>
                <drafting.note id="a361064" jurisdiction="">
                  <head align="left" preservecase="true">
                    <headtext>The transfer payment</headtext>
                  </head>
                  <division id="a000361" level="1">
                    <para>
                      <paratext>
                        If transferring employees have an absolute right to retire from an age between 50 and 55 under the seller's scheme, certain conditions must be met under Part 3 of Schedule 36 to the 
                        <link href="9-505-5667" style="ACTLinkPLCtoPLC">
                          <ital>Finance Act 2004</ital>
                        </link>
                         for those rights to continue under the buyer's scheme. Broadly, the rules of the seller's scheme (as they stood on 10 December 2003) must have given members an actual or prospective right to retire at an age of less than 55.
                      </paratext>
                    </para>
                    <para>
                      <paratext>Seek specialist legal advice in these circumstances and consult HMRC if necessary.</paratext>
                    </para>
                    <para>
                      <paratext>
                        <internal.reference refid="a633788">paragraph 4.4</internal.reference>
                         to 
                        <internal.reference refid="a723283">paragraph 4.6</internal.reference>
                        : The trustees of the seller's scheme will not be a party to the agreement. If they are not able or willing to pay the transfer amount in full on the basis agreed between the parties, the seller should be required to make up the difference. The seller may seek to pay the shortfall net of corporation tax. However, if the buyer has insufficient taxable profits, it may not obtain full corporation tax relief itself, so will only try to give credit to the seller to the extent that it actually obtains that relief.
                      </paratext>
                    </para>
                  </division>
                </drafting.note>
              </subclause1>
            </clause>
            <clause id="a591062">
              <identifier>5.</identifier>
              <head align="left" preservecase="true">
                <headtext>Additional voluntary contributions</headtext>
              </head>
              <subclause1 id="a584426">
                <para>
                  <paratext>Any additional voluntary contributions made to the Seller's Scheme by any Transferring Employee (and the monies, interest and benefits derived from those contributions) which are used to provide money purchase benefits (as defined in the Pension Schemes Act 1993) shall be disregarded for the purposes of calculating the Transfer Amount, but the Seller shall use all reasonable endeavours to procure that the trustees of the Seller's Scheme shall, as soon as practicable after the Pension Transfer Date, assign the relevant policies to the trustees of the Buyer's Scheme, or transfer to the Buyer's Scheme the assets or the amount standing to the credit of each Transferring Employee in respect of additional voluntary contributions paid to the Seller's Scheme, as appropriate.</paratext>
                </para>
              </subclause1>
            </clause>
            <clause id="a338756">
              <identifier>6.</identifier>
              <head align="left" preservecase="true">
                <headtext>Communications with relevant employees</headtext>
              </head>
              <subclause1 id="a75768">
                <para>
                  <paratext>
                    The Buyer shall promptly deliver to the Seller drafts before they are issued, and copies once they are issued, of all notices and announcements relating to the Seller's Scheme or the Buyer's Scheme supplied to the Relevant Employees prior to the date of payment of the Transfer Amount pursuant to 
                    <internal.reference refid="a727329">paragraph 4</internal.reference>
                     of this 
                    <internal.reference refid="a180810">Schedule 14</internal.reference>
                    . No such documents shall be issued by the Buyer without the Buyer having given the Seller three working days to review such documents and to discuss and consult with the Buyer over the wording of those documents.
                  </paratext>
                </para>
              </subclause1>
            </clause>
            <clause id="a599153">
              <identifier>7.</identifier>
              <head align="left" preservecase="true">
                <headtext>Disputes</headtext>
              </head>
              <subclause1 id="a1028997">
                <para>
                  <paratext>Any dispute between the Buyer and the Seller, or the Buyer's Actuary and the Seller's Actuary, concerning the calculation or agreement of the Transfer Amount or any other matter of an actuarial or mathematical nature shall, in the absence of agreement between them, be referred to an independent actuary agreed by the parties. Failing agreement on the appointment of such an actuary within 14 days of a written request from one party to the other, an independent actuary shall be appointed at the request of either party by or on behalf of the President for the time being of the Institute of Actuaries. The independent actuary shall have the power to determine the Transfer Amount and the decision of the independent actuary, including as to costs, shall be final. The independent actuary shall act as an expert and not as an arbitrator.</paratext>
                </para>
              </subclause1>
            </clause>
            <clause id="a270623">
              <identifier>8.</identifier>
              <head align="left" preservecase="true">
                <headtext>Indemnities</headtext>
              </head>
              <subclause1 id="a545746">
                <identifier>8.1</identifier>
                <para>
                  <paratext>The Seller shall indemnify and hold the Buyer harmless (acting for itself and as agent for the trustees of the Buyer's Scheme) and the trustees of the Buyer's Scheme against all Losses which either of them may incur or sustain arising out of or in connection with any claim or potential claim:</paratext>
                </para>
                <subclause2 id="a189217">
                  <identifier>(a)</identifier>
                  <para>
                    <paratext>relating to unequal treatment of any Employee by reference to their age, sex, disability, marital status, hours of work, fixed-term or temporary agency worker status, sexual orientation, religion or belief (whether brought under the Equality Act 2010, Employment Equality (Age) Regulations 2006, section 62 of the Pensions Act 1995, the Pensions Act 2008, , Article 141 of the EC Treaty, the Sex Discrimination Act 1975, the Disability Discrimination Act 1995, the Part-Time Workers (Prevention of Less Favourable Treatment) Regulations 2000, the Fixed-term Employee (Prevention of Less Favourable Treatment) Regulations 2002, the Employment Equality (Sexual Orientation) Regulations 2003, the Employment Equality (Religion or Belief) Regulations 2003 or otherwise) in relation to benefits that may be provided in accordance with the provisions of the Finance Act 2004 attributable to periods of employment before the Pension Transfer Date; or</paratext>
                  </para>
                </subclause2>
                <subclause2 id="a524383">
                  <identifier>(b)</identifier>
                  <para>
                    <paratext>that a benefit payable to an Employee or former employee under the Seller's Scheme has become a right exercisable against the Buyer, any associated company of the Buyer or the trustees of the Buyer's Scheme through the operation of TUPE, or by application of the European Council Directive of 12 March 2001 (2001/23/EC) on the approximation of the laws of the member states relating to the safeguarding of employees' rights in the event of transfers of undertakings, businesses or parts of undertakings or businesses.</paratext>
                  </para>
                  <drafting.note id="a706911" jurisdiction="">
                    <head align="left" preservecase="true">
                      <headtext>Indemnities</headtext>
                    </head>
                    <division id="a000362" level="1">
                      <para>
                        <paratext>Although the buyer is likely to seek warranty protection against discrimination claims (that is, in terms that there have been no claims and that no individuals have been excluded unlawfully), the buyer might also seek an indemnity for any future claims made. The seller might want to restrict this to claims arising within a certain period after completion, and might want to have conduct of any claims that are made in that period. The buyer might be concerned that the manner in which claims are conducted will have an adverse impact on its relations with its new employees.</paratext>
                      </para>
                      <para>
                        <paratext>
                          In addition, indemnity protection may be sought by the buyer against the risk that the seller previously provided early retirement rights which pass under 
                          <link href="2-505-5915" style="ACTLinkPLCtoPLC">
                            <ital>TUPE</ital>
                          </link>
                          . The European Court of Justice (ECJ), in 
                          <ital>Katina Beckmann v Dynamco Whicheloe MacFarlane Limited [2002] 64 PBLR</ital>
                          , decided that liability to provide enhanced pension benefits on redundancy transfers to a purchaser under TUPE. In the later decision of 
                          <ital>Martin v South Bank University [2003] 85 PBLR</ital>
                          , on similar facts, the ECJ followed the decision in 
                          <ital>Beckmann</ital>
                           and suggested that the principle extended to transfer any and all rights relating to early retirement. The seller may resist this because its practice before the transfer has been disclosed and that it is the buyer who is imposing any changes.
                        </paratext>
                      </para>
                    </division>
                  </drafting.note>
                </subclause2>
              </subclause1>
              <subclause1 id="a253305">
                <identifier>8.2</identifier>
                <para>
                  <paratext>The Seller shall indemnify and keep indemnified the Buyer (and any other person connected to, or associated with, the Buyer) against any debt which may be treated as due from the Buyer to the trustees of the Seller's Scheme under section 75 or section 75A of the Pensions Act 1995 and against any contribution notice or financial support direction that may be issued on the Buyer pursuant to the Pensions Act 2004 in relation to the Seller's Scheme.</paratext>
                </para>
              </subclause1>
              <subclause1 condition="optional" id="a471837">
                <identifier>8.3</identifier>
                <para>
                  <paratext>The Seller shall indemnify and keep indemnified the Buyer (and any other person connected to, or associated with, the Buyer) against any liability that relates to the failure of the Seller to comply with its automatic enrolment duties under the Pensions Act 2008, in respect of any Employee.</paratext>
                </para>
                <drafting.note id="a147438" jurisdiction="">
                  <head align="left" preservecase="true">
                    <headtext>Section 75 and 75A Pensions Act 1995 indemnities</headtext>
                  </head>
                  <division id="a000363" level="1">
                    <para>
                      <paratext>
                        When the buyer ceases to participate in the seller's scheme, a debt may arise under 
                        <link href="9-506-4563" style="ACTLinkPLCtoPLC">
                          <ital>section 75A</ital>
                        </link>
                         of the 
                        <link href="0-506-2752" style="ACTLinkPLCtoPLC">
                          <ital>Pensions Act 1995</ital>
                        </link>
                        , which is calculated by reference to the full cost of buying annuities for all members. Providing certain conditions are satisfied, there are provisions allowing the trustees of the seller's scheme and any company leaving the scheme to reach an agreement so that the leaving company pays a lesser debt, or is even exempted from the debt, such as a 
                        <link href="9-206-2096" style="ACTLinkPLCtoPLC">
                          <bold>
                            <ital>withdrawal arrangement</ital>
                          </bold>
                        </link>
                         or a scheme apportionment arrangement. In either case, seek specialist advice. See 
                        <link href="7-382-6288" style="ACTLinkPLCtoPLC">
                          <ital>Practice note, Employer debt requirements: the new regime in practice</ital>
                        </link>
                        .
                      </paratext>
                    </para>
                    <para>
                      <paratext>
                        In addition, a 
                        <link href="8-201-5524" style="ACTLinkPLCtoPLC">
                          <bold>
                            <ital>contribution notice</ital>
                          </bold>
                        </link>
                         could be issued against either or both of the seller and the buyer (or any person connected to, or associated with, either party) as a result of either the transfer of business itself or the buyer ceasing to participate in the seller's scheme. A 
                        <link href="5-201-5525" style="ACTLinkPLCtoPLC">
                          <bold>
                            <ital>Financial support direction (FSD)</ital>
                          </bold>
                        </link>
                         could also be made against the buyer in relation to the seller's scheme. For more information on the Regulator's powers, see 
                        <link href="2-205-4995" style="ACTLinkPLCtoPLC">
                          <ital>Practice note, Pensions Regulator: anti-avoidance powers</ital>
                        </link>
                        .
                      </paratext>
                    </para>
                    <para>
                      <paratext>It is therefore important to ensure that there is an indemnity in place from the seller against these potential liabilities (unless, in relation to any particular potential liability, an appropriate adjustment has been made to the purchase price for the business).</paratext>
                    </para>
                    <para>
                      <paratext>Alternatively, a clearance notice could be sought before completion from the Pensions Regulator, confirming that, in the circumstances, no contribution notice or financial support direction would be made against the buyer (or any person connected to, or associated with, the buyer).</paratext>
                    </para>
                  </division>
                </drafting.note>
              </subclause1>
            </clause>
          </schedule>
          <schedule id="a1037404">
            <identifier>Schedule 15</identifier>
            <head align="left" preservecase="true">
              <headtext>Form of fair processing notice</headtext>
            </head>
          </schedule>
          <schedule id="a768703">
            <identifier>Schedule 16</identifier>
            <head align="left" preservecase="true">
              <headtext>Apportionments</headtext>
            </head>
          </schedule>
        </disclosure.schedule>
        <signature pagebreak="true" signaturemessage="no">
          <para>
            <paratext>
              <table frame="none" pgwide="1">
                <tgroup cols="3">
                  <colspec colname="1" colnum="1" colwidth="33"/>
                  <colspec colname="2" colnum="2" colwidth="33"/>
                  <colspec colname="3" colnum="3" colwidth="33"/>
                  <tbody>
                    <row>
                      <entry valign="top">
                        <para align="left">
                          <paratext>Signed by [NAME OF DIRECTOR]  for and on behalf of [NAME OF SELLER]</paratext>
                        </para>
                      </entry>
                      <entry valign="top">
                        <para>
                          <paratext space="default"> </paratext>
                        </para>
                      </entry>
                      <entry valign="top">
                        <para align="left">
                          <paratext>....................</paratext>
                        </para>
                        <para align="left">
                          <paratext>Director</paratext>
                        </para>
                      </entry>
                    </row>
                    <row>
                      <entry valign="top">
                        <para>
                          <paratext space="default"> </paratext>
                        </para>
                      </entry>
                      <entry valign="top">
                        <para align="left">
                          <paratext space="default"> </paratext>
                        </para>
                      </entry>
                      <entry valign="top">
                        <para align="left">
                          <paratext space="default"> </paratext>
                        </para>
                      </entry>
                    </row>
                    <row>
                      <entry valign="top">
                        <para>
                          <paratext space="default"> </paratext>
                        </para>
                      </entry>
                      <entry valign="top">
                        <para align="left">
                          <paratext space="default"> </paratext>
                        </para>
                      </entry>
                      <entry valign="top">
                        <para align="left">
                          <paratext space="default"> </paratext>
                        </para>
                      </entry>
                    </row>
                    <row>
                      <entry valign="top">
                        <para align="left">
                          <paratext>Signed by [NAME OF DIRECTOR]  for and on behalf of [NAME OF BUYER]</paratext>
                        </para>
                      </entry>
                      <entry valign="top">
                        <para>
                          <paratext space="default"> </paratext>
                        </para>
                      </entry>
                      <entry valign="top">
                        <para align="left">
                          <paratext>....................</paratext>
                        </para>
                        <para align="left">
                          <paratext>Director</paratext>
                        </para>
                      </entry>
                    </row>
                    <row>
                      <entry valign="top">
                        <para>
                          <paratext space="default"> </paratext>
                        </para>
                      </entry>
                      <entry valign="top">
                        <para align="left">
                          <paratext space="default"> </paratext>
                        </para>
                      </entry>
                      <entry valign="top">
                        <para align="left">
                          <paratext space="default"> </paratext>
                        </para>
                      </entry>
                    </row>
                    <row>
                      <entry valign="top">
                        <para>
                          <paratext space="default"> </paratext>
                        </para>
                      </entry>
                      <entry valign="top">
                        <para align="left">
                          <paratext space="default"> </paratext>
                        </para>
                      </entry>
                      <entry valign="top">
                        <para align="left">
                          <paratext space="default"> </paratext>
                        </para>
                      </entry>
                    </row>
                  </tbody>
                </tgroup>
              </table>
            </paratext>
          </para>
        </signature>
        <appendix id="a746431">
          <identifier>ANNEX A</identifier>
          <head align="left" preservecase="true">
            <headtext>Actuary's letter</headtext>
          </head>
        </appendix>
        <appendix id="a213853">
          <identifier>ANNEX B</identifier>
          <head align="left" preservecase="true">
            <headtext>Deed of accession</headtext>
          </head>
        </appendix>
      </body>
      <rev.history>
        <rev.item>
          <rev.title>Neighbourhood Planning Act 2017 (July 2017)</rev.title>
          <rev.date>2017-07-28</rev.date>
          <rev.author>Practical Law Corporate</rev.author>
          <rev.body>
            <division id="a000001" level="1">
              <para>
                <paratext>We have reviewed and amended the property warranties in light of the passage and first commencement of this Act.</paratext>
              </para>
            </division>
          </rev.body>
        </rev.item>
        <rev.item>
          <rev.title>Wood v Capita Insurance Services Ltd [2017] UKSC 24 (April 2017)</rev.title>
          <rev.date>2017-04-06</rev.date>
          <rev.author>Practical Law Corporate</rev.author>
          <rev.body>
            <division id="a000002" level="1">
              <para>
                <paratext>
                  We have reviewed the document in light of this case, which concerned the proper construction of an indemnity given by a seller under the terms of an SPA (see 
                  <ital>Legal update, Acquisitions: interpretation of an SPA indemnity (Supreme Court)</ital>
                  ).
                </paratext>
              </para>
            </division>
          </rev.body>
        </rev.item>
      </rev.history>
    </standard.doc>
  </n-docbody>
</n-document>
</file>

<file path=customXml/item4.xml><?xml version="1.0" encoding="utf-8"?>
<ns30: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Props1.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customXml/itemProps2.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customXml/itemProps3.xml><?xml version="1.0" encoding="utf-8"?>
<ds:datastoreItem xmlns:ds="http://schemas.openxmlformats.org/officeDocument/2006/customXml" ds:itemID="{C5E1F438-7A30-4D5B-8B03-D489361A7443}">
  <ds:schemaRefs>
    <ds:schemaRef ds:uri="http://www.w3.org/2001/XMLSchema"/>
  </ds:schemaRefs>
</ds:datastoreItem>
</file>

<file path=customXml/itemProps4.xml><?xml version="1.0" encoding="utf-8"?>
<ds:datastoreItem xmlns:ds="http://schemas.openxmlformats.org/officeDocument/2006/customXml" ds:itemID="{D6B0E6BC-B4B9-401D-99FF-93441F7BE7C2}">
  <ds:schemaRefs>
    <ds:schemaRef ds:uri="http://schemas.openxmlformats.org/wordprocessingml/2006/main"/>
    <ds:schemaRef ds:uri="http://schemas.openxmlformats.org/officeDocument/2006/math"/>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microsoft.com/office/word/2012/wordml"/>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35434</Words>
  <Characters>201974</Characters>
  <Application>Microsoft Office Word</Application>
  <DocSecurity>0</DocSecurity>
  <Lines>1683</Lines>
  <Paragraphs>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LKM Law Corporation3</dc:creator>
  <cp:keywords/>
  <dc:description/>
  <cp:lastModifiedBy>LKM Law Corporation3</cp:lastModifiedBy>
  <cp:revision>2</cp:revision>
  <cp:lastPrinted>1601-01-01T00:00:00Z</cp:lastPrinted>
  <dcterms:created xsi:type="dcterms:W3CDTF">2026-02-03T07:21:00Z</dcterms:created>
  <dcterms:modified xsi:type="dcterms:W3CDTF">2026-02-03T07:21:00Z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1.10.0</vt:lpwstr>
  </property>
  <property name="DocumentGuid" fmtid="{D5CDD505-2E9C-101B-9397-08002B2CF9AE}" pid="3">
    <vt:lpwstr>195BF765-3121-4259-B5EC-5232A878A9B8</vt:lpwstr>
  </property>
</Properties>
</file>